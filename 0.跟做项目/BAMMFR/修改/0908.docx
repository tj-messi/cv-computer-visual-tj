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0A46A9">
      <w:pPr>
        <w:widowControl w:val="0"/>
        <w:spacing w:line="276" w:lineRule="auto"/>
        <w:rPr>
          <w:lang w:eastAsia="zh-CN"/>
        </w:rPr>
        <w:sectPr>
          <w:headerReference r:id="rId5" w:type="default"/>
          <w:footnotePr>
            <w:numFmt w:val="chicago"/>
          </w:footnotePr>
          <w:type w:val="continuous"/>
          <w:pgSz w:w="12240" w:h="15840"/>
          <w:pgMar w:top="1008" w:right="936" w:bottom="1008" w:left="936" w:header="432" w:footer="432" w:gutter="0"/>
          <w:pgNumType w:start="1"/>
          <w:cols w:equalWidth="0" w:num="2">
            <w:col w:w="5040" w:space="288"/>
            <w:col w:w="5040"/>
          </w:cols>
        </w:sectPr>
      </w:pPr>
      <w:bookmarkStart w:id="0" w:name="_Hlk143440724"/>
      <w:bookmarkEnd w:id="0"/>
      <w:r>
        <w:rPr>
          <w:vanish/>
          <w:color w:val="000000"/>
          <w:sz w:val="18"/>
          <w:szCs w:val="18"/>
          <w:vertAlign w:val="superscript"/>
        </w:rPr>
        <w:footnoteReference w:id="0"/>
      </w:r>
    </w:p>
    <w:p w14:paraId="0299AAE6">
      <w:pPr>
        <w:widowControl w:val="0"/>
        <w:spacing w:line="252" w:lineRule="auto"/>
        <w:jc w:val="both"/>
        <w:rPr>
          <w:color w:val="000000"/>
          <w:sz w:val="18"/>
          <w:szCs w:val="18"/>
        </w:rPr>
      </w:pPr>
      <w:bookmarkStart w:id="1" w:name="OLE_LINK7"/>
      <w:r>
        <w:rPr>
          <w:kern w:val="28"/>
          <w:sz w:val="48"/>
          <w:szCs w:val="48"/>
        </w:rPr>
        <w:t xml:space="preserve">Privacy-preserving </w:t>
      </w:r>
      <w:bookmarkStart w:id="2" w:name="_Hlk144901604"/>
      <w:r>
        <w:rPr>
          <w:kern w:val="28"/>
          <w:sz w:val="48"/>
          <w:szCs w:val="48"/>
        </w:rPr>
        <w:t xml:space="preserve">Face </w:t>
      </w:r>
      <w:r>
        <w:rPr>
          <w:kern w:val="28"/>
          <w:sz w:val="48"/>
          <w:szCs w:val="48"/>
          <w:lang w:eastAsia="zh-CN"/>
        </w:rPr>
        <w:t>Recognition</w:t>
      </w:r>
      <w:bookmarkEnd w:id="2"/>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1"/>
    </w:p>
    <w:p w14:paraId="5C3DF7D2">
      <w:pPr>
        <w:spacing w:after="320"/>
        <w:jc w:val="center"/>
        <w:rPr>
          <w:rFonts w:hint="default"/>
          <w:color w:val="000000"/>
          <w:sz w:val="22"/>
          <w:szCs w:val="22"/>
          <w:lang w:val="en-US" w:eastAsia="zh-CN"/>
        </w:rPr>
      </w:pPr>
      <w:bookmarkStart w:id="3" w:name="_heading=h.gjdgxs" w:colFirst="0" w:colLast="0"/>
      <w:bookmarkEnd w:id="3"/>
      <w:bookmarkStart w:id="4" w:name="_Hlk144391827"/>
      <w:r>
        <w:rPr>
          <w:color w:val="000000"/>
          <w:sz w:val="22"/>
          <w:szCs w:val="22"/>
        </w:rPr>
        <w:t>Kaijing Ma</w:t>
      </w:r>
      <w:bookmarkEnd w:id="4"/>
      <w:r>
        <w:rPr>
          <w:color w:val="000000"/>
          <w:sz w:val="22"/>
          <w:szCs w:val="22"/>
        </w:rPr>
        <w:t>, Qiwei Du, Z</w:t>
      </w:r>
      <w:r>
        <w:rPr>
          <w:rFonts w:hint="eastAsia"/>
          <w:color w:val="000000"/>
          <w:sz w:val="22"/>
          <w:szCs w:val="22"/>
          <w:lang w:eastAsia="zh-CN"/>
        </w:rPr>
        <w:t>hongpan</w:t>
      </w:r>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451E304B">
      <w:pPr>
        <w:spacing w:before="20"/>
        <w:ind w:firstLine="202"/>
        <w:jc w:val="both"/>
        <w:rPr>
          <w:b/>
          <w:i/>
          <w:color w:val="000000"/>
          <w:sz w:val="18"/>
          <w:szCs w:val="18"/>
        </w:rPr>
        <w:sectPr>
          <w:type w:val="continuous"/>
          <w:pgSz w:w="12240" w:h="15840"/>
          <w:pgMar w:top="1008" w:right="936" w:bottom="1008" w:left="936" w:header="432" w:footer="432" w:gutter="0"/>
          <w:pgNumType w:start="1"/>
          <w:cols w:space="288" w:num="1"/>
        </w:sectPr>
      </w:pPr>
    </w:p>
    <w:p w14:paraId="0306376B">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5"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6" w:name="OLE_LINK8"/>
      <w:r>
        <w:rPr>
          <w:b/>
          <w:color w:val="000000"/>
          <w:sz w:val="18"/>
          <w:szCs w:val="18"/>
          <w:lang w:eastAsia="zh-CN"/>
        </w:rPr>
        <w:t>Brain-like Associative Memory Mechanism Face Recognition)</w:t>
      </w:r>
      <w:bookmarkEnd w:id="6"/>
      <w:r>
        <w:rPr>
          <w:b/>
          <w:color w:val="000000"/>
          <w:sz w:val="18"/>
          <w:szCs w:val="18"/>
          <w:lang w:eastAsia="zh-CN"/>
        </w:rPr>
        <w:t xml:space="preserve"> for human face abstraction encryption and decryption based on high and</w:t>
      </w:r>
      <w:ins w:id="0" w:author="Crystal Jing" w:date="2023-09-08T15:33:00Z">
        <w:r>
          <w:rPr/>
          <w:t xml:space="preserve"> </w:t>
        </w:r>
      </w:ins>
      <w:ins w:id="1" w:author="Crystal Jing" w:date="2023-09-08T15:33:00Z">
        <w:r>
          <w:rPr>
            <w:b/>
            <w:color w:val="000000"/>
            <w:sz w:val="18"/>
            <w:szCs w:val="18"/>
            <w:lang w:eastAsia="zh-CN"/>
          </w:rPr>
          <w:t xml:space="preserve">low-dimensional </w:t>
        </w:r>
      </w:ins>
      <w:ins w:id="2" w:author="Crystal Jing" w:date="2023-09-08T16:11:00Z">
        <w:r>
          <w:rPr>
            <w:b/>
            <w:color w:val="000000"/>
            <w:sz w:val="18"/>
            <w:szCs w:val="18"/>
            <w:lang w:eastAsia="zh-CN"/>
          </w:rPr>
          <w:t>i</w:t>
        </w:r>
      </w:ins>
      <w:del w:id="3" w:author="Crystal Jing" w:date="2023-09-08T15:33:00Z">
        <w:r>
          <w:rPr>
            <w:b/>
            <w:color w:val="000000"/>
            <w:sz w:val="18"/>
            <w:szCs w:val="18"/>
            <w:lang w:eastAsia="zh-CN"/>
          </w:rPr>
          <w:delText xml:space="preserve"> </w:delText>
        </w:r>
      </w:del>
      <w:del w:id="4" w:author="Crystal Jing" w:date="2023-09-08T15:30:00Z">
        <w:r>
          <w:rPr>
            <w:b/>
            <w:color w:val="000000"/>
            <w:sz w:val="18"/>
            <w:szCs w:val="18"/>
            <w:lang w:eastAsia="zh-CN"/>
          </w:rPr>
          <w:delText>low dimensional</w:delText>
        </w:r>
      </w:del>
      <w:del w:id="5" w:author="Crystal Jing" w:date="2023-09-08T15:33:00Z">
        <w:r>
          <w:rPr>
            <w:b/>
            <w:color w:val="000000"/>
            <w:sz w:val="18"/>
            <w:szCs w:val="18"/>
            <w:lang w:eastAsia="zh-CN"/>
          </w:rPr>
          <w:delText xml:space="preserve"> i</w:delText>
        </w:r>
      </w:del>
      <w:r>
        <w:rPr>
          <w:b/>
          <w:color w:val="000000"/>
          <w:sz w:val="18"/>
          <w:szCs w:val="18"/>
          <w:lang w:eastAsia="zh-CN"/>
        </w:rPr>
        <w:t>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6"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7" w:name="_Hlk144901151"/>
      <w:r>
        <w:rPr>
          <w:b/>
          <w:color w:val="000000"/>
          <w:sz w:val="18"/>
          <w:szCs w:val="18"/>
          <w:lang w:eastAsia="zh-CN"/>
        </w:rPr>
        <w:t>AI algorithm</w:t>
      </w:r>
      <w:del w:id="7"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7"/>
      <w:r>
        <w:rPr>
          <w:b/>
          <w:color w:val="000000"/>
          <w:sz w:val="18"/>
          <w:szCs w:val="18"/>
          <w:lang w:eastAsia="zh-CN"/>
        </w:rPr>
        <w:t xml:space="preserve"> which </w:t>
      </w:r>
      <w:del w:id="8" w:author="小杜" w:date="2023-09-07T00:09:00Z">
        <w:r>
          <w:rPr>
            <w:b/>
            <w:color w:val="000000"/>
            <w:sz w:val="18"/>
            <w:szCs w:val="18"/>
            <w:lang w:eastAsia="zh-CN"/>
          </w:rPr>
          <w:delText>are</w:delText>
        </w:r>
      </w:del>
      <w:ins w:id="9"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5"/>
    <w:p w14:paraId="2088B241">
      <w:pPr>
        <w:spacing w:before="20"/>
        <w:ind w:firstLine="202"/>
        <w:jc w:val="both"/>
        <w:rPr>
          <w:b/>
          <w:color w:val="000000"/>
          <w:sz w:val="18"/>
          <w:szCs w:val="18"/>
          <w:lang w:eastAsia="zh-CN"/>
        </w:rPr>
      </w:pPr>
    </w:p>
    <w:p w14:paraId="372B2BCD">
      <w:pPr>
        <w:ind w:firstLine="202"/>
        <w:jc w:val="both"/>
        <w:rPr>
          <w:b/>
          <w:color w:val="000000"/>
          <w:sz w:val="18"/>
          <w:szCs w:val="18"/>
        </w:rPr>
      </w:pPr>
      <w:bookmarkStart w:id="8" w:name="bookmark=id.30j0zll" w:colFirst="0" w:colLast="0"/>
      <w:bookmarkEnd w:id="8"/>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14:paraId="0E3C2D32">
      <w:pPr>
        <w:pStyle w:val="2"/>
        <w:rPr>
          <w:sz w:val="16"/>
          <w:szCs w:val="16"/>
        </w:rPr>
      </w:pPr>
      <w:r>
        <w:t>I. I</w:t>
      </w:r>
      <w:r>
        <w:rPr>
          <w:sz w:val="16"/>
          <w:szCs w:val="16"/>
        </w:rPr>
        <w:t>NTRODUCTION</w:t>
      </w:r>
    </w:p>
    <w:p w14:paraId="359E82D9">
      <w:pPr>
        <w:keepNext/>
        <w:framePr w:dropCap="drop" w:lines="3" w:wrap="around" w:vAnchor="text" w:hAnchor="text"/>
        <w:spacing w:line="252" w:lineRule="auto"/>
        <w:jc w:val="both"/>
        <w:textAlignment w:val="baseline"/>
        <w:rPr>
          <w:lang w:eastAsia="zh-CN"/>
        </w:rPr>
      </w:pPr>
      <w:bookmarkStart w:id="9" w:name="_Hlk114593797"/>
      <w:r>
        <w:rPr>
          <w:smallCaps/>
          <w:color w:val="000000"/>
          <w:position w:val="-9"/>
          <w:sz w:val="97"/>
        </w:rPr>
        <w:t>T</w:t>
      </w:r>
      <w:r>
        <w:rPr>
          <w:lang w:eastAsia="zh-CN"/>
        </w:rPr>
        <w:t xml:space="preserve">he surveillance cameras ubiquitously deployed throughout the city play an indispensable role in urban security management. The collection and analysis of surveillance video/image data, enabled by the integration of AI and IoT technologies, have become </w:t>
      </w:r>
      <w:del w:id="10" w:author="小杜" w:date="2023-09-07T00:11:00Z">
        <w:r>
          <w:rPr>
            <w:lang w:eastAsia="zh-CN"/>
          </w:rPr>
          <w:delText xml:space="preserve">a </w:delText>
        </w:r>
      </w:del>
      <w:r>
        <w:rPr>
          <w:lang w:eastAsia="zh-CN"/>
        </w:rPr>
        <w:t>crucial technical aspect</w:t>
      </w:r>
      <w:ins w:id="11"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w:t>
      </w:r>
      <w:ins w:id="12" w:author="Crystal Jing" w:date="2023-09-08T15:39:00Z">
        <w:r>
          <w:rPr>
            <w:lang w:eastAsia="zh-CN"/>
          </w:rPr>
          <w:t>extracting the relevant information from numerous surveillance data while employing appropriate encryption and decryption methods to protect individuals' privacy is crucial</w:t>
        </w:r>
      </w:ins>
      <w:del w:id="13" w:author="Crystal Jing" w:date="2023-09-08T15:39:00Z">
        <w:r>
          <w:rPr>
            <w:lang w:eastAsia="zh-CN"/>
          </w:rPr>
          <w:delText>it is crucial to extract the relevant information from numerous surveillance data while employing appropriate encryption and decryption methods to protect individuals' privacy</w:delText>
        </w:r>
      </w:del>
      <w:r>
        <w:rPr>
          <w:lang w:eastAsia="zh-CN"/>
        </w:rPr>
        <w:t xml:space="preserve">. </w:t>
      </w:r>
    </w:p>
    <w:bookmarkEnd w:id="9"/>
    <w:p w14:paraId="1D0E94B4">
      <w:pPr>
        <w:widowControl w:val="0"/>
        <w:spacing w:line="252" w:lineRule="auto"/>
        <w:jc w:val="both"/>
        <w:rPr>
          <w:lang w:eastAsia="zh-CN"/>
        </w:rPr>
      </w:pPr>
      <w:bookmarkStart w:id="10" w:name="OLE_LINK9"/>
      <w:bookmarkStart w:id="11" w:name="_Hlk114593809"/>
    </w:p>
    <w:p w14:paraId="536B7702">
      <w:pPr>
        <w:widowControl w:val="0"/>
        <w:spacing w:line="252" w:lineRule="auto"/>
        <w:ind w:firstLine="200" w:firstLineChars="100"/>
        <w:jc w:val="both"/>
        <w:rPr>
          <w:lang w:eastAsia="zh-CN"/>
        </w:rPr>
      </w:pPr>
      <w:r>
        <w:rPr>
          <w:lang w:eastAsia="zh-CN"/>
        </w:rPr>
        <w:t xml:space="preserve">It is projected that there will be over one billion surveillance cameras worldwide in the future, resulting in a significant strain on hardware resources. With a frame rate of 30 frames per second and an average image size of </w:t>
      </w:r>
      <w:ins w:id="14" w:author="Crystal Jing" w:date="2023-09-08T15:40:00Z">
        <w:r>
          <w:rPr>
            <w:lang w:eastAsia="zh-CN"/>
          </w:rPr>
          <w:t xml:space="preserve"> </w:t>
        </w:r>
      </w:ins>
      <w:r>
        <w:rPr>
          <w:lang w:eastAsia="zh-CN"/>
        </w:rPr>
        <w:t xml:space="preserve">5MB,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15" w:author="小杜" w:date="2023-09-07T00:16:00Z">
        <w:r>
          <w:rPr>
            <w:rFonts w:hint="eastAsia"/>
            <w:lang w:eastAsia="zh-CN"/>
          </w:rPr>
          <w:t xml:space="preserve">the overwriting of </w:t>
        </w:r>
      </w:ins>
      <w:r>
        <w:rPr>
          <w:lang w:eastAsia="zh-CN"/>
        </w:rPr>
        <w:t>key information</w:t>
      </w:r>
      <w:del w:id="16" w:author="小杜" w:date="2023-09-07T00:16:00Z">
        <w:r>
          <w:rPr>
            <w:lang w:eastAsia="zh-CN"/>
          </w:rPr>
          <w:delText xml:space="preserve"> being overwritten and</w:delText>
        </w:r>
      </w:del>
      <w:ins w:id="17" w:author="小杜" w:date="2023-09-07T00:16:00Z">
        <w:r>
          <w:rPr>
            <w:rFonts w:hint="eastAsia"/>
            <w:lang w:eastAsia="zh-CN"/>
          </w:rPr>
          <w:t>, making</w:t>
        </w:r>
      </w:ins>
      <w:r>
        <w:rPr>
          <w:lang w:eastAsia="zh-CN"/>
        </w:rPr>
        <w:t xml:space="preserve"> video-based information retrieval </w:t>
      </w:r>
      <w:del w:id="18"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19" w:author="小杜" w:date="2023-09-07T00:18:00Z">
        <w:r>
          <w:rPr>
            <w:rFonts w:hint="eastAsia"/>
            <w:lang w:eastAsia="zh-CN"/>
          </w:rPr>
          <w:t>resulting in high</w:t>
        </w:r>
      </w:ins>
      <w:del w:id="20" w:author="小杜" w:date="2023-09-07T00:18:00Z">
        <w:r>
          <w:rPr>
            <w:lang w:eastAsia="zh-CN"/>
          </w:rPr>
          <w:delText>and</w:delText>
        </w:r>
      </w:del>
      <w:r>
        <w:rPr>
          <w:lang w:eastAsia="zh-CN"/>
        </w:rPr>
        <w:t xml:space="preserve"> communication costs</w:t>
      </w:r>
      <w:del w:id="21" w:author="小杜" w:date="2023-09-07T00:18:00Z">
        <w:r>
          <w:rPr>
            <w:lang w:eastAsia="zh-CN"/>
          </w:rPr>
          <w:delText xml:space="preserve"> are high,</w:delText>
        </w:r>
      </w:del>
      <w:ins w:id="22" w:author="小杜" w:date="2023-09-07T00:18:00Z">
        <w:r>
          <w:rPr>
            <w:rFonts w:hint="eastAsia"/>
            <w:lang w:eastAsia="zh-CN"/>
          </w:rPr>
          <w:t xml:space="preserve">. </w:t>
        </w:r>
      </w:ins>
      <w:ins w:id="23" w:author="小杜" w:date="2023-09-07T00:20:00Z">
        <w:r>
          <w:rPr>
            <w:rFonts w:hint="eastAsia"/>
            <w:lang w:eastAsia="zh-CN"/>
          </w:rPr>
          <w:t xml:space="preserve">This makes it challenging to implement widespread camera usage for collaborative purposes </w:t>
        </w:r>
      </w:ins>
      <w:ins w:id="24" w:author="小杜" w:date="2023-09-07T00:20:00Z">
        <w:del w:id="25" w:author="Crystal Jing" w:date="2023-09-08T15:42:00Z">
          <w:r>
            <w:rPr>
              <w:rFonts w:hint="eastAsia"/>
              <w:lang w:eastAsia="zh-CN"/>
            </w:rPr>
            <w:delText>in order to</w:delText>
          </w:r>
        </w:del>
      </w:ins>
      <w:ins w:id="26" w:author="Crystal Jing" w:date="2023-09-08T15:42:00Z">
        <w:r>
          <w:rPr>
            <w:lang w:eastAsia="zh-CN"/>
          </w:rPr>
          <w:t>to</w:t>
        </w:r>
      </w:ins>
      <w:ins w:id="27" w:author="小杜" w:date="2023-09-07T00:20:00Z">
        <w:r>
          <w:rPr>
            <w:rFonts w:hint="eastAsia"/>
            <w:lang w:eastAsia="zh-CN"/>
          </w:rPr>
          <w:t xml:space="preserve"> achieve effective governance in mega-cities</w:t>
        </w:r>
      </w:ins>
      <w:del w:id="28"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29"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30" w:author="小杜" w:date="2023-09-07T00:22:00Z">
        <w:r>
          <w:rPr>
            <w:rFonts w:hint="eastAsia"/>
            <w:lang w:eastAsia="zh-CN"/>
          </w:rPr>
          <w:t>addressing the aforementioned challenges</w:t>
        </w:r>
      </w:ins>
      <w:del w:id="31" w:author="小杜" w:date="2023-09-07T00:22:00Z">
        <w:r>
          <w:rPr>
            <w:lang w:eastAsia="zh-CN"/>
          </w:rPr>
          <w:delText>improving the above challenges</w:delText>
        </w:r>
      </w:del>
      <w:r>
        <w:rPr>
          <w:lang w:eastAsia="zh-CN"/>
        </w:rPr>
        <w:t xml:space="preserve"> has become </w:t>
      </w:r>
      <w:ins w:id="32" w:author="小杜" w:date="2023-09-07T00:23:00Z">
        <w:r>
          <w:rPr>
            <w:rFonts w:hint="eastAsia"/>
            <w:lang w:eastAsia="zh-CN"/>
          </w:rPr>
          <w:t>a research focus for a diverse group of scholars</w:t>
        </w:r>
      </w:ins>
      <w:del w:id="33" w:author="小杜" w:date="2023-09-07T00:23:00Z">
        <w:r>
          <w:rPr>
            <w:lang w:eastAsia="zh-CN"/>
          </w:rPr>
          <w:delText>a research direction for a wide range of scholars</w:delText>
        </w:r>
      </w:del>
      <w:r>
        <w:rPr>
          <w:lang w:eastAsia="zh-CN"/>
        </w:rPr>
        <w:t>.</w:t>
      </w:r>
    </w:p>
    <w:bookmarkEnd w:id="10"/>
    <w:p w14:paraId="5CC17BB7">
      <w:pPr>
        <w:widowControl w:val="0"/>
        <w:spacing w:line="252" w:lineRule="auto"/>
        <w:ind w:firstLine="200" w:firstLineChars="100"/>
        <w:jc w:val="both"/>
        <w:rPr>
          <w:lang w:eastAsia="zh-CN"/>
        </w:rPr>
      </w:pPr>
      <w:r>
        <w:rPr>
          <w:lang w:eastAsia="zh-CN"/>
        </w:rPr>
        <w:t xml:space="preserve">In this paper, we </w:t>
      </w:r>
      <w:del w:id="34" w:author="小杜" w:date="2023-09-07T00:25:00Z">
        <w:r>
          <w:rPr>
            <w:lang w:eastAsia="zh-CN"/>
          </w:rPr>
          <w:delText>take</w:delText>
        </w:r>
      </w:del>
      <w:ins w:id="35" w:author="小杜" w:date="2023-09-07T00:25:00Z">
        <w:r>
          <w:rPr>
            <w:rFonts w:hint="eastAsia"/>
            <w:lang w:eastAsia="zh-CN"/>
          </w:rPr>
          <w:t>adopt</w:t>
        </w:r>
      </w:ins>
      <w:r>
        <w:rPr>
          <w:lang w:eastAsia="zh-CN"/>
        </w:rPr>
        <w:t xml:space="preserve"> a humanoid cognitive perspective to </w:t>
      </w:r>
      <w:del w:id="36" w:author="小杜" w:date="2023-09-07T00:25:00Z">
        <w:r>
          <w:rPr>
            <w:lang w:eastAsia="zh-CN"/>
          </w:rPr>
          <w:delText>carry out</w:delText>
        </w:r>
      </w:del>
      <w:ins w:id="37" w:author="小杜" w:date="2023-09-07T00:25:00Z">
        <w:r>
          <w:rPr>
            <w:rFonts w:hint="eastAsia"/>
            <w:lang w:eastAsia="zh-CN"/>
          </w:rPr>
          <w:t>conduct</w:t>
        </w:r>
      </w:ins>
      <w:r>
        <w:rPr>
          <w:lang w:eastAsia="zh-CN"/>
        </w:rPr>
        <w:t xml:space="preserve"> theoretical research </w:t>
      </w:r>
      <w:del w:id="38" w:author="小杜" w:date="2023-09-07T00:25:00Z">
        <w:r>
          <w:rPr>
            <w:lang w:eastAsia="zh-CN"/>
          </w:rPr>
          <w:delText>for</w:delText>
        </w:r>
      </w:del>
      <w:ins w:id="39" w:author="小杜" w:date="2023-09-07T00:25:00Z">
        <w:r>
          <w:rPr>
            <w:rFonts w:hint="eastAsia"/>
            <w:lang w:eastAsia="zh-CN"/>
          </w:rPr>
          <w:t>aimed at</w:t>
        </w:r>
      </w:ins>
      <w:r>
        <w:rPr>
          <w:lang w:eastAsia="zh-CN"/>
        </w:rPr>
        <w:t xml:space="preserve"> exploring new models </w:t>
      </w:r>
      <w:ins w:id="40" w:author="小杜" w:date="2023-09-07T00:25:00Z">
        <w:r>
          <w:rPr>
            <w:rFonts w:hint="eastAsia"/>
            <w:lang w:eastAsia="zh-CN"/>
          </w:rPr>
          <w:t>for</w:t>
        </w:r>
      </w:ins>
      <w:del w:id="41" w:author="小杜" w:date="2023-09-07T00:25:00Z">
        <w:r>
          <w:rPr>
            <w:lang w:eastAsia="zh-CN"/>
          </w:rPr>
          <w:delText>of</w:delText>
        </w:r>
      </w:del>
      <w:r>
        <w:rPr>
          <w:lang w:eastAsia="zh-CN"/>
        </w:rPr>
        <w:t xml:space="preserve"> large-scale camera urban applications. </w:t>
      </w:r>
      <w:ins w:id="42"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43"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44" w:author="小杜" w:date="2023-09-07T00:29:00Z">
        <w:r>
          <w:rPr>
            <w:rFonts w:hint="eastAsia"/>
            <w:lang w:eastAsia="zh-CN"/>
          </w:rPr>
          <w:t xml:space="preserve">. </w:t>
        </w:r>
      </w:ins>
      <w:del w:id="45" w:author="小杜" w:date="2023-09-07T00:29:00Z">
        <w:r>
          <w:rPr>
            <w:lang w:eastAsia="zh-CN"/>
          </w:rPr>
          <w:delText>, but rather</w:delText>
        </w:r>
      </w:del>
      <w:ins w:id="46"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47" w:author="小杜" w:date="2023-09-07T00:30:00Z">
        <w:r>
          <w:rPr>
            <w:rFonts w:hint="eastAsia"/>
            <w:lang w:eastAsia="zh-CN"/>
          </w:rPr>
          <w:t>by focusing on specific</w:t>
        </w:r>
      </w:ins>
      <w:del w:id="48" w:author="小杜" w:date="2023-09-07T00:30:00Z">
        <w:r>
          <w:rPr>
            <w:lang w:eastAsia="zh-CN"/>
          </w:rPr>
          <w:delText>through detailed</w:delText>
        </w:r>
      </w:del>
      <w:r>
        <w:rPr>
          <w:lang w:eastAsia="zh-CN"/>
        </w:rPr>
        <w:t xml:space="preserve"> facial features such as single or double eyelids, but </w:t>
      </w:r>
      <w:ins w:id="49" w:author="小杜" w:date="2023-09-07T00:30:00Z">
        <w:r>
          <w:rPr>
            <w:rFonts w:hint="eastAsia"/>
            <w:lang w:eastAsia="zh-CN"/>
          </w:rPr>
          <w:t>rather by forming</w:t>
        </w:r>
      </w:ins>
      <w:del w:id="50" w:author="小杜" w:date="2023-09-07T00:30:00Z">
        <w:r>
          <w:rPr>
            <w:lang w:eastAsia="zh-CN"/>
          </w:rPr>
          <w:delText>into</w:delText>
        </w:r>
      </w:del>
      <w:r>
        <w:rPr>
          <w:lang w:eastAsia="zh-CN"/>
        </w:rPr>
        <w:t xml:space="preserve"> general impressions </w:t>
      </w:r>
      <w:del w:id="51" w:author="小杜" w:date="2023-09-07T00:31:00Z">
        <w:r>
          <w:rPr>
            <w:lang w:eastAsia="zh-CN"/>
          </w:rPr>
          <w:delText>of</w:delText>
        </w:r>
      </w:del>
      <w:ins w:id="52"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53"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54" w:author="小杜" w:date="2023-09-07T00:32:00Z">
        <w:r>
          <w:rPr>
            <w:rFonts w:hint="eastAsia"/>
            <w:lang w:eastAsia="zh-CN"/>
          </w:rPr>
          <w:t>explain theoretically</w:t>
        </w:r>
      </w:ins>
      <w:del w:id="55" w:author="小杜" w:date="2023-09-07T00:32:00Z">
        <w:r>
          <w:rPr>
            <w:lang w:eastAsia="zh-CN"/>
          </w:rPr>
          <w:delText>have a theoretical explanation</w:delText>
        </w:r>
      </w:del>
      <w:r>
        <w:rPr>
          <w:lang w:eastAsia="zh-CN"/>
        </w:rPr>
        <w:t xml:space="preserve">. </w:t>
      </w:r>
      <w:del w:id="56" w:author="小杜" w:date="2023-09-07T00:33:00Z">
        <w:r>
          <w:rPr>
            <w:lang w:eastAsia="zh-CN"/>
          </w:rPr>
          <w:delText>But t</w:delText>
        </w:r>
      </w:del>
      <w:ins w:id="57" w:author="小杜" w:date="2023-09-07T00:33:00Z">
        <w:r>
          <w:rPr>
            <w:rFonts w:hint="eastAsia"/>
            <w:lang w:eastAsia="zh-CN"/>
          </w:rPr>
          <w:t>T</w:t>
        </w:r>
      </w:ins>
      <w:r>
        <w:rPr>
          <w:lang w:eastAsia="zh-CN"/>
        </w:rPr>
        <w:t xml:space="preserve">he association between low-dimensional fine-grained information and higher-dimensional coarse-grained information </w:t>
      </w:r>
      <w:del w:id="58" w:author="小杜" w:date="2023-09-07T00:33:00Z">
        <w:r>
          <w:rPr>
            <w:lang w:eastAsia="zh-CN"/>
          </w:rPr>
          <w:delText>for</w:delText>
        </w:r>
      </w:del>
      <w:ins w:id="59" w:author="小杜" w:date="2023-09-07T00:33:00Z">
        <w:r>
          <w:rPr>
            <w:rFonts w:hint="eastAsia"/>
            <w:lang w:eastAsia="zh-CN"/>
          </w:rPr>
          <w:t>in</w:t>
        </w:r>
      </w:ins>
      <w:r>
        <w:rPr>
          <w:lang w:eastAsia="zh-CN"/>
        </w:rPr>
        <w:t xml:space="preserve"> humanoid perceptual data compression and decryption has</w:t>
      </w:r>
      <w:ins w:id="60" w:author="小杜" w:date="2023-09-07T00:33:00Z">
        <w:r>
          <w:rPr>
            <w:rFonts w:hint="eastAsia"/>
            <w:lang w:eastAsia="zh-CN"/>
          </w:rPr>
          <w:t xml:space="preserve"> both</w:t>
        </w:r>
      </w:ins>
      <w:r>
        <w:rPr>
          <w:lang w:eastAsia="zh-CN"/>
        </w:rPr>
        <w:t xml:space="preserve"> theoretical significance and practical value</w:t>
      </w:r>
      <w:ins w:id="61" w:author="小杜" w:date="2023-09-07T00:33:00Z">
        <w:r>
          <w:rPr>
            <w:rFonts w:hint="eastAsia"/>
            <w:lang w:eastAsia="zh-CN"/>
          </w:rPr>
          <w:t>.</w:t>
        </w:r>
      </w:ins>
      <w:del w:id="62" w:author="小杜" w:date="2023-09-07T00:33:00Z">
        <w:r>
          <w:rPr>
            <w:lang w:eastAsia="zh-CN"/>
          </w:rPr>
          <w:delText>,</w:delText>
        </w:r>
      </w:del>
      <w:r>
        <w:rPr>
          <w:lang w:eastAsia="zh-CN"/>
        </w:rPr>
        <w:t xml:space="preserve"> </w:t>
      </w:r>
      <w:del w:id="63" w:author="小杜" w:date="2023-09-07T00:34:00Z">
        <w:r>
          <w:rPr>
            <w:lang w:eastAsia="zh-CN"/>
          </w:rPr>
          <w:delText>which are</w:delText>
        </w:r>
      </w:del>
      <w:ins w:id="64" w:author="小杜" w:date="2023-09-07T00:34:00Z">
        <w:r>
          <w:rPr>
            <w:rFonts w:hint="eastAsia"/>
            <w:lang w:eastAsia="zh-CN"/>
          </w:rPr>
          <w:t>This association is</w:t>
        </w:r>
      </w:ins>
      <w:r>
        <w:rPr>
          <w:lang w:eastAsia="zh-CN"/>
        </w:rPr>
        <w:t xml:space="preserve"> worth </w:t>
      </w:r>
      <w:del w:id="65" w:author="小杜" w:date="2023-09-07T00:34:00Z">
        <w:r>
          <w:rPr>
            <w:lang w:eastAsia="zh-CN"/>
          </w:rPr>
          <w:delText>using</w:delText>
        </w:r>
      </w:del>
      <w:ins w:id="66"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67" w:author="小杜" w:date="2023-09-07T00:35:00Z">
        <w:r>
          <w:rPr>
            <w:lang w:eastAsia="zh-CN"/>
          </w:rPr>
          <w:delText xml:space="preserve">try to </w:delText>
        </w:r>
      </w:del>
      <w:r>
        <w:rPr>
          <w:lang w:eastAsia="zh-CN"/>
        </w:rPr>
        <w:t>propose an autonomous</w:t>
      </w:r>
      <w:ins w:id="68" w:author="小杜" w:date="2023-09-07T00:36:00Z">
        <w:r>
          <w:rPr>
            <w:rFonts w:hint="eastAsia"/>
            <w:lang w:eastAsia="zh-CN"/>
          </w:rPr>
          <w:t xml:space="preserve"> algorithm for</w:t>
        </w:r>
      </w:ins>
      <w:r>
        <w:rPr>
          <w:lang w:eastAsia="zh-CN"/>
        </w:rPr>
        <w:t xml:space="preserve"> face degradation encryption and decryption</w:t>
      </w:r>
      <w:ins w:id="69" w:author="小杜" w:date="2023-09-07T00:36:00Z">
        <w:r>
          <w:rPr>
            <w:rFonts w:hint="eastAsia"/>
            <w:lang w:eastAsia="zh-CN"/>
          </w:rPr>
          <w:t>. This</w:t>
        </w:r>
      </w:ins>
      <w:r>
        <w:rPr>
          <w:lang w:eastAsia="zh-CN"/>
        </w:rPr>
        <w:t xml:space="preserve"> algorithm </w:t>
      </w:r>
      <w:ins w:id="70" w:author="小杜" w:date="2023-09-07T00:36:00Z">
        <w:r>
          <w:rPr>
            <w:rFonts w:hint="eastAsia"/>
            <w:lang w:eastAsia="zh-CN"/>
          </w:rPr>
          <w:t xml:space="preserve">is </w:t>
        </w:r>
      </w:ins>
      <w:r>
        <w:rPr>
          <w:lang w:eastAsia="zh-CN"/>
        </w:rPr>
        <w:t xml:space="preserve">based on the </w:t>
      </w:r>
      <w:del w:id="71" w:author="小杜" w:date="2023-09-07T00:37:00Z">
        <w:r>
          <w:rPr>
            <w:lang w:eastAsia="zh-CN"/>
          </w:rPr>
          <w:delText xml:space="preserve">above </w:delText>
        </w:r>
      </w:del>
      <w:r>
        <w:rPr>
          <w:lang w:eastAsia="zh-CN"/>
        </w:rPr>
        <w:t>humanoid association memory mechanism</w:t>
      </w:r>
      <w:ins w:id="72" w:author="小杜" w:date="2023-09-07T00:37:00Z">
        <w:r>
          <w:rPr>
            <w:rFonts w:hint="eastAsia"/>
            <w:lang w:eastAsia="zh-CN"/>
          </w:rPr>
          <w:t xml:space="preserve"> mentioned above</w:t>
        </w:r>
      </w:ins>
      <w:r>
        <w:rPr>
          <w:lang w:eastAsia="zh-CN"/>
        </w:rPr>
        <w:t>.</w:t>
      </w:r>
    </w:p>
    <w:p w14:paraId="05B3FC37">
      <w:pPr>
        <w:widowControl w:val="0"/>
        <w:spacing w:line="252" w:lineRule="auto"/>
        <w:ind w:firstLine="200" w:firstLineChars="100"/>
        <w:jc w:val="both"/>
        <w:rPr>
          <w:lang w:eastAsia="zh-CN"/>
        </w:rPr>
      </w:pPr>
      <w:r>
        <w:rPr>
          <w:rFonts w:hint="eastAsia"/>
          <w:lang w:eastAsia="zh-CN"/>
        </w:rPr>
        <w:t>T</w:t>
      </w:r>
      <w:r>
        <w:rPr>
          <w:lang w:eastAsia="zh-CN"/>
        </w:rPr>
        <w:t>he main contributions are summarized as follows</w:t>
      </w:r>
      <w:ins w:id="73" w:author="小杜" w:date="2023-09-07T00:38:00Z">
        <w:r>
          <w:rPr>
            <w:rFonts w:hint="eastAsia"/>
            <w:lang w:eastAsia="zh-CN"/>
          </w:rPr>
          <w:t>:</w:t>
        </w:r>
      </w:ins>
      <w:del w:id="74" w:author="小杜" w:date="2023-09-07T00:38:00Z">
        <w:r>
          <w:rPr>
            <w:lang w:eastAsia="zh-CN"/>
          </w:rPr>
          <w:delText>.</w:delText>
        </w:r>
      </w:del>
    </w:p>
    <w:p w14:paraId="64DF9090">
      <w:pPr>
        <w:pStyle w:val="64"/>
        <w:widowControl w:val="0"/>
        <w:numPr>
          <w:ilvl w:val="0"/>
          <w:numId w:val="3"/>
        </w:numPr>
        <w:spacing w:line="252" w:lineRule="auto"/>
        <w:jc w:val="both"/>
        <w:rPr>
          <w:del w:id="75" w:author="Crystal Jing" w:date="2023-09-08T15:50:00Z"/>
          <w:lang w:eastAsia="zh-CN"/>
        </w:rPr>
      </w:pPr>
      <w:ins w:id="76" w:author="Crystal Jing" w:date="2023-09-08T15:50:00Z">
        <w:r>
          <w:rPr>
            <w:lang w:eastAsia="zh-CN"/>
          </w:rPr>
          <w:t>For the first time, an autonomous face degradation encryption/decryption algorithm based on the abstract analysis and modeling of the face-facial perception-memory-association re-recognition mechanism is proposed for massive video surveillance processing.</w:t>
        </w:r>
      </w:ins>
      <w:del w:id="77" w:author="Crystal Jing" w:date="2023-09-08T15:50:00Z">
        <w:r>
          <w:rPr>
            <w:lang w:eastAsia="zh-CN"/>
          </w:rPr>
          <w:delText xml:space="preserve">For the first time, the </w:delText>
        </w:r>
      </w:del>
      <w:del w:id="78" w:author="Crystal Jing" w:date="2023-09-08T15:48:00Z">
        <w:r>
          <w:rPr>
            <w:lang w:eastAsia="zh-CN"/>
          </w:rPr>
          <w:delText>face facial</w:delText>
        </w:r>
      </w:del>
      <w:del w:id="79" w:author="Crystal Jing" w:date="2023-09-08T15:50:00Z">
        <w:r>
          <w:rPr>
            <w:lang w:eastAsia="zh-CN"/>
          </w:rPr>
          <w:delText xml:space="preserve"> perception-memory-association re-recognition mechanism is applied to massive surveillance video processing, the mechanism is abstractly analyzed and modeled, and an autonomous face degradation encryption/decryption algorithm process based on the above mechanism is proposed.</w:delText>
        </w:r>
      </w:del>
    </w:p>
    <w:p w14:paraId="549A6CD7">
      <w:pPr>
        <w:pStyle w:val="64"/>
        <w:widowControl w:val="0"/>
        <w:numPr>
          <w:ilvl w:val="0"/>
          <w:numId w:val="3"/>
        </w:numPr>
        <w:spacing w:line="252" w:lineRule="auto"/>
        <w:jc w:val="both"/>
        <w:rPr>
          <w:ins w:id="80" w:author="Crystal Jing" w:date="2023-09-08T15:50:00Z"/>
          <w:lang w:eastAsia="zh-CN"/>
        </w:rPr>
      </w:pPr>
    </w:p>
    <w:p w14:paraId="6FB9C232">
      <w:pPr>
        <w:pStyle w:val="64"/>
        <w:widowControl w:val="0"/>
        <w:numPr>
          <w:ilvl w:val="0"/>
          <w:numId w:val="3"/>
        </w:numPr>
        <w:spacing w:line="252" w:lineRule="auto"/>
        <w:jc w:val="both"/>
        <w:rPr>
          <w:del w:id="81" w:author="Crystal Jing" w:date="2023-09-08T15:56:00Z"/>
          <w:lang w:eastAsia="zh-CN"/>
        </w:rPr>
      </w:pPr>
      <w:ins w:id="82" w:author="Crystal Jing" w:date="2023-09-08T15:58:00Z">
        <w:r>
          <w:rPr>
            <w:lang w:eastAsia="zh-CN"/>
          </w:rPr>
          <w:t>Our AI-powered face recognition system now boasts an intricate encryption and decryption algorithm that draws inspiration from human associative memory. Specifically designed to selectively protect the portion of the face that reveals identity in videos, we have successfully tested this algorithm on a dataset and can confidently say that it is highly effective.</w:t>
        </w:r>
      </w:ins>
      <w:del w:id="83" w:author="Crystal Jing" w:date="2023-09-08T15:56:00Z">
        <w:r>
          <w:rPr>
            <w:lang w:eastAsia="zh-CN"/>
          </w:rPr>
          <w:delTex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delText>
        </w:r>
      </w:del>
    </w:p>
    <w:p w14:paraId="3403E3E9">
      <w:pPr>
        <w:pStyle w:val="64"/>
        <w:widowControl w:val="0"/>
        <w:numPr>
          <w:ilvl w:val="0"/>
          <w:numId w:val="3"/>
        </w:numPr>
        <w:spacing w:line="252" w:lineRule="auto"/>
        <w:jc w:val="both"/>
        <w:rPr>
          <w:ins w:id="84" w:author="Crystal Jing" w:date="2023-09-08T15:56:00Z"/>
          <w:lang w:eastAsia="zh-CN"/>
        </w:rPr>
      </w:pPr>
    </w:p>
    <w:p w14:paraId="445BE8DB">
      <w:pPr>
        <w:pStyle w:val="64"/>
        <w:widowControl w:val="0"/>
        <w:numPr>
          <w:ilvl w:val="0"/>
          <w:numId w:val="3"/>
        </w:numPr>
        <w:spacing w:line="252" w:lineRule="auto"/>
        <w:jc w:val="both"/>
        <w:rPr>
          <w:lang w:eastAsia="zh-CN"/>
        </w:rPr>
      </w:pPr>
      <w:r>
        <w:rPr>
          <w:lang w:eastAsia="zh-CN"/>
        </w:rPr>
        <w:t>We analyze the matching method and loss function selection</w:t>
      </w:r>
      <w:del w:id="85" w:author="小杜" w:date="2023-09-07T00:44:00Z">
        <w:r>
          <w:rPr>
            <w:lang w:eastAsia="zh-CN"/>
          </w:rPr>
          <w:delText>,</w:delText>
        </w:r>
      </w:del>
      <w:r>
        <w:rPr>
          <w:lang w:eastAsia="zh-CN"/>
        </w:rPr>
        <w:t xml:space="preserve"> and prove that the feature matching effect will be better by using</w:t>
      </w:r>
      <w:del w:id="86" w:author="小杜" w:date="2023-09-07T08:08:00Z">
        <w:r>
          <w:rPr>
            <w:lang w:eastAsia="zh-CN"/>
          </w:rPr>
          <w:delText xml:space="preserve"> the</w:delText>
        </w:r>
      </w:del>
      <w:ins w:id="87" w:author="小杜" w:date="2023-09-07T08:08:00Z">
        <w:r>
          <w:rPr>
            <w:rFonts w:hint="eastAsia"/>
            <w:lang w:eastAsia="zh-CN"/>
          </w:rPr>
          <w:t xml:space="preserve"> </w:t>
        </w:r>
      </w:ins>
      <w:ins w:id="88" w:author="小杜" w:date="2023-09-07T08:08:00Z">
        <w:del w:id="89" w:author="Crystal Jing" w:date="2023-09-08T16:00:00Z">
          <w:r>
            <w:rPr>
              <w:rFonts w:hint="eastAsia"/>
              <w:lang w:eastAsia="zh-CN"/>
            </w:rPr>
            <w:delText>str</w:delText>
          </w:r>
        </w:del>
      </w:ins>
      <w:del w:id="90" w:author="Crystal Jing" w:date="2023-09-08T16:00:00Z">
        <w:r>
          <w:rPr>
            <w:lang w:eastAsia="zh-CN"/>
          </w:rPr>
          <w:delText xml:space="preserve"> </w:delText>
        </w:r>
      </w:del>
      <w:r>
        <w:rPr>
          <w:lang w:eastAsia="zh-CN"/>
        </w:rPr>
        <w:t>cosine similarity (taking the highest similarity) as the matching criterion and selecting some high-dimensional features as the matching basis, which inversely verifies the importance of</w:t>
      </w:r>
      <w:del w:id="91" w:author="小杜" w:date="2023-09-07T00:41:00Z">
        <w:r>
          <w:rPr>
            <w:lang w:eastAsia="zh-CN"/>
          </w:rPr>
          <w:delText xml:space="preserve"> the</w:delText>
        </w:r>
      </w:del>
      <w:r>
        <w:rPr>
          <w:lang w:eastAsia="zh-CN"/>
        </w:rPr>
        <w:t xml:space="preserve"> high-dimensional abstract semantic features in the process of face association re-recognition.</w:t>
      </w:r>
    </w:p>
    <w:p w14:paraId="1500FA98">
      <w:pPr>
        <w:widowControl w:val="0"/>
        <w:spacing w:line="252" w:lineRule="auto"/>
        <w:ind w:left="200" w:firstLine="200" w:firstLineChars="1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w:t>
      </w:r>
      <w:ins w:id="92" w:author="Crystal Jing" w:date="2023-09-08T16:02:00Z">
        <w:r>
          <w:rPr/>
          <w:t xml:space="preserve"> </w:t>
        </w:r>
      </w:ins>
      <w:del w:id="93" w:author="Crystal Jing" w:date="2023-09-08T16:02:00Z">
        <w:r>
          <w:rPr/>
          <w:delText xml:space="preserve"> </w:delText>
        </w:r>
      </w:del>
      <w:r>
        <w:t>and decryption algorithm</w:t>
      </w:r>
      <w:ins w:id="94" w:author="小杜" w:date="2023-09-07T00:45:00Z">
        <w:r>
          <w:rPr>
            <w:rFonts w:hint="eastAsia"/>
            <w:lang w:eastAsia="zh-CN"/>
          </w:rPr>
          <w:t>,</w:t>
        </w:r>
      </w:ins>
      <w:r>
        <w:rPr>
          <w:color w:val="000000"/>
        </w:rPr>
        <w:t xml:space="preserve"> and humanoid memory cognition. Section III models and abstracts the process of human face recognition, memory</w:t>
      </w:r>
      <w:ins w:id="95"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96" w:author="小杜" w:date="2023-09-07T00:46:00Z">
        <w:r>
          <w:rPr>
            <w:rFonts w:hint="eastAsia"/>
            <w:color w:val="000000"/>
            <w:lang w:eastAsia="zh-CN"/>
          </w:rPr>
          <w:t>using</w:t>
        </w:r>
      </w:ins>
      <w:del w:id="97"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11"/>
    <w:p w14:paraId="619A554F">
      <w:pPr>
        <w:pStyle w:val="2"/>
      </w:pPr>
      <w:r>
        <w:t>II. RELATED WORK</w:t>
      </w:r>
      <w:bookmarkStart w:id="12" w:name="OLE_LINK1"/>
      <w:bookmarkStart w:id="13" w:name="OLE_LINK2"/>
      <w:r>
        <w:t>.</w:t>
      </w:r>
      <w:bookmarkEnd w:id="12"/>
      <w:bookmarkEnd w:id="13"/>
    </w:p>
    <w:p w14:paraId="78C7AB76">
      <w:pPr>
        <w:pStyle w:val="3"/>
        <w:numPr>
          <w:ilvl w:val="0"/>
          <w:numId w:val="0"/>
        </w:numPr>
      </w:pPr>
      <w:r>
        <w:t xml:space="preserve">A. </w:t>
      </w:r>
      <w:bookmarkStart w:id="14" w:name="OLE_LINK3"/>
      <w:bookmarkStart w:id="15" w:name="OLE_LINK4"/>
      <w:r>
        <w:t>Face recognition</w:t>
      </w:r>
      <w:r>
        <w:rPr>
          <w:rFonts w:hint="eastAsia"/>
        </w:rPr>
        <w:t xml:space="preserve"> </w:t>
      </w:r>
      <w:r>
        <w:rPr>
          <w:rFonts w:hint="eastAsia"/>
          <w:lang w:eastAsia="zh-CN"/>
        </w:rPr>
        <w:t>of</w:t>
      </w:r>
      <w:r>
        <w:t xml:space="preserve"> video surveillance</w:t>
      </w:r>
      <w:bookmarkEnd w:id="14"/>
      <w:bookmarkEnd w:id="15"/>
    </w:p>
    <w:p w14:paraId="1F09C00F">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In the perspective of recent advances in the field of AI-driven </w:t>
      </w:r>
      <w:bookmarkStart w:id="16" w:name="_Hlk121320199"/>
      <w:r>
        <w:rPr>
          <w:color w:val="000000" w:themeColor="text1"/>
          <w14:textFill>
            <w14:solidFill>
              <w14:schemeClr w14:val="tx1"/>
            </w14:solidFill>
          </w14:textFill>
        </w:rPr>
        <w:t>face recognition</w:t>
      </w:r>
      <w:bookmarkEnd w:id="16"/>
      <w:r>
        <w:rPr>
          <w:color w:val="000000" w:themeColor="text1"/>
          <w14:textFill>
            <w14:solidFill>
              <w14:schemeClr w14:val="tx1"/>
            </w14:solidFill>
          </w14:textFill>
        </w:rPr>
        <w:t xml:space="preserve"> </w:t>
      </w:r>
      <w:del w:id="98" w:author="小杜" w:date="2023-09-07T07:35:00Z">
        <w:r>
          <w:rPr>
            <w:color w:val="000000" w:themeColor="text1"/>
            <w14:textFill>
              <w14:solidFill>
                <w14:schemeClr w14:val="tx1"/>
              </w14:solidFill>
            </w14:textFill>
          </w:rPr>
          <w:delText>of</w:delText>
        </w:r>
      </w:del>
      <w:ins w:id="99" w:author="小杜" w:date="2023-09-07T07:35:00Z">
        <w:r>
          <w:rPr>
            <w:rFonts w:hint="eastAsia"/>
            <w:color w:val="000000" w:themeColor="text1"/>
            <w:lang w:eastAsia="zh-CN"/>
            <w14:textFill>
              <w14:solidFill>
                <w14:schemeClr w14:val="tx1"/>
              </w14:solidFill>
            </w14:textFill>
          </w:rPr>
          <w:t>for</w:t>
        </w:r>
      </w:ins>
      <w:r>
        <w:rPr>
          <w:color w:val="000000" w:themeColor="text1"/>
          <w14:textFill>
            <w14:solidFill>
              <w14:schemeClr w14:val="tx1"/>
            </w14:solidFill>
          </w14:textFill>
        </w:rPr>
        <w:t xml:space="preserve"> video surveillance, the</w:t>
      </w:r>
      <w:ins w:id="100" w:author="小杜" w:date="2023-09-07T07:35:00Z">
        <w:r>
          <w:rPr>
            <w:rFonts w:hint="eastAsia"/>
            <w:color w:val="000000" w:themeColor="text1"/>
            <w:lang w:eastAsia="zh-CN"/>
            <w14:textFill>
              <w14:solidFill>
                <w14:schemeClr w14:val="tx1"/>
              </w14:solidFill>
            </w14:textFill>
          </w:rPr>
          <w:t xml:space="preserve"> tracking of</w:t>
        </w:r>
      </w:ins>
      <w:r>
        <w:rPr>
          <w:color w:val="000000" w:themeColor="text1"/>
          <w14:textFill>
            <w14:solidFill>
              <w14:schemeClr w14:val="tx1"/>
            </w14:solidFill>
          </w14:textFill>
        </w:rPr>
        <w:t xml:space="preserve"> human face</w:t>
      </w:r>
      <w:del w:id="101" w:author="小杜" w:date="2023-09-07T07:36:00Z">
        <w:r>
          <w:rPr>
            <w:color w:val="000000" w:themeColor="text1"/>
            <w14:textFill>
              <w14:solidFill>
                <w14:schemeClr w14:val="tx1"/>
              </w14:solidFill>
            </w14:textFill>
          </w:rPr>
          <w:delText xml:space="preserve"> object tracing for</w:delText>
        </w:r>
      </w:del>
      <w:ins w:id="102" w:author="小杜" w:date="2023-09-07T07:36:00Z">
        <w:r>
          <w:rPr>
            <w:rFonts w:hint="eastAsia"/>
            <w:color w:val="000000" w:themeColor="text1"/>
            <w:lang w:eastAsia="zh-CN"/>
            <w14:textFill>
              <w14:solidFill>
                <w14:schemeClr w14:val="tx1"/>
              </w14:solidFill>
            </w14:textFill>
          </w:rPr>
          <w:t>s in</w:t>
        </w:r>
      </w:ins>
      <w:r>
        <w:rPr>
          <w:color w:val="000000" w:themeColor="text1"/>
          <w14:textFill>
            <w14:solidFill>
              <w14:schemeClr w14:val="tx1"/>
            </w14:solidFill>
          </w14:textFill>
        </w:rPr>
        <w:t xml:space="preserve"> video surveillance has </w:t>
      </w:r>
      <w:del w:id="103" w:author="小杜" w:date="2023-09-07T07:38:00Z">
        <w:r>
          <w:rPr>
            <w:color w:val="000000" w:themeColor="text1"/>
            <w14:textFill>
              <w14:solidFill>
                <w14:schemeClr w14:val="tx1"/>
              </w14:solidFill>
            </w14:textFill>
          </w:rPr>
          <w:delText>gained</w:delText>
        </w:r>
      </w:del>
      <w:ins w:id="104" w:author="小杜" w:date="2023-09-07T07:38:00Z">
        <w:r>
          <w:rPr>
            <w:rFonts w:hint="eastAsia"/>
            <w:color w:val="000000" w:themeColor="text1"/>
            <w:lang w:eastAsia="zh-CN"/>
            <w14:textFill>
              <w14:solidFill>
                <w14:schemeClr w14:val="tx1"/>
              </w14:solidFill>
            </w14:textFill>
          </w:rPr>
          <w:t>become</w:t>
        </w:r>
      </w:ins>
      <w:r>
        <w:rPr>
          <w:color w:val="000000" w:themeColor="text1"/>
          <w14:textFill>
            <w14:solidFill>
              <w14:schemeClr w14:val="tx1"/>
            </w14:solidFill>
          </w14:textFill>
        </w:rPr>
        <w:t xml:space="preserve"> wide</w:t>
      </w:r>
      <w:ins w:id="105" w:author="小杜" w:date="2023-09-07T07:38:00Z">
        <w:r>
          <w:rPr>
            <w:rFonts w:hint="eastAsia"/>
            <w:color w:val="000000" w:themeColor="text1"/>
            <w:lang w:eastAsia="zh-CN"/>
            <w14:textFill>
              <w14:solidFill>
                <w14:schemeClr w14:val="tx1"/>
              </w14:solidFill>
            </w14:textFill>
          </w:rPr>
          <w:t>ly</w:t>
        </w:r>
      </w:ins>
      <w:del w:id="106" w:author="小杜" w:date="2023-09-07T07:38:00Z">
        <w:r>
          <w:rPr>
            <w:color w:val="000000" w:themeColor="text1"/>
            <w14:textFill>
              <w14:solidFill>
                <w14:schemeClr w14:val="tx1"/>
              </w14:solidFill>
            </w14:textFill>
          </w:rPr>
          <w:delText>spread</w:delText>
        </w:r>
      </w:del>
      <w:r>
        <w:rPr>
          <w:color w:val="000000" w:themeColor="text1"/>
          <w14:textFill>
            <w14:solidFill>
              <w14:schemeClr w14:val="tx1"/>
            </w14:solidFill>
          </w14:textFill>
        </w:rPr>
        <w:t xml:space="preserve"> adopt</w:t>
      </w:r>
      <w:del w:id="107" w:author="小杜" w:date="2023-09-07T07:38:00Z">
        <w:r>
          <w:rPr>
            <w:color w:val="000000" w:themeColor="text1"/>
            <w14:textFill>
              <w14:solidFill>
                <w14:schemeClr w14:val="tx1"/>
              </w14:solidFill>
            </w14:textFill>
          </w:rPr>
          <w:delText>ion</w:delText>
        </w:r>
      </w:del>
      <w:ins w:id="108" w:author="小杜" w:date="2023-09-07T07:38:00Z">
        <w:r>
          <w:rPr>
            <w:rFonts w:hint="eastAsia"/>
            <w:color w:val="000000" w:themeColor="text1"/>
            <w:lang w:eastAsia="zh-CN"/>
            <w14:textFill>
              <w14:solidFill>
                <w14:schemeClr w14:val="tx1"/>
              </w14:solidFill>
            </w14:textFill>
          </w:rPr>
          <w:t>ed</w:t>
        </w:r>
      </w:ins>
      <w:r>
        <w:rPr>
          <w:color w:val="000000" w:themeColor="text1"/>
          <w14:textFill>
            <w14:solidFill>
              <w14:schemeClr w14:val="tx1"/>
            </w14:solidFill>
          </w14:textFill>
        </w:rPr>
        <w:t xml:space="preserve"> in urban security and community management. A lot of scholars are committed to the research of computer vision technique</w:t>
      </w:r>
      <w:ins w:id="109" w:author="小杜" w:date="2023-09-07T07:39: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10" w:author="小杜" w:date="2023-09-07T07:40:00Z">
        <w:r>
          <w:rPr>
            <w:rFonts w:hint="eastAsia"/>
            <w:color w:val="000000" w:themeColor="text1"/>
            <w:lang w:eastAsia="zh-CN"/>
            <w14:textFill>
              <w14:solidFill>
                <w14:schemeClr w14:val="tx1"/>
              </w14:solidFill>
            </w14:textFill>
          </w:rPr>
          <w:t xml:space="preserve"> by</w:t>
        </w:r>
      </w:ins>
      <w:r>
        <w:rPr>
          <w:color w:val="000000" w:themeColor="text1"/>
          <w14:textFill>
            <w14:solidFill>
              <w14:schemeClr w14:val="tx1"/>
            </w14:solidFill>
          </w14:textFill>
        </w:rPr>
        <w:t xml:space="preserve"> utilizing enormous quantities of data [8-10]. With the development of deep learning technology, the application boundar</w:t>
      </w:r>
      <w:ins w:id="111" w:author="小杜" w:date="2023-09-07T07:40:00Z">
        <w:r>
          <w:rPr>
            <w:rFonts w:hint="eastAsia"/>
            <w:color w:val="000000" w:themeColor="text1"/>
            <w:lang w:eastAsia="zh-CN"/>
            <w14:textFill>
              <w14:solidFill>
                <w14:schemeClr w14:val="tx1"/>
              </w14:solidFill>
            </w14:textFill>
          </w:rPr>
          <w:t>ies</w:t>
        </w:r>
      </w:ins>
      <w:del w:id="112" w:author="小杜" w:date="2023-09-07T07:40:00Z">
        <w:r>
          <w:rPr>
            <w:color w:val="000000" w:themeColor="text1"/>
            <w14:textFill>
              <w14:solidFill>
                <w14:schemeClr w14:val="tx1"/>
              </w14:solidFill>
            </w14:textFill>
          </w:rPr>
          <w:delText>y</w:delText>
        </w:r>
      </w:del>
      <w:r>
        <w:rPr>
          <w:color w:val="000000" w:themeColor="text1"/>
          <w14:textFill>
            <w14:solidFill>
              <w14:schemeClr w14:val="tx1"/>
            </w14:solidFill>
          </w14:textFill>
        </w:rPr>
        <w:t xml:space="preserve"> of face recognition will</w:t>
      </w:r>
      <w:del w:id="113" w:author="小杜" w:date="2023-09-07T07:41:00Z">
        <w:r>
          <w:rPr>
            <w:color w:val="000000" w:themeColor="text1"/>
            <w14:textFill>
              <w14:solidFill>
                <w14:schemeClr w14:val="tx1"/>
              </w14:solidFill>
            </w14:textFill>
          </w:rPr>
          <w:delText xml:space="preserve"> be</w:delText>
        </w:r>
      </w:del>
      <w:r>
        <w:rPr>
          <w:color w:val="000000" w:themeColor="text1"/>
          <w14:textFill>
            <w14:solidFill>
              <w14:schemeClr w14:val="tx1"/>
            </w14:solidFill>
          </w14:textFill>
        </w:rPr>
        <w:t xml:space="preserve"> gradually </w:t>
      </w:r>
      <w:del w:id="114" w:author="小杜" w:date="2023-09-07T07:41:00Z">
        <w:r>
          <w:rPr>
            <w:color w:val="000000" w:themeColor="text1"/>
            <w14:textFill>
              <w14:solidFill>
                <w14:schemeClr w14:val="tx1"/>
              </w14:solidFill>
            </w14:textFill>
          </w:rPr>
          <w:delText>opened</w:delText>
        </w:r>
      </w:del>
      <w:ins w:id="115" w:author="小杜" w:date="2023-09-07T07:41:00Z">
        <w:r>
          <w:rPr>
            <w:rFonts w:hint="eastAsia"/>
            <w:color w:val="000000" w:themeColor="text1"/>
            <w:lang w:eastAsia="zh-CN"/>
            <w14:textFill>
              <w14:solidFill>
                <w14:schemeClr w14:val="tx1"/>
              </w14:solidFill>
            </w14:textFill>
          </w:rPr>
          <w:t>expand</w:t>
        </w:r>
      </w:ins>
      <w:r>
        <w:rPr>
          <w:color w:val="000000" w:themeColor="text1"/>
          <w14:textFill>
            <w14:solidFill>
              <w14:schemeClr w14:val="tx1"/>
            </w14:solidFill>
          </w14:textFill>
        </w:rPr>
        <w:t>. The majority of face recognition in video surveillance today is "closed-set," which only recognizes the identit</w:t>
      </w:r>
      <w:ins w:id="116" w:author="小杜" w:date="2023-09-07T07:41:00Z">
        <w:r>
          <w:rPr>
            <w:rFonts w:hint="eastAsia"/>
            <w:color w:val="000000" w:themeColor="text1"/>
            <w:lang w:eastAsia="zh-CN"/>
            <w14:textFill>
              <w14:solidFill>
                <w14:schemeClr w14:val="tx1"/>
              </w14:solidFill>
            </w14:textFill>
          </w:rPr>
          <w:t>ies</w:t>
        </w:r>
      </w:ins>
      <w:del w:id="117" w:author="小杜" w:date="2023-09-07T07:41:00Z">
        <w:r>
          <w:rPr>
            <w:color w:val="000000" w:themeColor="text1"/>
            <w14:textFill>
              <w14:solidFill>
                <w14:schemeClr w14:val="tx1"/>
              </w14:solidFill>
            </w14:textFill>
          </w:rPr>
          <w:delText>y</w:delText>
        </w:r>
      </w:del>
      <w:r>
        <w:rPr>
          <w:color w:val="000000" w:themeColor="text1"/>
          <w14:textFill>
            <w14:solidFill>
              <w14:schemeClr w14:val="tx1"/>
            </w14:solidFill>
          </w14:textFill>
        </w:rPr>
        <w:t xml:space="preserve"> of previously registered </w:t>
      </w:r>
      <w:del w:id="118" w:author="小杜" w:date="2023-09-07T07:41:00Z">
        <w:r>
          <w:rPr>
            <w:color w:val="000000" w:themeColor="text1"/>
            <w14:textFill>
              <w14:solidFill>
                <w14:schemeClr w14:val="tx1"/>
              </w14:solidFill>
            </w14:textFill>
          </w:rPr>
          <w:delText>object</w:delText>
        </w:r>
      </w:del>
      <w:ins w:id="119" w:author="小杜" w:date="2023-09-07T07:41:00Z">
        <w:r>
          <w:rPr>
            <w:rFonts w:hint="eastAsia"/>
            <w:color w:val="000000" w:themeColor="text1"/>
            <w:lang w:eastAsia="zh-CN"/>
            <w14:textFill>
              <w14:solidFill>
                <w14:schemeClr w14:val="tx1"/>
              </w14:solidFill>
            </w14:textFill>
          </w:rPr>
          <w:t>individual</w:t>
        </w:r>
      </w:ins>
      <w:r>
        <w:rPr>
          <w:color w:val="000000" w:themeColor="text1"/>
          <w14:textFill>
            <w14:solidFill>
              <w14:schemeClr w14:val="tx1"/>
            </w14:solidFill>
          </w14:textFill>
        </w:rPr>
        <w:t xml:space="preserve">s. However, </w:t>
      </w:r>
      <w:ins w:id="120" w:author="小杜" w:date="2023-09-07T07:42:00Z">
        <w:r>
          <w:rPr>
            <w:rFonts w:hint="eastAsia"/>
            <w:color w:val="000000" w:themeColor="text1"/>
            <w:lang w:eastAsia="zh-CN"/>
            <w14:textFill>
              <w14:solidFill>
                <w14:schemeClr w14:val="tx1"/>
              </w14:solidFill>
            </w14:textFill>
          </w:rPr>
          <w:t xml:space="preserve">the term </w:t>
        </w:r>
      </w:ins>
      <w:r>
        <w:rPr>
          <w:color w:val="000000" w:themeColor="text1"/>
          <w14:textFill>
            <w14:solidFill>
              <w14:schemeClr w14:val="tx1"/>
            </w14:solidFill>
          </w14:textFill>
        </w:rPr>
        <w:t xml:space="preserve">"open-set" has gained popularity </w:t>
      </w:r>
      <w:del w:id="121" w:author="小杜" w:date="2023-09-07T07:43:00Z">
        <w:r>
          <w:rPr>
            <w:color w:val="000000" w:themeColor="text1"/>
            <w14:textFill>
              <w14:solidFill>
                <w14:schemeClr w14:val="tx1"/>
              </w14:solidFill>
            </w14:textFill>
          </w:rPr>
          <w:delText>as a result of the differences</w:delText>
        </w:r>
      </w:del>
      <w:ins w:id="122" w:author="小杜" w:date="2023-09-07T07:43:00Z">
        <w:r>
          <w:rPr>
            <w:rFonts w:hint="eastAsia"/>
            <w:color w:val="000000" w:themeColor="text1"/>
            <w:lang w:eastAsia="zh-CN"/>
            <w14:textFill>
              <w14:solidFill>
                <w14:schemeClr w14:val="tx1"/>
              </w14:solidFill>
            </w14:textFill>
          </w:rPr>
          <w:t>due to the disparities</w:t>
        </w:r>
      </w:ins>
      <w:r>
        <w:rPr>
          <w:color w:val="000000" w:themeColor="text1"/>
          <w14:textFill>
            <w14:solidFill>
              <w14:schemeClr w14:val="tx1"/>
            </w14:solidFill>
          </w14:textFill>
        </w:rPr>
        <w:t xml:space="preserve"> between the source and target domains</w:t>
      </w:r>
      <w:ins w:id="123" w:author="小杜" w:date="2023-09-07T07:43:00Z">
        <w:r>
          <w:rPr>
            <w:rFonts w:hint="eastAsia"/>
            <w:color w:val="000000" w:themeColor="text1"/>
            <w:lang w:eastAsia="zh-CN"/>
            <w14:textFill>
              <w14:solidFill>
                <w14:schemeClr w14:val="tx1"/>
              </w14:solidFill>
            </w14:textFill>
          </w:rPr>
          <w:t>.</w:t>
        </w:r>
      </w:ins>
      <w:del w:id="124" w:author="小杜" w:date="2023-09-07T07:43:00Z">
        <w:r>
          <w:rPr>
            <w:color w:val="000000" w:themeColor="text1"/>
            <w14:textFill>
              <w14:solidFill>
                <w14:schemeClr w14:val="tx1"/>
              </w14:solidFill>
            </w14:textFill>
          </w:rPr>
          <w:delText>,</w:delText>
        </w:r>
      </w:del>
      <w:r>
        <w:rPr>
          <w:color w:val="000000" w:themeColor="text1"/>
          <w14:textFill>
            <w14:solidFill>
              <w14:schemeClr w14:val="tx1"/>
            </w14:solidFill>
          </w14:textFill>
        </w:rPr>
        <w:t xml:space="preserve"> </w:t>
      </w:r>
      <w:del w:id="125" w:author="小杜" w:date="2023-09-07T07:43:00Z">
        <w:r>
          <w:rPr>
            <w:color w:val="000000" w:themeColor="text1"/>
            <w14:textFill>
              <w14:solidFill>
                <w14:schemeClr w14:val="tx1"/>
              </w14:solidFill>
            </w14:textFill>
          </w:rPr>
          <w:delText>which</w:delText>
        </w:r>
      </w:del>
      <w:ins w:id="126" w:author="小杜" w:date="2023-09-07T07:43:00Z">
        <w:r>
          <w:rPr>
            <w:rFonts w:hint="eastAsia"/>
            <w:color w:val="000000" w:themeColor="text1"/>
            <w:lang w:eastAsia="zh-CN"/>
            <w14:textFill>
              <w14:solidFill>
                <w14:schemeClr w14:val="tx1"/>
              </w14:solidFill>
            </w14:textFill>
          </w:rPr>
          <w:t>These dis</w:t>
        </w:r>
      </w:ins>
      <w:ins w:id="127" w:author="小杜" w:date="2023-09-07T07:44:00Z">
        <w:r>
          <w:rPr>
            <w:rFonts w:hint="eastAsia"/>
            <w:color w:val="000000" w:themeColor="text1"/>
            <w:lang w:eastAsia="zh-CN"/>
            <w14:textFill>
              <w14:solidFill>
                <w14:schemeClr w14:val="tx1"/>
              </w14:solidFill>
            </w14:textFill>
          </w:rPr>
          <w:t>parities</w:t>
        </w:r>
      </w:ins>
      <w:r>
        <w:rPr>
          <w:color w:val="000000" w:themeColor="text1"/>
          <w14:textFill>
            <w14:solidFill>
              <w14:schemeClr w14:val="tx1"/>
            </w14:solidFill>
          </w14:textFill>
        </w:rPr>
        <w:t xml:space="preserve"> make it less effective </w:t>
      </w:r>
      <w:del w:id="128" w:author="小杜" w:date="2023-09-07T07:45:00Z">
        <w:r>
          <w:rPr>
            <w:color w:val="000000" w:themeColor="text1"/>
            <w14:textFill>
              <w14:solidFill>
                <w14:schemeClr w14:val="tx1"/>
              </w14:solidFill>
            </w14:textFill>
          </w:rPr>
          <w:delText>when</w:delText>
        </w:r>
      </w:del>
      <w:ins w:id="129" w:author="小杜" w:date="2023-09-07T07:45:00Z">
        <w:r>
          <w:rPr>
            <w:rFonts w:hint="eastAsia"/>
            <w:color w:val="000000" w:themeColor="text1"/>
            <w:lang w:eastAsia="zh-CN"/>
            <w14:textFill>
              <w14:solidFill>
                <w14:schemeClr w14:val="tx1"/>
              </w14:solidFill>
            </w14:textFill>
          </w:rPr>
          <w:t>to</w:t>
        </w:r>
      </w:ins>
      <w:r>
        <w:rPr>
          <w:color w:val="000000" w:themeColor="text1"/>
          <w14:textFill>
            <w14:solidFill>
              <w14:schemeClr w14:val="tx1"/>
            </w14:solidFill>
          </w14:textFill>
        </w:rPr>
        <w:t xml:space="preserve"> transfer</w:t>
      </w:r>
      <w:del w:id="130" w:author="小杜" w:date="2023-09-07T07:45:00Z">
        <w:r>
          <w:rPr>
            <w:color w:val="000000" w:themeColor="text1"/>
            <w14:textFill>
              <w14:solidFill>
                <w14:schemeClr w14:val="tx1"/>
              </w14:solidFill>
            </w14:textFill>
          </w:rPr>
          <w:delText>ring</w:delText>
        </w:r>
      </w:del>
      <w:r>
        <w:rPr>
          <w:color w:val="000000" w:themeColor="text1"/>
          <w14:textFill>
            <w14:solidFill>
              <w14:schemeClr w14:val="tx1"/>
            </w14:solidFill>
          </w14:textFill>
        </w:rPr>
        <w:t xml:space="preserve"> face recognition systems from controlled environments to uncontrolled scenes.</w:t>
      </w:r>
      <w:ins w:id="131" w:author="小杜" w:date="2023-09-07T07:46:00Z">
        <w:r>
          <w:rPr>
            <w:rFonts w:hint="eastAsia"/>
            <w:color w:val="000000" w:themeColor="text1"/>
            <w:lang w:eastAsia="zh-CN"/>
            <w14:textFill>
              <w14:solidFill>
                <w14:schemeClr w14:val="tx1"/>
              </w14:solidFill>
            </w14:textFill>
          </w:rPr>
          <w:t xml:space="preserve"> To handle this,</w:t>
        </w:r>
      </w:ins>
      <w:r>
        <w:rPr>
          <w:color w:val="000000" w:themeColor="text1"/>
          <w14:textFill>
            <w14:solidFill>
              <w14:schemeClr w14:val="tx1"/>
            </w14:solidFill>
          </w14:textFill>
        </w:rPr>
        <w:t xml:space="preserve"> Suandi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[11,12], proposed fuzzy ARTMAP neural networks to solve the open-set single-sample face recognition problem</w:t>
      </w:r>
      <w:ins w:id="132" w:author="小杜" w:date="2023-09-07T07:46:00Z">
        <w:r>
          <w:rPr>
            <w:rFonts w:hint="eastAsia"/>
            <w:color w:val="000000" w:themeColor="text1"/>
            <w:lang w:eastAsia="zh-CN"/>
            <w14:textFill>
              <w14:solidFill>
                <w14:schemeClr w14:val="tx1"/>
              </w14:solidFill>
            </w14:textFill>
          </w:rPr>
          <w:t>.</w:t>
        </w:r>
      </w:ins>
      <w:r>
        <w:rPr>
          <w:color w:val="000000" w:themeColor="text1"/>
          <w14:textFill>
            <w14:solidFill>
              <w14:schemeClr w14:val="tx1"/>
            </w14:solidFill>
          </w14:textFill>
        </w:rPr>
        <w:t xml:space="preserve"> </w:t>
      </w:r>
      <w:del w:id="133" w:author="小杜" w:date="2023-09-07T07:46:00Z">
        <w:r>
          <w:rPr>
            <w:color w:val="000000" w:themeColor="text1"/>
            <w14:textFill>
              <w14:solidFill>
                <w14:schemeClr w14:val="tx1"/>
              </w14:solidFill>
            </w14:textFill>
          </w:rPr>
          <w:delText>and</w:delText>
        </w:r>
      </w:del>
      <w:ins w:id="134" w:author="小杜" w:date="2023-09-07T07:46:00Z">
        <w:r>
          <w:rPr>
            <w:rFonts w:hint="eastAsia"/>
            <w:color w:val="000000" w:themeColor="text1"/>
            <w:lang w:eastAsia="zh-CN"/>
            <w14:textFill>
              <w14:solidFill>
                <w14:schemeClr w14:val="tx1"/>
              </w14:solidFill>
            </w14:textFill>
          </w:rPr>
          <w:t>They also developed</w:t>
        </w:r>
      </w:ins>
      <w:r>
        <w:rPr>
          <w:color w:val="000000" w:themeColor="text1"/>
          <w14:textFill>
            <w14:solidFill>
              <w14:schemeClr w14:val="tx1"/>
            </w14:solidFill>
          </w14:textFill>
        </w:rPr>
        <w:t xml:space="preserve"> an automatic pose normalization technique </w:t>
      </w:r>
      <w:ins w:id="135" w:author="小杜" w:date="2023-09-07T07:48:00Z">
        <w:r>
          <w:rPr>
            <w:rFonts w:hint="eastAsia"/>
            <w:color w:val="000000" w:themeColor="text1"/>
            <w14:textFill>
              <w14:solidFill>
                <w14:schemeClr w14:val="tx1"/>
              </w14:solidFill>
            </w14:textFill>
          </w:rPr>
          <w:t>that does not require</w:t>
        </w:r>
      </w:ins>
      <w:del w:id="136" w:author="小杜" w:date="2023-09-07T07:48:00Z">
        <w:r>
          <w:rPr>
            <w:color w:val="000000" w:themeColor="text1"/>
            <w14:textFill>
              <w14:solidFill>
                <w14:schemeClr w14:val="tx1"/>
              </w14:solidFill>
            </w14:textFill>
          </w:rPr>
          <w:delText>without</w:delText>
        </w:r>
      </w:del>
      <w:r>
        <w:rPr>
          <w:color w:val="000000" w:themeColor="text1"/>
          <w14:textFill>
            <w14:solidFill>
              <w14:schemeClr w14:val="tx1"/>
            </w14:solidFill>
          </w14:textFill>
        </w:rPr>
        <w:t xml:space="preserve"> model fitting </w:t>
      </w:r>
      <w:del w:id="137" w:author="小杜" w:date="2023-09-07T07:48:00Z">
        <w:r>
          <w:rPr>
            <w:color w:val="000000" w:themeColor="text1"/>
            <w14:textFill>
              <w14:solidFill>
                <w14:schemeClr w14:val="tx1"/>
              </w14:solidFill>
            </w14:textFill>
          </w:rPr>
          <w:delText>and</w:delText>
        </w:r>
      </w:del>
      <w:ins w:id="138" w:author="小杜" w:date="2023-09-07T07:48:00Z">
        <w:r>
          <w:rPr>
            <w:rFonts w:hint="eastAsia"/>
            <w:color w:val="000000" w:themeColor="text1"/>
            <w:lang w:eastAsia="zh-CN"/>
            <w14:textFill>
              <w14:solidFill>
                <w14:schemeClr w14:val="tx1"/>
              </w14:solidFill>
            </w14:textFill>
          </w:rPr>
          <w:t>or</w:t>
        </w:r>
      </w:ins>
      <w:r>
        <w:rPr>
          <w:color w:val="000000" w:themeColor="text1"/>
          <w14:textFill>
            <w14:solidFill>
              <w14:schemeClr w14:val="tx1"/>
            </w14:solidFill>
          </w14:textFill>
        </w:rPr>
        <w:t xml:space="preserve"> human intervention</w:t>
      </w:r>
      <w:ins w:id="139" w:author="小杜" w:date="2023-09-07T07:47:00Z">
        <w:r>
          <w:rPr>
            <w:rFonts w:hint="eastAsia"/>
            <w:color w:val="000000" w:themeColor="text1"/>
            <w14:textFill>
              <w14:solidFill>
                <w14:schemeClr w14:val="tx1"/>
              </w14:solidFill>
            </w14:textFill>
          </w:rPr>
          <w:t>. These advancements</w:t>
        </w:r>
      </w:ins>
      <w:del w:id="140" w:author="小杜" w:date="2023-09-07T07:47:00Z">
        <w:r>
          <w:rPr>
            <w:color w:val="000000" w:themeColor="text1"/>
            <w14:textFill>
              <w14:solidFill>
                <w14:schemeClr w14:val="tx1"/>
              </w14:solidFill>
            </w14:textFill>
          </w:rPr>
          <w:delText>, which</w:delText>
        </w:r>
      </w:del>
      <w:r>
        <w:rPr>
          <w:color w:val="000000" w:themeColor="text1"/>
          <w14:textFill>
            <w14:solidFill>
              <w14:schemeClr w14:val="tx1"/>
            </w14:solidFill>
          </w14:textFill>
        </w:rPr>
        <w:t xml:space="preserve"> greatly improve</w:t>
      </w:r>
      <w:del w:id="141" w:author="小杜" w:date="2023-09-07T07:48:00Z">
        <w:r>
          <w:rPr>
            <w:color w:val="000000" w:themeColor="text1"/>
            <w14:textFill>
              <w14:solidFill>
                <w14:schemeClr w14:val="tx1"/>
              </w14:solidFill>
            </w14:textFill>
          </w:rPr>
          <w:delText>s</w:delText>
        </w:r>
      </w:del>
      <w:r>
        <w:rPr>
          <w:color w:val="000000" w:themeColor="text1"/>
          <w14:textFill>
            <w14:solidFill>
              <w14:schemeClr w14:val="tx1"/>
            </w14:solidFill>
          </w14:textFill>
        </w:rPr>
        <w:t xml:space="preserve"> the performance of open-set single-sample face recognition methods in surveillance environments. The "open-set" face recognition </w:t>
      </w:r>
      <w:ins w:id="142" w:author="小杜" w:date="2023-09-07T07:50:00Z">
        <w:r>
          <w:rPr>
            <w:rFonts w:hint="eastAsia"/>
            <w:color w:val="000000" w:themeColor="text1"/>
            <w:lang w:eastAsia="zh-CN"/>
            <w14:textFill>
              <w14:solidFill>
                <w14:schemeClr w14:val="tx1"/>
              </w14:solidFill>
            </w14:textFill>
          </w:rPr>
          <w:t xml:space="preserve">is </w:t>
        </w:r>
      </w:ins>
      <w:r>
        <w:rPr>
          <w:color w:val="000000" w:themeColor="text1"/>
          <w14:textFill>
            <w14:solidFill>
              <w14:schemeClr w14:val="tx1"/>
            </w14:solidFill>
          </w14:textFill>
        </w:rPr>
        <w:t>prone to increas</w:t>
      </w:r>
      <w:del w:id="143" w:author="小杜" w:date="2023-09-07T07:50:00Z">
        <w:r>
          <w:rPr>
            <w:color w:val="000000" w:themeColor="text1"/>
            <w14:textFill>
              <w14:solidFill>
                <w14:schemeClr w14:val="tx1"/>
              </w14:solidFill>
            </w14:textFill>
          </w:rPr>
          <w:delText>e</w:delText>
        </w:r>
      </w:del>
      <w:ins w:id="144" w:author="小杜" w:date="2023-09-07T07:50:00Z">
        <w:r>
          <w:rPr>
            <w:rFonts w:hint="eastAsia"/>
            <w:color w:val="000000" w:themeColor="text1"/>
            <w:lang w:eastAsia="zh-CN"/>
            <w14:textFill>
              <w14:solidFill>
                <w14:schemeClr w14:val="tx1"/>
              </w14:solidFill>
            </w14:textFill>
          </w:rPr>
          <w:t>ing</w:t>
        </w:r>
      </w:ins>
      <w:r>
        <w:rPr>
          <w:color w:val="000000" w:themeColor="text1"/>
          <w14:textFill>
            <w14:solidFill>
              <w14:schemeClr w14:val="tx1"/>
            </w14:solidFill>
          </w14:textFill>
        </w:rPr>
        <w:t xml:space="preserve"> the</w:t>
      </w:r>
      <w:ins w:id="145" w:author="小杜" w:date="2023-09-07T07:50:00Z">
        <w:r>
          <w:rPr>
            <w:rFonts w:hint="eastAsia"/>
            <w:color w:val="000000" w:themeColor="text1"/>
            <w:lang w:eastAsia="zh-CN"/>
            <w14:textFill>
              <w14:solidFill>
                <w14:schemeClr w14:val="tx1"/>
              </w14:solidFill>
            </w14:textFill>
          </w:rPr>
          <w:t xml:space="preserve"> degree of</w:t>
        </w:r>
      </w:ins>
      <w:r>
        <w:rPr>
          <w:color w:val="000000" w:themeColor="text1"/>
          <w14:textFill>
            <w14:solidFill>
              <w14:schemeClr w14:val="tx1"/>
            </w14:solidFill>
          </w14:textFill>
        </w:rPr>
        <w:t xml:space="preserve"> human privacy exposure</w:t>
      </w:r>
      <w:del w:id="146" w:author="小杜" w:date="2023-09-07T07:50:00Z">
        <w:r>
          <w:rPr>
            <w:color w:val="000000" w:themeColor="text1"/>
            <w14:textFill>
              <w14:solidFill>
                <w14:schemeClr w14:val="tx1"/>
              </w14:solidFill>
            </w14:textFill>
          </w:rPr>
          <w:delText xml:space="preserve"> degree</w:delText>
        </w:r>
      </w:del>
      <w:r>
        <w:rPr>
          <w:color w:val="000000" w:themeColor="text1"/>
          <w14:textFill>
            <w14:solidFill>
              <w14:schemeClr w14:val="tx1"/>
            </w14:solidFill>
          </w14:textFill>
        </w:rPr>
        <w:t xml:space="preserve"> in the ubiquitous city surveillance network.</w:t>
      </w:r>
    </w:p>
    <w:p w14:paraId="5419D265">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The low resolution of urban monitoring picture</w:t>
      </w:r>
      <w:ins w:id="147" w:author="小杜" w:date="2023-09-07T07:50: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and the difficulty of</w:t>
      </w:r>
      <w:del w:id="148" w:author="小杜" w:date="2023-09-07T07:51:00Z">
        <w:r>
          <w:rPr>
            <w:color w:val="000000" w:themeColor="text1"/>
            <w14:textFill>
              <w14:solidFill>
                <w14:schemeClr w14:val="tx1"/>
              </w14:solidFill>
            </w14:textFill>
          </w:rPr>
          <w:delText xml:space="preserve"> small face</w:delText>
        </w:r>
      </w:del>
      <w:r>
        <w:rPr>
          <w:color w:val="000000" w:themeColor="text1"/>
          <w14:textFill>
            <w14:solidFill>
              <w14:schemeClr w14:val="tx1"/>
            </w14:solidFill>
          </w14:textFill>
        </w:rPr>
        <w:t xml:space="preserve"> feature extraction</w:t>
      </w:r>
      <w:ins w:id="149" w:author="小杜" w:date="2023-09-07T07:52:00Z">
        <w:r>
          <w:rPr>
            <w:rFonts w:hint="eastAsia"/>
            <w:color w:val="000000" w:themeColor="text1"/>
            <w:lang w:eastAsia="zh-CN"/>
            <w14:textFill>
              <w14:solidFill>
                <w14:schemeClr w14:val="tx1"/>
              </w14:solidFill>
            </w14:textFill>
          </w:rPr>
          <w:t xml:space="preserve"> from </w:t>
        </w:r>
      </w:ins>
      <w:ins w:id="150" w:author="小杜" w:date="2023-09-07T07:52:00Z">
        <w:r>
          <w:rPr>
            <w:color w:val="000000" w:themeColor="text1"/>
            <w14:textFill>
              <w14:solidFill>
                <w14:schemeClr w14:val="tx1"/>
              </w14:solidFill>
            </w14:textFill>
          </w:rPr>
          <w:t>small face</w:t>
        </w:r>
      </w:ins>
      <w:ins w:id="151" w:author="小杜" w:date="2023-09-07T07:52: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are being </w:t>
      </w:r>
      <w:del w:id="152" w:author="小杜" w:date="2023-09-07T07:52:00Z">
        <w:r>
          <w:rPr>
            <w:color w:val="000000" w:themeColor="text1"/>
            <w14:textFill>
              <w14:solidFill>
                <w14:schemeClr w14:val="tx1"/>
              </w14:solidFill>
            </w14:textFill>
          </w:rPr>
          <w:delText>changed</w:delText>
        </w:r>
      </w:del>
      <w:ins w:id="153" w:author="小杜" w:date="2023-09-07T07:52:00Z">
        <w:r>
          <w:rPr>
            <w:rFonts w:hint="eastAsia"/>
            <w:color w:val="000000" w:themeColor="text1"/>
            <w:lang w:eastAsia="zh-CN"/>
            <w14:textFill>
              <w14:solidFill>
                <w14:schemeClr w14:val="tx1"/>
              </w14:solidFill>
            </w14:textFill>
          </w:rPr>
          <w:t>addressed</w:t>
        </w:r>
      </w:ins>
      <w:r>
        <w:rPr>
          <w:color w:val="000000" w:themeColor="text1"/>
          <w14:textFill>
            <w14:solidFill>
              <w14:schemeClr w14:val="tx1"/>
            </w14:solidFill>
          </w14:textFill>
        </w:rPr>
        <w:t>. Even though</w:t>
      </w:r>
      <w:del w:id="154" w:author="小杜" w:date="2023-09-07T07:52:00Z">
        <w:r>
          <w:rPr>
            <w:color w:val="000000" w:themeColor="text1"/>
            <w14:textFill>
              <w14:solidFill>
                <w14:schemeClr w14:val="tx1"/>
              </w14:solidFill>
            </w14:textFill>
          </w:rPr>
          <w:delText xml:space="preserve"> the</w:delText>
        </w:r>
      </w:del>
      <w:r>
        <w:rPr>
          <w:color w:val="000000" w:themeColor="text1"/>
          <w14:textFill>
            <w14:solidFill>
              <w14:schemeClr w14:val="tx1"/>
            </w14:solidFill>
          </w14:textFill>
        </w:rPr>
        <w:t xml:space="preserve"> surveillance cameras are </w:t>
      </w:r>
      <w:ins w:id="155" w:author="小杜" w:date="2023-09-07T07:53:00Z">
        <w:r>
          <w:rPr>
            <w:rFonts w:hint="eastAsia"/>
            <w:color w:val="000000" w:themeColor="text1"/>
            <w14:textFill>
              <w14:solidFill>
                <w14:schemeClr w14:val="tx1"/>
              </w14:solidFill>
            </w14:textFill>
          </w:rPr>
          <w:t>typically positioned at a distance</w:t>
        </w:r>
      </w:ins>
      <w:del w:id="156" w:author="小杜" w:date="2023-09-07T07:53:00Z">
        <w:r>
          <w:rPr>
            <w:color w:val="000000" w:themeColor="text1"/>
            <w14:textFill>
              <w14:solidFill>
                <w14:schemeClr w14:val="tx1"/>
              </w14:solidFill>
            </w14:textFill>
          </w:rPr>
          <w:delText>usually placed far away</w:delText>
        </w:r>
      </w:del>
      <w:r>
        <w:rPr>
          <w:color w:val="000000" w:themeColor="text1"/>
          <w14:textFill>
            <w14:solidFill>
              <w14:schemeClr w14:val="tx1"/>
            </w14:solidFill>
          </w14:textFill>
        </w:rPr>
        <w:t xml:space="preserve"> from the objects</w:t>
      </w:r>
      <w:ins w:id="157" w:author="小杜" w:date="2023-09-07T07:55:00Z">
        <w:r>
          <w:rPr>
            <w:rFonts w:hint="eastAsia"/>
            <w:color w:val="000000" w:themeColor="text1"/>
            <w:lang w:eastAsia="zh-CN"/>
            <w14:textFill>
              <w14:solidFill>
                <w14:schemeClr w14:val="tx1"/>
              </w14:solidFill>
            </w14:textFill>
          </w:rPr>
          <w:t xml:space="preserve"> they capture,</w:t>
        </w:r>
      </w:ins>
      <w:r>
        <w:rPr>
          <w:color w:val="000000" w:themeColor="text1"/>
          <w14:textFill>
            <w14:solidFill>
              <w14:schemeClr w14:val="tx1"/>
            </w14:solidFill>
          </w14:textFill>
        </w:rPr>
        <w:t xml:space="preserve"> </w:t>
      </w:r>
      <w:del w:id="158" w:author="小杜" w:date="2023-09-07T07:55:00Z">
        <w:r>
          <w:rPr>
            <w:color w:val="000000" w:themeColor="text1"/>
            <w14:textFill>
              <w14:solidFill>
                <w14:schemeClr w14:val="tx1"/>
              </w14:solidFill>
            </w14:textFill>
          </w:rPr>
          <w:delText xml:space="preserve">and </w:delText>
        </w:r>
      </w:del>
      <w:del w:id="159" w:author="小杜" w:date="2023-09-07T07:56:00Z">
        <w:r>
          <w:rPr>
            <w:color w:val="000000" w:themeColor="text1"/>
            <w14:textFill>
              <w14:solidFill>
                <w14:schemeClr w14:val="tx1"/>
              </w14:solidFill>
            </w14:textFill>
          </w:rPr>
          <w:delText>the</w:delText>
        </w:r>
      </w:del>
      <w:ins w:id="160" w:author="小杜" w:date="2023-09-07T07:56:00Z">
        <w:r>
          <w:rPr>
            <w:rFonts w:hint="eastAsia"/>
            <w:color w:val="000000" w:themeColor="text1"/>
            <w:lang w:eastAsia="zh-CN"/>
            <w14:textFill>
              <w14:solidFill>
                <w14:schemeClr w14:val="tx1"/>
              </w14:solidFill>
            </w14:textFill>
          </w:rPr>
          <w:t>resulting in</w:t>
        </w:r>
      </w:ins>
      <w:r>
        <w:rPr>
          <w:color w:val="000000" w:themeColor="text1"/>
          <w14:textFill>
            <w14:solidFill>
              <w14:schemeClr w14:val="tx1"/>
            </w14:solidFill>
          </w14:textFill>
        </w:rPr>
        <w:t xml:space="preserve"> </w:t>
      </w:r>
      <w:ins w:id="161" w:author="小杜" w:date="2023-09-07T07:56:00Z">
        <w:r>
          <w:rPr>
            <w:rFonts w:hint="eastAsia"/>
            <w:color w:val="000000" w:themeColor="text1"/>
            <w:lang w:eastAsia="zh-CN"/>
            <w14:textFill>
              <w14:solidFill>
                <w14:schemeClr w14:val="tx1"/>
              </w14:solidFill>
            </w14:textFill>
          </w:rPr>
          <w:t>low-</w:t>
        </w:r>
      </w:ins>
      <w:r>
        <w:rPr>
          <w:color w:val="000000" w:themeColor="text1"/>
          <w14:textFill>
            <w14:solidFill>
              <w14:schemeClr w14:val="tx1"/>
            </w14:solidFill>
          </w14:textFill>
        </w:rPr>
        <w:t xml:space="preserve">resolution </w:t>
      </w:r>
      <w:del w:id="162" w:author="小杜" w:date="2023-09-07T07:56:00Z">
        <w:r>
          <w:rPr>
            <w:color w:val="000000" w:themeColor="text1"/>
            <w14:textFill>
              <w14:solidFill>
                <w14:schemeClr w14:val="tx1"/>
              </w14:solidFill>
            </w14:textFill>
          </w:rPr>
          <w:delText xml:space="preserve">of the captured </w:delText>
        </w:r>
      </w:del>
      <w:r>
        <w:rPr>
          <w:color w:val="000000" w:themeColor="text1"/>
          <w14:textFill>
            <w14:solidFill>
              <w14:schemeClr w14:val="tx1"/>
            </w14:solidFill>
          </w14:textFill>
        </w:rPr>
        <w:t>face images</w:t>
      </w:r>
      <w:del w:id="163" w:author="小杜" w:date="2023-09-07T07:56:00Z">
        <w:r>
          <w:rPr>
            <w:color w:val="000000" w:themeColor="text1"/>
            <w14:textFill>
              <w14:solidFill>
                <w14:schemeClr w14:val="tx1"/>
              </w14:solidFill>
            </w14:textFill>
          </w:rPr>
          <w:delText xml:space="preserve"> is low due to distance</w:delText>
        </w:r>
      </w:del>
      <w:r>
        <w:rPr>
          <w:color w:val="000000" w:themeColor="text1"/>
          <w14:textFill>
            <w14:solidFill>
              <w14:schemeClr w14:val="tx1"/>
            </w14:solidFill>
          </w14:textFill>
        </w:rPr>
        <w:t xml:space="preserve">, extensive research has been carried out </w:t>
      </w:r>
      <w:ins w:id="164" w:author="小杜" w:date="2023-09-07T07:57:00Z">
        <w:r>
          <w:rPr>
            <w:rFonts w:hint="eastAsia"/>
            <w:color w:val="000000" w:themeColor="text1"/>
            <w14:textFill>
              <w14:solidFill>
                <w14:schemeClr w14:val="tx1"/>
              </w14:solidFill>
            </w14:textFill>
          </w:rPr>
          <w:t>to identify reliable</w:t>
        </w:r>
      </w:ins>
      <w:del w:id="165" w:author="小杜" w:date="2023-09-07T07:57:00Z">
        <w:r>
          <w:rPr>
            <w:color w:val="000000" w:themeColor="text1"/>
            <w14:textFill>
              <w14:solidFill>
                <w14:schemeClr w14:val="tx1"/>
              </w14:solidFill>
            </w14:textFill>
          </w:rPr>
          <w:delText>for recognizing acceptable</w:delText>
        </w:r>
      </w:del>
      <w:r>
        <w:rPr>
          <w:color w:val="000000" w:themeColor="text1"/>
          <w14:textFill>
            <w14:solidFill>
              <w14:schemeClr w14:val="tx1"/>
            </w14:solidFill>
          </w14:textFill>
        </w:rPr>
        <w:t xml:space="preserve"> recognition features </w:t>
      </w:r>
      <w:del w:id="166" w:author="小杜" w:date="2023-09-07T07:55:00Z">
        <w:r>
          <w:rPr>
            <w:color w:val="000000" w:themeColor="text1"/>
            <w14:textFill>
              <w14:solidFill>
                <w14:schemeClr w14:val="tx1"/>
              </w14:solidFill>
            </w14:textFill>
          </w:rPr>
          <w:delText>at</w:delText>
        </w:r>
      </w:del>
      <w:ins w:id="167" w:author="小杜" w:date="2023-09-07T07:55:00Z">
        <w:r>
          <w:rPr>
            <w:rFonts w:hint="eastAsia"/>
            <w:color w:val="000000" w:themeColor="text1"/>
            <w:lang w:eastAsia="zh-CN"/>
            <w14:textFill>
              <w14:solidFill>
                <w14:schemeClr w14:val="tx1"/>
              </w14:solidFill>
            </w14:textFill>
          </w:rPr>
          <w:t>in</w:t>
        </w:r>
      </w:ins>
      <w:r>
        <w:rPr>
          <w:color w:val="000000" w:themeColor="text1"/>
          <w14:textFill>
            <w14:solidFill>
              <w14:schemeClr w14:val="tx1"/>
            </w14:solidFill>
          </w14:textFill>
        </w:rPr>
        <w:t xml:space="preserve"> low</w:t>
      </w:r>
      <w:del w:id="168" w:author="小杜" w:date="2023-09-07T07:55:00Z">
        <w:r>
          <w:rPr>
            <w:color w:val="000000" w:themeColor="text1"/>
            <w14:textFill>
              <w14:solidFill>
                <w14:schemeClr w14:val="tx1"/>
              </w14:solidFill>
            </w14:textFill>
          </w:rPr>
          <w:delText xml:space="preserve"> </w:delText>
        </w:r>
      </w:del>
      <w:ins w:id="169" w:author="小杜" w:date="2023-09-07T07:55:00Z">
        <w:r>
          <w:rPr>
            <w:rFonts w:hint="eastAsia"/>
            <w:color w:val="000000" w:themeColor="text1"/>
            <w:lang w:eastAsia="zh-CN"/>
            <w14:textFill>
              <w14:solidFill>
                <w14:schemeClr w14:val="tx1"/>
              </w14:solidFill>
            </w14:textFill>
          </w:rPr>
          <w:t>-</w:t>
        </w:r>
      </w:ins>
      <w:r>
        <w:rPr>
          <w:color w:val="000000" w:themeColor="text1"/>
          <w14:textFill>
            <w14:solidFill>
              <w14:schemeClr w14:val="tx1"/>
            </w14:solidFill>
          </w14:textFill>
        </w:rPr>
        <w:t xml:space="preserve">quality video frames. Zhao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[14] improved the number of descriptors in the image and mitigate</w:t>
      </w:r>
      <w:ins w:id="170" w:author="小杜" w:date="2023-09-07T07:58:00Z">
        <w:r>
          <w:rPr>
            <w:rFonts w:hint="eastAsia"/>
            <w:color w:val="000000" w:themeColor="text1"/>
            <w:lang w:eastAsia="zh-CN"/>
            <w14:textFill>
              <w14:solidFill>
                <w14:schemeClr w14:val="tx1"/>
              </w14:solidFill>
            </w14:textFill>
          </w:rPr>
          <w:t>d</w:t>
        </w:r>
      </w:ins>
      <w:del w:id="171" w:author="小杜" w:date="2023-09-07T07:58:00Z">
        <w:r>
          <w:rPr>
            <w:color w:val="000000" w:themeColor="text1"/>
            <w14:textFill>
              <w14:solidFill>
                <w14:schemeClr w14:val="tx1"/>
              </w14:solidFill>
            </w14:textFill>
          </w:rPr>
          <w:delText>s</w:delText>
        </w:r>
      </w:del>
      <w:r>
        <w:rPr>
          <w:color w:val="000000" w:themeColor="text1"/>
          <w14:textFill>
            <w14:solidFill>
              <w14:schemeClr w14:val="tx1"/>
            </w14:solidFill>
          </w14:textFill>
        </w:rPr>
        <w:t xml:space="preserve"> the effects of noise based on super-resolution faces.  Dharrao</w:t>
      </w:r>
      <w:r>
        <w:rPr>
          <w:rFonts w:ascii="TimesNewRomanPS-ItalicMT" w:hAnsi="TimesNewRomanPS-ItalicMT"/>
          <w:i/>
          <w:iCs/>
          <w:color w:val="000000"/>
        </w:rPr>
        <w:t xml:space="preserve"> et al</w:t>
      </w:r>
      <w:r>
        <w:rPr>
          <w:color w:val="000000"/>
        </w:rPr>
        <w:t>.</w:t>
      </w:r>
      <w:r>
        <w:rPr>
          <w:color w:val="000000" w:themeColor="text1"/>
          <w14:textFill>
            <w14:solidFill>
              <w14:schemeClr w14:val="tx1"/>
            </w14:solidFill>
          </w14:textFill>
        </w:rPr>
        <w:t xml:space="preserve"> [15] used the Viola-Jones algorithm to detect the </w:t>
      </w:r>
      <w:ins w:id="172" w:author="小杜" w:date="2023-09-07T08:00:00Z">
        <w:r>
          <w:rPr>
            <w:rFonts w:hint="eastAsia"/>
            <w:color w:val="000000" w:themeColor="text1"/>
            <w14:textFill>
              <w14:solidFill>
                <w14:schemeClr w14:val="tx1"/>
              </w14:solidFill>
            </w14:textFill>
          </w:rPr>
          <w:t>facial region</w:t>
        </w:r>
      </w:ins>
      <w:del w:id="173" w:author="小杜" w:date="2023-09-07T08:00:00Z">
        <w:r>
          <w:rPr>
            <w:color w:val="000000" w:themeColor="text1"/>
            <w14:textFill>
              <w14:solidFill>
                <w14:schemeClr w14:val="tx1"/>
              </w14:solidFill>
            </w14:textFill>
          </w:rPr>
          <w:delText>face part</w:delText>
        </w:r>
      </w:del>
      <w:r>
        <w:rPr>
          <w:color w:val="000000" w:themeColor="text1"/>
          <w14:textFill>
            <w14:solidFill>
              <w14:schemeClr w14:val="tx1"/>
            </w14:solidFill>
          </w14:textFill>
        </w:rPr>
        <w:t xml:space="preserve"> in the </w:t>
      </w:r>
      <w:del w:id="174" w:author="小杜" w:date="2023-09-07T08:01:00Z">
        <w:r>
          <w:rPr>
            <w:color w:val="000000" w:themeColor="text1"/>
            <w14:textFill>
              <w14:solidFill>
                <w14:schemeClr w14:val="tx1"/>
              </w14:solidFill>
            </w14:textFill>
          </w:rPr>
          <w:delText xml:space="preserve">video </w:delText>
        </w:r>
      </w:del>
      <w:r>
        <w:rPr>
          <w:color w:val="000000" w:themeColor="text1"/>
          <w14:textFill>
            <w14:solidFill>
              <w14:schemeClr w14:val="tx1"/>
            </w14:solidFill>
          </w14:textFill>
        </w:rPr>
        <w:t>sequential frames</w:t>
      </w:r>
      <w:ins w:id="175" w:author="小杜" w:date="2023-09-07T08:01:00Z">
        <w:r>
          <w:rPr>
            <w:rFonts w:hint="eastAsia"/>
            <w:color w:val="000000" w:themeColor="text1"/>
            <w:lang w:eastAsia="zh-CN"/>
            <w14:textFill>
              <w14:solidFill>
                <w14:schemeClr w14:val="tx1"/>
              </w14:solidFill>
            </w14:textFill>
          </w:rPr>
          <w:t xml:space="preserve"> of the video.</w:t>
        </w:r>
      </w:ins>
      <w:r>
        <w:rPr>
          <w:color w:val="000000" w:themeColor="text1"/>
          <w14:textFill>
            <w14:solidFill>
              <w14:schemeClr w14:val="tx1"/>
            </w14:solidFill>
          </w14:textFill>
        </w:rPr>
        <w:t xml:space="preserve"> </w:t>
      </w:r>
      <w:del w:id="176" w:author="小杜" w:date="2023-09-07T08:01:00Z">
        <w:r>
          <w:rPr>
            <w:color w:val="000000" w:themeColor="text1"/>
            <w14:textFill>
              <w14:solidFill>
                <w14:schemeClr w14:val="tx1"/>
              </w14:solidFill>
            </w14:textFill>
          </w:rPr>
          <w:delText>and</w:delText>
        </w:r>
      </w:del>
      <w:ins w:id="177" w:author="小杜" w:date="2023-09-07T08:01:00Z">
        <w:r>
          <w:rPr>
            <w:rFonts w:hint="eastAsia"/>
            <w:color w:val="000000" w:themeColor="text1"/>
            <w:lang w:eastAsia="zh-CN"/>
            <w14:textFill>
              <w14:solidFill>
                <w14:schemeClr w14:val="tx1"/>
              </w14:solidFill>
            </w14:textFill>
          </w:rPr>
          <w:t>They</w:t>
        </w:r>
      </w:ins>
      <w:r>
        <w:rPr>
          <w:color w:val="000000" w:themeColor="text1"/>
          <w14:textFill>
            <w14:solidFill>
              <w14:schemeClr w14:val="tx1"/>
            </w14:solidFill>
          </w14:textFill>
        </w:rPr>
        <w:t xml:space="preserve"> </w:t>
      </w:r>
      <w:del w:id="178" w:author="小杜" w:date="2023-09-07T08:01:00Z">
        <w:r>
          <w:rPr>
            <w:color w:val="000000" w:themeColor="text1"/>
            <w14:textFill>
              <w14:solidFill>
                <w14:schemeClr w14:val="tx1"/>
              </w14:solidFill>
            </w14:textFill>
          </w:rPr>
          <w:delText>improved</w:delText>
        </w:r>
      </w:del>
      <w:ins w:id="179" w:author="小杜" w:date="2023-09-07T08:01:00Z">
        <w:r>
          <w:rPr>
            <w:rFonts w:hint="eastAsia"/>
            <w:color w:val="000000" w:themeColor="text1"/>
            <w:lang w:eastAsia="zh-CN"/>
            <w14:textFill>
              <w14:solidFill>
                <w14:schemeClr w14:val="tx1"/>
              </w14:solidFill>
            </w14:textFill>
          </w:rPr>
          <w:t>enhanced</w:t>
        </w:r>
      </w:ins>
      <w:r>
        <w:rPr>
          <w:color w:val="000000" w:themeColor="text1"/>
          <w14:textFill>
            <w14:solidFill>
              <w14:schemeClr w14:val="tx1"/>
            </w14:solidFill>
          </w14:textFill>
        </w:rPr>
        <w:t xml:space="preserve"> the quality of the </w:t>
      </w:r>
      <w:ins w:id="180" w:author="小杜" w:date="2023-09-07T08:00:00Z">
        <w:r>
          <w:rPr>
            <w:rFonts w:hint="eastAsia"/>
            <w:color w:val="000000" w:themeColor="text1"/>
            <w14:textFill>
              <w14:solidFill>
                <w14:schemeClr w14:val="tx1"/>
              </w14:solidFill>
            </w14:textFill>
          </w:rPr>
          <w:t>facial region</w:t>
        </w:r>
      </w:ins>
      <w:del w:id="181" w:author="小杜" w:date="2023-09-07T08:00:00Z">
        <w:r>
          <w:rPr>
            <w:color w:val="000000" w:themeColor="text1"/>
            <w14:textFill>
              <w14:solidFill>
                <w14:schemeClr w14:val="tx1"/>
              </w14:solidFill>
            </w14:textFill>
          </w:rPr>
          <w:delText>face part</w:delText>
        </w:r>
      </w:del>
      <w:r>
        <w:rPr>
          <w:color w:val="000000" w:themeColor="text1"/>
          <w14:textFill>
            <w14:solidFill>
              <w14:schemeClr w14:val="tx1"/>
            </w14:solidFill>
          </w14:textFill>
        </w:rPr>
        <w:t xml:space="preserve"> by applying a super-resolution scheme based on bicubic interpolation. In addition, </w:t>
      </w:r>
      <w:del w:id="182" w:author="Crystal Jing" w:date="2023-09-08T16:04:00Z">
        <w:r>
          <w:rPr>
            <w:color w:val="000000" w:themeColor="text1"/>
            <w14:textFill>
              <w14:solidFill>
                <w14:schemeClr w14:val="tx1"/>
              </w14:solidFill>
            </w14:textFill>
          </w:rPr>
          <w:delText xml:space="preserve">the </w:delText>
        </w:r>
      </w:del>
      <w:r>
        <w:rPr>
          <w:color w:val="000000" w:themeColor="text1"/>
          <w14:textFill>
            <w14:solidFill>
              <w14:schemeClr w14:val="tx1"/>
            </w14:solidFill>
          </w14:textFill>
        </w:rPr>
        <w:t xml:space="preserve">multi-resolution convolutional neural networks (MRCNN) and anti-aliasing techniques were adopted to solve the low-resolution problems [16]. </w:t>
      </w:r>
    </w:p>
    <w:p w14:paraId="7DA94973">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development trend of face recognition technologies shows that the challenge of </w:t>
      </w:r>
      <w:ins w:id="183" w:author="小杜" w:date="2023-09-07T08:03:00Z">
        <w:r>
          <w:rPr>
            <w:rFonts w:hint="eastAsia"/>
            <w:color w:val="000000" w:themeColor="text1"/>
            <w14:textFill>
              <w14:solidFill>
                <w14:schemeClr w14:val="tx1"/>
              </w14:solidFill>
            </w14:textFill>
          </w:rPr>
          <w:t>protecting citizens' facial</w:t>
        </w:r>
      </w:ins>
      <w:del w:id="184" w:author="小杜" w:date="2023-09-07T08:03:00Z">
        <w:r>
          <w:rPr>
            <w:color w:val="000000" w:themeColor="text1"/>
            <w14:textFill>
              <w14:solidFill>
                <w14:schemeClr w14:val="tx1"/>
              </w14:solidFill>
            </w14:textFill>
          </w:rPr>
          <w:delText>citizen's face</w:delText>
        </w:r>
      </w:del>
      <w:r>
        <w:rPr>
          <w:color w:val="000000" w:themeColor="text1"/>
          <w14:textFill>
            <w14:solidFill>
              <w14:schemeClr w14:val="tx1"/>
            </w14:solidFill>
          </w14:textFill>
        </w:rPr>
        <w:t xml:space="preserve"> privacy</w:t>
      </w:r>
      <w:del w:id="185" w:author="小杜" w:date="2023-09-07T08:03:00Z">
        <w:r>
          <w:rPr>
            <w:color w:val="000000" w:themeColor="text1"/>
            <w14:textFill>
              <w14:solidFill>
                <w14:schemeClr w14:val="tx1"/>
              </w14:solidFill>
            </w14:textFill>
          </w:rPr>
          <w:delText xml:space="preserve"> feature</w:delText>
        </w:r>
      </w:del>
      <w:r>
        <w:rPr>
          <w:color w:val="000000" w:themeColor="text1"/>
          <w14:textFill>
            <w14:solidFill>
              <w14:schemeClr w14:val="tx1"/>
            </w14:solidFill>
          </w14:textFill>
        </w:rPr>
        <w:t xml:space="preserve"> under </w:t>
      </w:r>
      <w:del w:id="186" w:author="小杜" w:date="2023-09-07T08:03:00Z">
        <w:r>
          <w:rPr>
            <w:color w:val="000000" w:themeColor="text1"/>
            <w14:textFill>
              <w14:solidFill>
                <w14:schemeClr w14:val="tx1"/>
              </w14:solidFill>
            </w14:textFill>
          </w:rPr>
          <w:delText xml:space="preserve">the </w:delText>
        </w:r>
      </w:del>
      <w:r>
        <w:rPr>
          <w:color w:val="000000" w:themeColor="text1"/>
          <w14:textFill>
            <w14:solidFill>
              <w14:schemeClr w14:val="tx1"/>
            </w14:solidFill>
          </w14:textFill>
        </w:rPr>
        <w:t xml:space="preserve">ubiquitous cameras is </w:t>
      </w:r>
      <w:ins w:id="187" w:author="小杜" w:date="2023-09-07T08:03:00Z">
        <w:r>
          <w:rPr>
            <w:rFonts w:hint="eastAsia"/>
            <w:color w:val="000000" w:themeColor="text1"/>
            <w14:textFill>
              <w14:solidFill>
                <w14:schemeClr w14:val="tx1"/>
              </w14:solidFill>
            </w14:textFill>
          </w:rPr>
          <w:t>becoming increasingly</w:t>
        </w:r>
      </w:ins>
      <w:del w:id="188" w:author="小杜" w:date="2023-09-07T08:03:00Z">
        <w:r>
          <w:rPr>
            <w:color w:val="000000" w:themeColor="text1"/>
            <w14:textFill>
              <w14:solidFill>
                <w14:schemeClr w14:val="tx1"/>
              </w14:solidFill>
            </w14:textFill>
          </w:rPr>
          <w:delText>more and more</w:delText>
        </w:r>
      </w:del>
      <w:r>
        <w:rPr>
          <w:color w:val="000000" w:themeColor="text1"/>
          <w14:textFill>
            <w14:solidFill>
              <w14:schemeClr w14:val="tx1"/>
            </w14:solidFill>
          </w14:textFill>
        </w:rPr>
        <w:t xml:space="preserve"> serious.</w:t>
      </w:r>
      <w:r>
        <w:rPr>
          <w:rFonts w:hint="eastAsia"/>
          <w:color w:val="000000" w:themeColor="text1"/>
          <w:lang w:eastAsia="zh-CN"/>
          <w14:textFill>
            <w14:solidFill>
              <w14:schemeClr w14:val="tx1"/>
            </w14:solidFill>
          </w14:textFill>
        </w:rPr>
        <w:t xml:space="preserve"> </w:t>
      </w:r>
      <w:del w:id="189" w:author="小杜" w:date="2023-09-07T08:04:00Z">
        <w:r>
          <w:rPr>
            <w:color w:val="000000" w:themeColor="text1"/>
            <w14:textFill>
              <w14:solidFill>
                <w14:schemeClr w14:val="tx1"/>
              </w14:solidFill>
            </w14:textFill>
          </w:rPr>
          <w:delText>How to explore</w:delText>
        </w:r>
      </w:del>
      <w:ins w:id="190" w:author="小杜" w:date="2023-09-07T08:04:00Z">
        <w:r>
          <w:rPr>
            <w:rFonts w:hint="eastAsia"/>
            <w:color w:val="000000" w:themeColor="text1"/>
            <w:lang w:eastAsia="zh-CN"/>
            <w14:textFill>
              <w14:solidFill>
                <w14:schemeClr w14:val="tx1"/>
              </w14:solidFill>
            </w14:textFill>
          </w:rPr>
          <w:t>Exploring</w:t>
        </w:r>
      </w:ins>
      <w:r>
        <w:rPr>
          <w:color w:val="000000" w:themeColor="text1"/>
          <w14:textFill>
            <w14:solidFill>
              <w14:schemeClr w14:val="tx1"/>
            </w14:solidFill>
          </w14:textFill>
        </w:rPr>
        <w:t xml:space="preserve"> a new paradigm for large-scale camera urban applications from the perspective of </w:t>
      </w:r>
      <w:del w:id="191" w:author="Crystal Jing" w:date="2023-09-08T16:04:00Z">
        <w:r>
          <w:rPr>
            <w:color w:val="000000" w:themeColor="text1"/>
            <w14:textFill>
              <w14:solidFill>
                <w14:schemeClr w14:val="tx1"/>
              </w14:solidFill>
            </w14:textFill>
          </w:rPr>
          <w:delText xml:space="preserve">humanoid  </w:delText>
        </w:r>
      </w:del>
      <w:ins w:id="192" w:author="Crystal Jing" w:date="2023-09-08T16:04:00Z">
        <w:r>
          <w:rPr>
            <w:color w:val="000000" w:themeColor="text1"/>
            <w14:textFill>
              <w14:solidFill>
                <w14:schemeClr w14:val="tx1"/>
              </w14:solidFill>
            </w14:textFill>
          </w:rPr>
          <w:t xml:space="preserve">humanoid </w:t>
        </w:r>
      </w:ins>
      <w:ins w:id="193" w:author="小杜" w:date="2023-09-07T08:05:00Z">
        <w:r>
          <w:rPr>
            <w:rFonts w:hint="eastAsia"/>
            <w:color w:val="000000" w:themeColor="text1"/>
            <w14:textFill>
              <w14:solidFill>
                <w14:schemeClr w14:val="tx1"/>
              </w14:solidFill>
            </w14:textFill>
          </w:rPr>
          <w:t>cognition is meaningful. This can be achieved</w:t>
        </w:r>
      </w:ins>
      <w:del w:id="194" w:author="小杜" w:date="2023-09-07T08:05:00Z">
        <w:r>
          <w:rPr>
            <w:color w:val="000000" w:themeColor="text1"/>
            <w14:textFill>
              <w14:solidFill>
                <w14:schemeClr w14:val="tx1"/>
              </w14:solidFill>
            </w14:textFill>
          </w:rPr>
          <w:delText>cognition</w:delText>
        </w:r>
      </w:del>
      <w:r>
        <w:rPr>
          <w:color w:val="000000" w:themeColor="text1"/>
          <w14:textFill>
            <w14:solidFill>
              <w14:schemeClr w14:val="tx1"/>
            </w14:solidFill>
          </w14:textFill>
        </w:rPr>
        <w:t xml:space="preserve"> by performing </w:t>
      </w:r>
      <w:del w:id="195" w:author="Crystal Jing" w:date="2023-09-08T16:05:00Z">
        <w:r>
          <w:rPr>
            <w:color w:val="000000" w:themeColor="text1"/>
            <w14:textFill>
              <w14:solidFill>
                <w14:schemeClr w14:val="tx1"/>
              </w14:solidFill>
            </w14:textFill>
          </w:rPr>
          <w:delText>face reduction</w:delText>
        </w:r>
      </w:del>
      <w:ins w:id="196" w:author="Crystal Jing" w:date="2023-09-08T16:05:00Z">
        <w:r>
          <w:rPr>
            <w:color w:val="000000" w:themeColor="text1"/>
            <w14:textFill>
              <w14:solidFill>
                <w14:schemeClr w14:val="tx1"/>
              </w14:solidFill>
            </w14:textFill>
          </w:rPr>
          <w:t>face-reduction</w:t>
        </w:r>
      </w:ins>
      <w:r>
        <w:rPr>
          <w:color w:val="000000" w:themeColor="text1"/>
          <w14:textFill>
            <w14:solidFill>
              <w14:schemeClr w14:val="tx1"/>
            </w14:solidFill>
          </w14:textFill>
        </w:rPr>
        <w:t xml:space="preserve"> encryption on the recognized video images</w:t>
      </w:r>
      <w:del w:id="197" w:author="小杜" w:date="2023-09-07T08:05:00Z">
        <w:r>
          <w:rPr>
            <w:color w:val="000000" w:themeColor="text1"/>
            <w14:textFill>
              <w14:solidFill>
                <w14:schemeClr w14:val="tx1"/>
              </w14:solidFill>
            </w14:textFill>
          </w:rPr>
          <w:delText xml:space="preserve"> are meaningful</w:delText>
        </w:r>
      </w:del>
      <w:r>
        <w:rPr>
          <w:color w:val="000000" w:themeColor="text1"/>
          <w14:textFill>
            <w14:solidFill>
              <w14:schemeClr w14:val="tx1"/>
            </w14:solidFill>
          </w14:textFill>
        </w:rPr>
        <w:t>.</w:t>
      </w:r>
    </w:p>
    <w:p w14:paraId="6273BC08">
      <w:pPr>
        <w:pStyle w:val="3"/>
        <w:numPr>
          <w:ilvl w:val="0"/>
          <w:numId w:val="0"/>
        </w:numPr>
      </w:pPr>
      <w:r>
        <w:t>B. Face encryption and decryption algorithm</w:t>
      </w:r>
    </w:p>
    <w:p w14:paraId="0D017778">
      <w:pPr>
        <w:widowControl w:val="0"/>
        <w:spacing w:line="252" w:lineRule="auto"/>
        <w:ind w:firstLine="202"/>
        <w:jc w:val="both"/>
        <w:rPr>
          <w:color w:val="000000"/>
        </w:rPr>
      </w:pPr>
      <w:r>
        <w:rPr>
          <w:color w:val="000000"/>
        </w:rPr>
        <w:t xml:space="preserve">The problem of privacy leakage has aroused widespread concern. Face recognition </w:t>
      </w:r>
      <w:ins w:id="198" w:author="小杜" w:date="2023-09-07T08:08:00Z">
        <w:r>
          <w:rPr>
            <w:rFonts w:hint="eastAsia"/>
            <w:color w:val="000000"/>
            <w:lang w:eastAsia="zh-CN"/>
          </w:rPr>
          <w:t>in</w:t>
        </w:r>
      </w:ins>
      <w:del w:id="199" w:author="小杜" w:date="2023-09-07T08:08:00Z">
        <w:r>
          <w:rPr>
            <w:color w:val="000000"/>
          </w:rPr>
          <w:delText>of</w:delText>
        </w:r>
      </w:del>
      <w:r>
        <w:rPr>
          <w:color w:val="000000"/>
        </w:rPr>
        <w:t xml:space="preserve"> video surveillance</w:t>
      </w:r>
      <w:r>
        <w:rPr>
          <w:color w:val="000000" w:themeColor="text1"/>
          <w14:textFill>
            <w14:solidFill>
              <w14:schemeClr w14:val="tx1"/>
            </w14:solidFill>
          </w14:textFill>
        </w:rPr>
        <w:t xml:space="preserve"> ha</w:t>
      </w:r>
      <w:del w:id="200" w:author="小杜" w:date="2023-09-07T08:08:00Z">
        <w:r>
          <w:rPr>
            <w:color w:val="000000" w:themeColor="text1"/>
            <w14:textFill>
              <w14:solidFill>
                <w14:schemeClr w14:val="tx1"/>
              </w14:solidFill>
            </w14:textFill>
          </w:rPr>
          <w:delText>ve</w:delText>
        </w:r>
      </w:del>
      <w:ins w:id="201" w:author="小杜" w:date="2023-09-07T08:08: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become ubiquitous in daily li</w:t>
      </w:r>
      <w:del w:id="202" w:author="小杜" w:date="2023-09-07T08:08:00Z">
        <w:r>
          <w:rPr>
            <w:color w:val="000000" w:themeColor="text1"/>
            <w14:textFill>
              <w14:solidFill>
                <w14:schemeClr w14:val="tx1"/>
              </w14:solidFill>
            </w14:textFill>
          </w:rPr>
          <w:delText>ves</w:delText>
        </w:r>
      </w:del>
      <w:ins w:id="203" w:author="小杜" w:date="2023-09-07T08:08:00Z">
        <w:r>
          <w:rPr>
            <w:rFonts w:hint="eastAsia"/>
            <w:color w:val="000000" w:themeColor="text1"/>
            <w:lang w:eastAsia="zh-CN"/>
            <w14:textFill>
              <w14:solidFill>
                <w14:schemeClr w14:val="tx1"/>
              </w14:solidFill>
            </w14:textFill>
          </w:rPr>
          <w:t>fe</w:t>
        </w:r>
      </w:ins>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but</w:t>
      </w:r>
      <w:r>
        <w:rPr>
          <w:color w:val="000000" w:themeColor="text1"/>
          <w14:textFill>
            <w14:solidFill>
              <w14:schemeClr w14:val="tx1"/>
            </w14:solidFill>
          </w14:textFill>
        </w:rPr>
        <w:t xml:space="preserve"> it is difficult to</w:t>
      </w:r>
      <w:ins w:id="204" w:author="小杜" w:date="2023-09-07T08:08:00Z">
        <w:r>
          <w:rPr>
            <w:rFonts w:hint="eastAsia"/>
            <w:color w:val="000000" w:themeColor="text1"/>
            <w:lang w:eastAsia="zh-CN"/>
            <w14:textFill>
              <w14:solidFill>
                <w14:schemeClr w14:val="tx1"/>
              </w14:solidFill>
            </w14:textFill>
          </w:rPr>
          <w:t xml:space="preserve"> </w:t>
        </w:r>
      </w:ins>
      <w:ins w:id="205" w:author="小杜" w:date="2023-09-07T08:09:00Z">
        <w:r>
          <w:rPr>
            <w:rFonts w:hint="eastAsia"/>
            <w:color w:val="000000" w:themeColor="text1"/>
            <w:lang w:eastAsia="zh-CN"/>
            <w14:textFill>
              <w14:solidFill>
                <w14:schemeClr w14:val="tx1"/>
              </w14:solidFill>
            </w14:textFill>
          </w:rPr>
          <w:t>strike a</w:t>
        </w:r>
      </w:ins>
      <w:r>
        <w:rPr>
          <w:color w:val="000000" w:themeColor="text1"/>
          <w14:textFill>
            <w14:solidFill>
              <w14:schemeClr w14:val="tx1"/>
            </w14:solidFill>
          </w14:textFill>
        </w:rPr>
        <w:t xml:space="preserve"> balance between intelligent vision applications and personal privacy protection. </w:t>
      </w:r>
      <w:r>
        <w:rPr>
          <w:color w:val="000000"/>
        </w:rPr>
        <w:t xml:space="preserve">In addition to improving relevant laws and regulations to </w:t>
      </w:r>
      <w:del w:id="206" w:author="小杜" w:date="2023-09-07T08:09:00Z">
        <w:r>
          <w:rPr>
            <w:color w:val="000000"/>
          </w:rPr>
          <w:delText>regulate</w:delText>
        </w:r>
      </w:del>
      <w:ins w:id="207" w:author="小杜" w:date="2023-09-07T08:09:00Z">
        <w:r>
          <w:rPr>
            <w:rFonts w:hint="eastAsia"/>
            <w:color w:val="000000"/>
            <w:lang w:eastAsia="zh-CN"/>
          </w:rPr>
          <w:t>govern</w:t>
        </w:r>
      </w:ins>
      <w:r>
        <w:rPr>
          <w:color w:val="000000"/>
        </w:rPr>
        <w:t xml:space="preserve"> the acquisition, storage</w:t>
      </w:r>
      <w:ins w:id="208" w:author="小杜" w:date="2023-09-07T08:09:00Z">
        <w:r>
          <w:rPr>
            <w:rFonts w:hint="eastAsia"/>
            <w:color w:val="000000"/>
            <w:lang w:eastAsia="zh-CN"/>
          </w:rPr>
          <w:t>,</w:t>
        </w:r>
      </w:ins>
      <w:r>
        <w:rPr>
          <w:color w:val="000000"/>
        </w:rPr>
        <w:t xml:space="preserve"> and use of videos, corresponding technical measures are needed to </w:t>
      </w:r>
      <w:del w:id="209" w:author="小杜" w:date="2023-09-07T08:09:00Z">
        <w:r>
          <w:rPr>
            <w:color w:val="000000"/>
          </w:rPr>
          <w:delText>protect</w:delText>
        </w:r>
      </w:del>
      <w:ins w:id="210" w:author="小杜" w:date="2023-09-07T08:09:00Z">
        <w:r>
          <w:rPr>
            <w:rFonts w:hint="eastAsia"/>
            <w:color w:val="000000"/>
            <w:lang w:eastAsia="zh-CN"/>
          </w:rPr>
          <w:t>safeguard</w:t>
        </w:r>
      </w:ins>
      <w:r>
        <w:rPr>
          <w:color w:val="000000"/>
        </w:rPr>
        <w:t xml:space="preserve"> personal privacy. The cryptography-based</w:t>
      </w:r>
      <w:ins w:id="211" w:author="小杜" w:date="2023-09-07T08:10:00Z">
        <w:r>
          <w:rPr>
            <w:rFonts w:hint="eastAsia"/>
            <w:color w:val="000000"/>
            <w:lang w:eastAsia="zh-CN"/>
          </w:rPr>
          <w:t xml:space="preserve"> scheme for</w:t>
        </w:r>
      </w:ins>
      <w:r>
        <w:rPr>
          <w:color w:val="000000"/>
        </w:rPr>
        <w:t xml:space="preserve"> face privacy protection</w:t>
      </w:r>
      <w:del w:id="212" w:author="小杜" w:date="2023-09-07T08:10:00Z">
        <w:r>
          <w:rPr>
            <w:color w:val="000000"/>
          </w:rPr>
          <w:delText xml:space="preserve"> scheme</w:delText>
        </w:r>
      </w:del>
      <w:r>
        <w:rPr>
          <w:color w:val="000000"/>
        </w:rPr>
        <w:t xml:space="preserve"> selectively encrypts the face region in the video that shows the identity</w:t>
      </w:r>
      <w:ins w:id="213" w:author="小杜" w:date="2023-09-07T08:11:00Z">
        <w:r>
          <w:rPr>
            <w:rFonts w:hint="eastAsia"/>
            <w:color w:val="000000"/>
          </w:rPr>
          <w:t>. This encrypted data</w:t>
        </w:r>
      </w:ins>
      <w:del w:id="214" w:author="小杜" w:date="2023-09-07T08:11:00Z">
        <w:r>
          <w:rPr>
            <w:color w:val="000000"/>
          </w:rPr>
          <w:delText xml:space="preserve"> and</w:delText>
        </w:r>
      </w:del>
      <w:r>
        <w:rPr>
          <w:color w:val="000000"/>
        </w:rPr>
        <w:t xml:space="preserve">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14:textFill>
            <w14:solidFill>
              <w14:schemeClr w14:val="tx1"/>
            </w14:solidFill>
          </w14:textFill>
        </w:rPr>
        <w:t xml:space="preserve">integrate the autonomous face degradation encryption and decryption algorithm of </w:t>
      </w:r>
      <w:r>
        <w:rPr>
          <w:lang w:eastAsia="zh-CN"/>
        </w:rPr>
        <w:t>humanoid association memory mechanism</w:t>
      </w:r>
      <w:r>
        <w:rPr>
          <w:color w:val="000000" w:themeColor="text1"/>
          <w14:textFill>
            <w14:solidFill>
              <w14:schemeClr w14:val="tx1"/>
            </w14:solidFill>
          </w14:textFill>
        </w:rPr>
        <w:t xml:space="preserve"> into</w:t>
      </w:r>
      <w:ins w:id="215" w:author="小杜" w:date="2023-09-07T08:12:00Z">
        <w:r>
          <w:rPr>
            <w:rFonts w:hint="eastAsia"/>
            <w:color w:val="000000" w:themeColor="text1"/>
            <w:lang w:eastAsia="zh-CN"/>
            <w14:textFill>
              <w14:solidFill>
                <w14:schemeClr w14:val="tx1"/>
              </w14:solidFill>
            </w14:textFill>
          </w:rPr>
          <w:t xml:space="preserve"> the</w:t>
        </w:r>
      </w:ins>
      <w:r>
        <w:rPr>
          <w:color w:val="000000" w:themeColor="text1"/>
          <w14:textFill>
            <w14:solidFill>
              <w14:schemeClr w14:val="tx1"/>
            </w14:solidFill>
          </w14:textFill>
        </w:rPr>
        <w:t xml:space="preserve"> AI face recognition algorithm is an urgent breakthrough direction.</w:t>
      </w:r>
    </w:p>
    <w:p w14:paraId="0C50F40A">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16" w:author="小杜" w:date="2023-09-07T08:12:00Z">
        <w:r>
          <w:rPr>
            <w:rFonts w:hint="eastAsia"/>
            <w:color w:val="000000"/>
            <w:lang w:eastAsia="zh-CN"/>
          </w:rPr>
          <w:t>,</w:t>
        </w:r>
      </w:ins>
      <w:r>
        <w:rPr>
          <w:color w:val="000000"/>
        </w:rPr>
        <w:t xml:space="preserve"> and (3) fully homomorphic encryption (FHE). Tamiya </w:t>
      </w:r>
      <w:r>
        <w:rPr>
          <w:rFonts w:ascii="TimesNewRomanPS-ItalicMT" w:hAnsi="TimesNewRomanPS-ItalicMT"/>
          <w:i/>
          <w:iCs/>
          <w:color w:val="000000"/>
        </w:rPr>
        <w:t>et al</w:t>
      </w:r>
      <w:r>
        <w:rPr>
          <w:color w:val="000000"/>
        </w:rPr>
        <w:t xml:space="preserve">.[17] proposed a successful homomorphic encryption-based face template protection scheme by computing the squared Euclidean distance between facial features with a single homomorphic multiplication method. Román </w:t>
      </w:r>
      <w:r>
        <w:rPr>
          <w:rFonts w:ascii="TimesNewRomanPS-ItalicMT" w:hAnsi="TimesNewRomanPS-ItalicMT"/>
          <w:i/>
          <w:iCs/>
          <w:color w:val="000000"/>
        </w:rPr>
        <w:t>et al</w:t>
      </w:r>
      <w:r>
        <w:rPr>
          <w:color w:val="000000"/>
        </w:rPr>
        <w:t>.[18] suggested using the Kyber and Saber public key encryption (PKE) algorithms</w:t>
      </w:r>
      <w:ins w:id="217" w:author="小杜" w:date="2023-09-07T08:13:00Z">
        <w:r>
          <w:rPr>
            <w:rFonts w:hint="eastAsia"/>
            <w:color w:val="000000"/>
            <w:lang w:eastAsia="zh-CN"/>
          </w:rPr>
          <w:t>,</w:t>
        </w:r>
      </w:ins>
      <w:r>
        <w:rPr>
          <w:color w:val="000000"/>
        </w:rPr>
        <w:t xml:space="preserve"> along with homomorphic encryption (HE) in facial recognition systems</w:t>
      </w:r>
      <w:ins w:id="218" w:author="小杜" w:date="2023-09-07T08:13:00Z">
        <w:r>
          <w:rPr>
            <w:rFonts w:hint="eastAsia"/>
            <w:color w:val="000000"/>
            <w:lang w:eastAsia="zh-CN"/>
          </w:rPr>
          <w:t>. This approach aims</w:t>
        </w:r>
      </w:ins>
      <w:r>
        <w:rPr>
          <w:color w:val="000000"/>
        </w:rPr>
        <w:t xml:space="preserve"> to achieve smaller protected </w:t>
      </w:r>
      <w:del w:id="219" w:author="Crystal Jing" w:date="2023-09-08T16:06:00Z">
        <w:r>
          <w:rPr>
            <w:color w:val="000000"/>
          </w:rPr>
          <w:delText xml:space="preserve">template </w:delText>
        </w:r>
      </w:del>
      <w:ins w:id="220" w:author="Crystal Jing" w:date="2023-09-08T16:06:00Z">
        <w:r>
          <w:rPr>
            <w:color w:val="000000"/>
          </w:rPr>
          <w:t xml:space="preserve">templates </w:t>
        </w:r>
      </w:ins>
      <w:r>
        <w:rPr>
          <w:color w:val="000000"/>
        </w:rPr>
        <w:t>and key sizes</w:t>
      </w:r>
      <w:del w:id="221" w:author="小杜" w:date="2023-09-07T08:14:00Z">
        <w:r>
          <w:rPr>
            <w:color w:val="000000"/>
          </w:rPr>
          <w:delText xml:space="preserve"> and</w:delText>
        </w:r>
      </w:del>
      <w:ins w:id="222" w:author="小杜" w:date="2023-09-07T08:14:00Z">
        <w:r>
          <w:rPr>
            <w:rFonts w:hint="eastAsia"/>
            <w:color w:val="000000"/>
            <w:lang w:eastAsia="zh-CN"/>
          </w:rPr>
          <w:t>, as well as</w:t>
        </w:r>
      </w:ins>
      <w:r>
        <w:rPr>
          <w:color w:val="000000"/>
        </w:rPr>
        <w:t xml:space="preserve"> faster execution times</w:t>
      </w:r>
      <w:ins w:id="223" w:author="小杜" w:date="2023-09-07T08:14:00Z">
        <w:r>
          <w:rPr>
            <w:rFonts w:hint="eastAsia"/>
            <w:color w:val="000000"/>
            <w:lang w:eastAsia="zh-CN"/>
          </w:rPr>
          <w:t>,</w:t>
        </w:r>
      </w:ins>
      <w:r>
        <w:rPr>
          <w:color w:val="000000"/>
        </w:rPr>
        <w:t xml:space="preserve"> </w:t>
      </w:r>
      <w:del w:id="224" w:author="小杜" w:date="2023-09-07T08:14:00Z">
        <w:r>
          <w:rPr>
            <w:color w:val="000000"/>
          </w:rPr>
          <w:delText>than</w:delText>
        </w:r>
      </w:del>
      <w:ins w:id="225" w:author="小杜" w:date="2023-09-07T08:14:00Z">
        <w:r>
          <w:rPr>
            <w:rFonts w:hint="eastAsia"/>
            <w:color w:val="000000"/>
            <w:lang w:eastAsia="zh-CN"/>
          </w:rPr>
          <w:t>compared to</w:t>
        </w:r>
      </w:ins>
      <w:r>
        <w:rPr>
          <w:color w:val="000000"/>
        </w:rPr>
        <w:t xml:space="preserve"> other HE schemes that </w:t>
      </w:r>
      <w:del w:id="226" w:author="小杜" w:date="2023-09-07T08:15:00Z">
        <w:r>
          <w:rPr>
            <w:color w:val="000000"/>
          </w:rPr>
          <w:delText>use</w:delText>
        </w:r>
      </w:del>
      <w:ins w:id="227"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del w:id="228" w:author="Crystal Jing" w:date="2023-09-08T16:07:00Z">
        <w:r>
          <w:rPr>
            <w:color w:val="000000"/>
          </w:rPr>
          <w:delText xml:space="preserve">normalised </w:delText>
        </w:r>
      </w:del>
      <w:ins w:id="229" w:author="Crystal Jing" w:date="2023-09-08T16:07:00Z">
        <w:r>
          <w:rPr>
            <w:color w:val="000000"/>
          </w:rPr>
          <w:t xml:space="preserve">normalized </w:t>
        </w:r>
      </w:ins>
      <w:r>
        <w:rPr>
          <w:color w:val="000000"/>
        </w:rPr>
        <w:t xml:space="preserve">facial feature vector [20,21]. </w:t>
      </w:r>
    </w:p>
    <w:p w14:paraId="18AED503">
      <w:pPr>
        <w:widowControl w:val="0"/>
        <w:spacing w:line="252" w:lineRule="auto"/>
        <w:ind w:firstLine="202"/>
        <w:jc w:val="both"/>
        <w:rPr>
          <w:color w:val="000000"/>
        </w:rPr>
      </w:pPr>
      <w:r>
        <w:rPr>
          <w:color w:val="000000"/>
        </w:rPr>
        <w:t xml:space="preserve">Due to the low computational efficiency of using homomorphic encryption, other </w:t>
      </w:r>
      <w:del w:id="230" w:author="小杜" w:date="2023-09-07T09:37:00Z">
        <w:r>
          <w:rPr>
            <w:color w:val="000000"/>
          </w:rPr>
          <w:delText>studies tried</w:delText>
        </w:r>
      </w:del>
      <w:ins w:id="231" w:author="小杜" w:date="2023-09-07T09:37:00Z">
        <w:r>
          <w:rPr>
            <w:rFonts w:hint="eastAsia"/>
            <w:color w:val="000000"/>
            <w:lang w:eastAsia="zh-CN"/>
          </w:rPr>
          <w:t>researchers have attempted</w:t>
        </w:r>
      </w:ins>
      <w:r>
        <w:rPr>
          <w:color w:val="000000"/>
        </w:rPr>
        <w:t xml:space="preserve"> to </w:t>
      </w:r>
      <w:del w:id="232" w:author="小杜" w:date="2023-09-07T09:37:00Z">
        <w:r>
          <w:rPr>
            <w:color w:val="000000"/>
          </w:rPr>
          <w:delText>find</w:delText>
        </w:r>
      </w:del>
      <w:ins w:id="233" w:author="小杜" w:date="2023-09-07T09:37:00Z">
        <w:r>
          <w:rPr>
            <w:rFonts w:hint="eastAsia"/>
            <w:color w:val="000000"/>
            <w:lang w:eastAsia="zh-CN"/>
          </w:rPr>
          <w:t>identify</w:t>
        </w:r>
      </w:ins>
      <w:r>
        <w:rPr>
          <w:color w:val="000000"/>
        </w:rPr>
        <w:t xml:space="preserve"> lightweight algorithms </w:t>
      </w:r>
      <w:del w:id="234" w:author="小杜" w:date="2023-09-07T09:38:00Z">
        <w:r>
          <w:rPr>
            <w:color w:val="000000"/>
          </w:rPr>
          <w:delText>to</w:delText>
        </w:r>
      </w:del>
      <w:ins w:id="235" w:author="小杜" w:date="2023-09-07T09:38:00Z">
        <w:r>
          <w:rPr>
            <w:rFonts w:hint="eastAsia"/>
            <w:color w:val="000000"/>
            <w:lang w:eastAsia="zh-CN"/>
          </w:rPr>
          <w:t>for</w:t>
        </w:r>
      </w:ins>
      <w:r>
        <w:rPr>
          <w:color w:val="000000"/>
        </w:rPr>
        <w:t xml:space="preserve"> encrypt</w:t>
      </w:r>
      <w:ins w:id="236" w:author="小杜" w:date="2023-09-07T09:38:00Z">
        <w:r>
          <w:rPr>
            <w:rFonts w:hint="eastAsia"/>
            <w:color w:val="000000"/>
            <w:lang w:eastAsia="zh-CN"/>
          </w:rPr>
          <w:t>ing</w:t>
        </w:r>
      </w:ins>
      <w:r>
        <w:rPr>
          <w:color w:val="000000"/>
        </w:rPr>
        <w:t xml:space="preserve"> fac</w:t>
      </w:r>
      <w:del w:id="237" w:author="小杜" w:date="2023-09-07T09:38:00Z">
        <w:r>
          <w:rPr>
            <w:color w:val="000000"/>
          </w:rPr>
          <w:delText>es</w:delText>
        </w:r>
      </w:del>
      <w:ins w:id="238"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39"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40" w:author="小杜" w:date="2023-09-07T09:41:00Z">
        <w:r>
          <w:rPr>
            <w:color w:val="000000"/>
          </w:rPr>
          <w:delText>to</w:delText>
        </w:r>
      </w:del>
      <w:ins w:id="241" w:author="小杜" w:date="2023-09-07T09:41:00Z">
        <w:r>
          <w:rPr>
            <w:rFonts w:hint="eastAsia"/>
            <w:color w:val="000000"/>
            <w:lang w:eastAsia="zh-CN"/>
          </w:rPr>
          <w:t>for</w:t>
        </w:r>
      </w:ins>
      <w:r>
        <w:rPr>
          <w:color w:val="000000"/>
        </w:rPr>
        <w:t xml:space="preserve"> comprehensively protect</w:t>
      </w:r>
      <w:ins w:id="242" w:author="小杜" w:date="2023-09-07T09:41:00Z">
        <w:r>
          <w:rPr>
            <w:rFonts w:hint="eastAsia"/>
            <w:color w:val="000000"/>
            <w:lang w:eastAsia="zh-CN"/>
          </w:rPr>
          <w:t>ing</w:t>
        </w:r>
      </w:ins>
      <w:r>
        <w:rPr>
          <w:color w:val="000000"/>
        </w:rPr>
        <w:t xml:space="preserve"> facial images extracted from videos based on NewHope cryptography for post-quantum cryptosystems</w:t>
      </w:r>
      <w:del w:id="243" w:author="小杜" w:date="2023-09-07T09:41:00Z">
        <w:r>
          <w:rPr>
            <w:color w:val="000000"/>
          </w:rPr>
          <w:delText>, greatly</w:delText>
        </w:r>
      </w:del>
      <w:ins w:id="244" w:author="小杜" w:date="2023-09-07T09:41:00Z">
        <w:r>
          <w:rPr>
            <w:rFonts w:hint="eastAsia"/>
            <w:color w:val="000000"/>
            <w:lang w:eastAsia="zh-CN"/>
          </w:rPr>
          <w:t xml:space="preserve">. </w:t>
        </w:r>
      </w:ins>
      <w:ins w:id="245" w:author="小杜" w:date="2023-09-07T09:42:00Z">
        <w:r>
          <w:rPr>
            <w:rFonts w:hint="eastAsia"/>
            <w:color w:val="000000"/>
            <w:lang w:eastAsia="zh-CN"/>
          </w:rPr>
          <w:t>This method significantly</w:t>
        </w:r>
      </w:ins>
      <w:r>
        <w:rPr>
          <w:color w:val="000000"/>
        </w:rPr>
        <w:t xml:space="preserve"> reduc</w:t>
      </w:r>
      <w:del w:id="246" w:author="小杜" w:date="2023-09-07T09:43:00Z">
        <w:r>
          <w:rPr>
            <w:color w:val="000000"/>
          </w:rPr>
          <w:delText>ing</w:delText>
        </w:r>
      </w:del>
      <w:ins w:id="247" w:author="小杜" w:date="2023-09-07T09:43:00Z">
        <w:r>
          <w:rPr>
            <w:rFonts w:hint="eastAsia"/>
            <w:color w:val="000000"/>
            <w:lang w:eastAsia="zh-CN"/>
          </w:rPr>
          <w:t>es</w:t>
        </w:r>
      </w:ins>
      <w:r>
        <w:rPr>
          <w:color w:val="000000"/>
        </w:rPr>
        <w:t xml:space="preserve"> the time</w:t>
      </w:r>
      <w:ins w:id="248"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49" w:author="小杜" w:date="2023-09-07T09:46:00Z">
        <w:r>
          <w:rPr>
            <w:color w:val="000000"/>
          </w:rPr>
          <w:delText>by</w:delText>
        </w:r>
      </w:del>
      <w:ins w:id="250" w:author="小杜" w:date="2023-09-07T09:46:00Z">
        <w:r>
          <w:rPr>
            <w:rFonts w:hint="eastAsia"/>
            <w:color w:val="000000"/>
            <w:lang w:eastAsia="zh-CN"/>
          </w:rPr>
          <w:t>using</w:t>
        </w:r>
      </w:ins>
      <w:r>
        <w:rPr>
          <w:color w:val="000000"/>
        </w:rPr>
        <w:t xml:space="preserve"> seemingly random optical speckles at the speed of light</w:t>
      </w:r>
      <w:ins w:id="251" w:author="小杜" w:date="2023-09-07T09:46:00Z">
        <w:r>
          <w:rPr>
            <w:rFonts w:hint="eastAsia"/>
            <w:color w:val="000000"/>
            <w:lang w:eastAsia="zh-CN"/>
          </w:rPr>
          <w:t xml:space="preserve">. </w:t>
        </w:r>
      </w:ins>
      <w:ins w:id="252" w:author="小杜" w:date="2023-09-07T09:47:00Z">
        <w:r>
          <w:rPr>
            <w:rFonts w:hint="eastAsia"/>
            <w:color w:val="000000"/>
            <w:lang w:eastAsia="zh-CN"/>
          </w:rPr>
          <w:t>They achieved this</w:t>
        </w:r>
      </w:ins>
      <w:del w:id="253" w:author="小杜" w:date="2023-09-07T09:46:00Z">
        <w:r>
          <w:rPr>
            <w:color w:val="000000"/>
          </w:rPr>
          <w:delText>,</w:delText>
        </w:r>
      </w:del>
      <w:r>
        <w:rPr>
          <w:color w:val="000000"/>
        </w:rPr>
        <w:t xml:space="preserve"> by training a</w:t>
      </w:r>
      <w:del w:id="254"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55" w:author="小杜" w:date="2023-09-07T09:47:00Z">
        <w:r>
          <w:rPr>
            <w:rFonts w:hint="eastAsia"/>
            <w:color w:val="000000"/>
            <w:lang w:eastAsia="zh-CN"/>
          </w:rPr>
          <w:t xml:space="preserve"> ha</w:t>
        </w:r>
      </w:ins>
      <w:ins w:id="256" w:author="小杜" w:date="2023-09-07T09:48:00Z">
        <w:r>
          <w:rPr>
            <w:rFonts w:hint="eastAsia"/>
            <w:color w:val="000000"/>
            <w:lang w:eastAsia="zh-CN"/>
          </w:rPr>
          <w:t>s been proposed</w:t>
        </w:r>
      </w:ins>
      <w:r>
        <w:rPr>
          <w:color w:val="000000"/>
        </w:rPr>
        <w:t xml:space="preserve"> [27]. A THM (Tent-Henon Map) chaotic encryption of faces was proposed</w:t>
      </w:r>
      <w:ins w:id="257" w:author="小杜" w:date="2023-09-07T09:50:00Z">
        <w:r>
          <w:rPr>
            <w:rFonts w:hint="eastAsia"/>
            <w:color w:val="000000"/>
            <w:lang w:eastAsia="zh-CN"/>
          </w:rPr>
          <w:t>,</w:t>
        </w:r>
      </w:ins>
      <w:r>
        <w:rPr>
          <w:color w:val="000000"/>
        </w:rPr>
        <w:t xml:space="preserve"> </w:t>
      </w:r>
      <w:del w:id="258" w:author="小杜" w:date="2023-09-07T09:50:00Z">
        <w:r>
          <w:rPr>
            <w:color w:val="000000"/>
          </w:rPr>
          <w:delText xml:space="preserve">in </w:delText>
        </w:r>
      </w:del>
      <w:r>
        <w:rPr>
          <w:color w:val="000000"/>
        </w:rPr>
        <w:t>combin</w:t>
      </w:r>
      <w:del w:id="259" w:author="小杜" w:date="2023-09-07T09:50:00Z">
        <w:r>
          <w:rPr>
            <w:color w:val="000000"/>
          </w:rPr>
          <w:delText>ed</w:delText>
        </w:r>
      </w:del>
      <w:ins w:id="260" w:author="小杜" w:date="2023-09-07T09:50:00Z">
        <w:r>
          <w:rPr>
            <w:rFonts w:hint="eastAsia"/>
            <w:color w:val="000000"/>
            <w:lang w:eastAsia="zh-CN"/>
          </w:rPr>
          <w:t>ing</w:t>
        </w:r>
      </w:ins>
      <w:r>
        <w:rPr>
          <w:color w:val="000000"/>
        </w:rPr>
        <w:t xml:space="preserve"> with the properties of tent chaos and Henon chaos [28]. Liu </w:t>
      </w:r>
      <w:r>
        <w:rPr>
          <w:rFonts w:ascii="TimesNewRomanPS-ItalicMT" w:hAnsi="TimesNewRomanPS-ItalicMT"/>
          <w:i/>
          <w:iCs/>
          <w:color w:val="000000"/>
        </w:rPr>
        <w:t>et al</w:t>
      </w:r>
      <w:r>
        <w:rPr>
          <w:color w:val="000000"/>
        </w:rPr>
        <w:t>. [29] proposed a</w:t>
      </w:r>
      <w:ins w:id="261" w:author="小杜" w:date="2023-09-07T09:50:00Z">
        <w:r>
          <w:rPr>
            <w:rFonts w:hint="eastAsia"/>
            <w:color w:val="000000"/>
            <w:lang w:eastAsia="zh-CN"/>
          </w:rPr>
          <w:t>n</w:t>
        </w:r>
      </w:ins>
      <w:r>
        <w:rPr>
          <w:color w:val="000000"/>
        </w:rPr>
        <w:t xml:space="preserve"> RGB image encryption algorithm based on DNA encoding and </w:t>
      </w:r>
      <w:ins w:id="262"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63" w:author="小杜" w:date="2023-09-07T09:51:00Z">
        <w:r>
          <w:rPr>
            <w:color w:val="000000"/>
          </w:rPr>
          <w:delText>Generative Adversarial Network (GAN)</w:delText>
        </w:r>
      </w:del>
      <w:ins w:id="264" w:author="小杜" w:date="2023-09-07T09:51:00Z">
        <w:r>
          <w:rPr>
            <w:rFonts w:hint="eastAsia"/>
            <w:color w:val="000000"/>
            <w:lang w:eastAsia="zh-CN"/>
          </w:rPr>
          <w:t>GAN</w:t>
        </w:r>
      </w:ins>
      <w:r>
        <w:rPr>
          <w:color w:val="000000"/>
        </w:rPr>
        <w:t xml:space="preserve">-based method to encrypt facial features using Wasserstein Generative Adversarial Network Encryption (WGAN-E). Ashiba </w:t>
      </w:r>
      <w:r>
        <w:rPr>
          <w:rFonts w:ascii="TimesNewRomanPS-ItalicMT" w:hAnsi="TimesNewRomanPS-ItalicMT"/>
          <w:i/>
          <w:iCs/>
          <w:color w:val="000000"/>
        </w:rPr>
        <w:t>et al</w:t>
      </w:r>
      <w:r>
        <w:rPr>
          <w:color w:val="000000"/>
        </w:rPr>
        <w:t xml:space="preserve">. [31] used a graph theory-based graph first decomposition mask (GFH) coding algorithm. There </w:t>
      </w:r>
      <w:del w:id="265" w:author="小杜" w:date="2023-09-07T09:52:00Z">
        <w:r>
          <w:rPr>
            <w:color w:val="000000"/>
          </w:rPr>
          <w:delText>are</w:delText>
        </w:r>
      </w:del>
      <w:ins w:id="266" w:author="小杜" w:date="2023-09-07T09:52:00Z">
        <w:r>
          <w:rPr>
            <w:rFonts w:hint="eastAsia"/>
            <w:color w:val="000000"/>
            <w:lang w:eastAsia="zh-CN"/>
          </w:rPr>
          <w:t>is</w:t>
        </w:r>
      </w:ins>
      <w:r>
        <w:rPr>
          <w:color w:val="000000"/>
        </w:rPr>
        <w:t xml:space="preserve"> still room for improvement</w:t>
      </w:r>
      <w:del w:id="267"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68" w:author="小杜" w:date="2023-09-07T09:53:00Z">
        <w:r>
          <w:rPr>
            <w:rFonts w:hint="eastAsia"/>
            <w:color w:val="000000"/>
            <w:lang w:eastAsia="zh-CN"/>
          </w:rPr>
          <w:t>,</w:t>
        </w:r>
      </w:ins>
      <w:r>
        <w:rPr>
          <w:color w:val="000000"/>
        </w:rPr>
        <w:t xml:space="preserve"> based on humanoid cognitive mechanism</w:t>
      </w:r>
      <w:ins w:id="269" w:author="小杜" w:date="2023-09-07T09:53:00Z">
        <w:r>
          <w:rPr>
            <w:rFonts w:hint="eastAsia"/>
            <w:color w:val="000000"/>
            <w:lang w:eastAsia="zh-CN"/>
          </w:rPr>
          <w:t>,</w:t>
        </w:r>
      </w:ins>
      <w:r>
        <w:rPr>
          <w:color w:val="000000"/>
        </w:rPr>
        <w:t xml:space="preserve"> provides a preliminary exploration in this direction.</w:t>
      </w:r>
    </w:p>
    <w:p w14:paraId="062EA278">
      <w:pPr>
        <w:pStyle w:val="3"/>
        <w:numPr>
          <w:ilvl w:val="0"/>
          <w:numId w:val="0"/>
        </w:numPr>
      </w:pPr>
      <w:r>
        <w:t>C. Humanoid associative memory cognition</w:t>
      </w:r>
    </w:p>
    <w:p w14:paraId="461B88EB">
      <w:pPr>
        <w:widowControl w:val="0"/>
        <w:spacing w:line="252" w:lineRule="auto"/>
        <w:ind w:firstLine="200" w:firstLineChars="100"/>
        <w:jc w:val="both"/>
        <w:rPr>
          <w:color w:val="000000"/>
        </w:rPr>
      </w:pPr>
      <w:del w:id="270" w:author="Crystal Jing" w:date="2023-09-08T16:07:00Z">
        <w:bookmarkStart w:id="17" w:name="_Hlk121511521"/>
        <w:r>
          <w:rPr>
            <w:color w:val="000000"/>
          </w:rPr>
          <w:delText xml:space="preserve">Human </w:delText>
        </w:r>
      </w:del>
      <w:ins w:id="271" w:author="Crystal Jing" w:date="2023-09-08T16:07:00Z">
        <w:r>
          <w:rPr>
            <w:color w:val="000000"/>
          </w:rPr>
          <w:t xml:space="preserve">The human </w:t>
        </w:r>
      </w:ins>
      <w:r>
        <w:rPr>
          <w:color w:val="000000"/>
        </w:rPr>
        <w:t>brain is a typical encryption and decryption processing device with low energy consumption and high efficiency. The brain can store learned concepts in memory and recall them when it sees partial or broken patterns</w:t>
      </w:r>
      <w:bookmarkEnd w:id="17"/>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w:t>
      </w:r>
      <w:ins w:id="272" w:author="Crystal Jing" w:date="2023-09-08T16:07:00Z">
        <w:r>
          <w:rPr>
            <w:color w:val="000000"/>
          </w:rPr>
          <w:t>,</w:t>
        </w:r>
      </w:ins>
      <w:r>
        <w:rPr>
          <w:color w:val="000000"/>
        </w:rPr>
        <w:t xml:space="preserve"> and generalization. SEM can be extended to a high-dimensional input space to produce humanoid event segmentation for natural video data</w:t>
      </w:r>
      <w:del w:id="273" w:author="小杜" w:date="2023-09-07T09:58:00Z">
        <w:r>
          <w:rPr>
            <w:color w:val="000000"/>
          </w:rPr>
          <w:delText>,</w:delText>
        </w:r>
      </w:del>
      <w:ins w:id="274" w:author="小杜" w:date="2023-09-07T09:58:00Z">
        <w:r>
          <w:rPr>
            <w:rFonts w:hint="eastAsia"/>
            <w:color w:val="000000"/>
            <w:lang w:eastAsia="zh-CN"/>
          </w:rPr>
          <w:t>.</w:t>
        </w:r>
      </w:ins>
      <w:r>
        <w:rPr>
          <w:color w:val="000000"/>
        </w:rPr>
        <w:t xml:space="preserve"> </w:t>
      </w:r>
      <w:del w:id="275" w:author="小杜" w:date="2023-09-07T09:59:00Z">
        <w:r>
          <w:rPr>
            <w:color w:val="000000"/>
          </w:rPr>
          <w:delText>and illustrates a wide range of</w:delText>
        </w:r>
      </w:del>
      <w:ins w:id="276"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xml:space="preserve">. [33]  proposed a new model </w:t>
      </w:r>
      <w:del w:id="277" w:author="Crystal Jing" w:date="2023-09-08T16:07:00Z">
        <w:r>
          <w:rPr>
            <w:color w:val="000000"/>
          </w:rPr>
          <w:delText xml:space="preserve">humanoid  </w:delText>
        </w:r>
      </w:del>
      <w:ins w:id="278" w:author="Crystal Jing" w:date="2023-09-08T16:07:00Z">
        <w:r>
          <w:rPr>
            <w:color w:val="000000"/>
          </w:rPr>
          <w:t xml:space="preserve">humanoid </w:t>
        </w:r>
      </w:ins>
      <w:r>
        <w:rPr>
          <w:color w:val="000000"/>
        </w:rPr>
        <w:t xml:space="preserve">visual cognitive and language-memory network for visual dialog (HVLM) to simulate global and local dual-view cognition in the human visual system to comprehensively understand images. Inspired by </w:t>
      </w:r>
      <w:del w:id="279" w:author="Crystal Jing" w:date="2023-09-08T16:07:00Z">
        <w:r>
          <w:rPr>
            <w:color w:val="000000"/>
          </w:rPr>
          <w:delText xml:space="preserve">humanoid  </w:delText>
        </w:r>
      </w:del>
      <w:ins w:id="280" w:author="Crystal Jing" w:date="2023-09-08T16:07:00Z">
        <w:r>
          <w:rPr>
            <w:color w:val="000000"/>
          </w:rPr>
          <w:t xml:space="preserve">humanoid </w:t>
        </w:r>
      </w:ins>
      <w:r>
        <w:rPr>
          <w:color w:val="000000"/>
        </w:rPr>
        <w:t>perception and memory</w:t>
      </w:r>
      <w:ins w:id="281"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282" w:author="小杜" w:date="2023-09-07T10:01:00Z">
        <w:r>
          <w:rPr>
            <w:color w:val="000000"/>
          </w:rPr>
          <w:delText>of</w:delText>
        </w:r>
      </w:del>
      <w:ins w:id="283" w:author="小杜" w:date="2023-09-07T10:01:00Z">
        <w:r>
          <w:rPr>
            <w:rFonts w:hint="eastAsia"/>
            <w:color w:val="000000"/>
            <w:lang w:eastAsia="zh-CN"/>
          </w:rPr>
          <w:t>for</w:t>
        </w:r>
      </w:ins>
      <w:r>
        <w:rPr>
          <w:color w:val="000000"/>
        </w:rPr>
        <w:t xml:space="preserve"> face privacy protection </w:t>
      </w:r>
      <w:del w:id="284" w:author="小杜" w:date="2023-09-07T10:01:00Z">
        <w:r>
          <w:rPr>
            <w:color w:val="000000"/>
          </w:rPr>
          <w:delText>for</w:delText>
        </w:r>
      </w:del>
      <w:ins w:id="285" w:author="小杜" w:date="2023-09-07T10:01:00Z">
        <w:r>
          <w:rPr>
            <w:rFonts w:hint="eastAsia"/>
            <w:color w:val="000000"/>
            <w:lang w:eastAsia="zh-CN"/>
          </w:rPr>
          <w:t>in</w:t>
        </w:r>
      </w:ins>
      <w:r>
        <w:rPr>
          <w:color w:val="000000"/>
        </w:rPr>
        <w:t xml:space="preserve"> urban large-scale camera monitoring</w:t>
      </w:r>
      <w:del w:id="286"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w:t>
      </w:r>
      <w:ins w:id="287" w:author="Crystal Jing" w:date="2023-09-08T16:07:00Z">
        <w:r>
          <w:rPr>
            <w:color w:val="000000"/>
          </w:rPr>
          <w:t>,</w:t>
        </w:r>
      </w:ins>
      <w:r>
        <w:rPr>
          <w:color w:val="000000"/>
        </w:rPr>
        <w:t xml:space="preserve"> and personal privacy protection.</w:t>
      </w:r>
    </w:p>
    <w:p w14:paraId="29608979">
      <w:pPr>
        <w:pStyle w:val="2"/>
      </w:pPr>
      <w:r>
        <w:t>III. PROPOSED APPROACH</w:t>
      </w:r>
    </w:p>
    <w:p w14:paraId="7786A239">
      <w:pPr>
        <w:pStyle w:val="3"/>
        <w:numPr>
          <w:ilvl w:val="0"/>
          <w:numId w:val="0"/>
        </w:numPr>
        <w:ind w:firstLine="144"/>
        <w:rPr>
          <w:lang w:eastAsia="zh-CN"/>
        </w:rPr>
      </w:pPr>
      <w:r>
        <w:rPr>
          <w:lang w:eastAsia="zh-CN"/>
        </w:rPr>
        <w:t>A. Problem description.</w:t>
      </w:r>
    </w:p>
    <w:p w14:paraId="030A588D">
      <w:pPr>
        <w:ind w:firstLine="144"/>
        <w:jc w:val="both"/>
        <w:rPr>
          <w:del w:id="288" w:author="Crystal Jing" w:date="2023-09-08T16:10:00Z"/>
          <w:lang w:eastAsia="zh-CN"/>
        </w:rPr>
      </w:pPr>
      <w:bookmarkStart w:id="18" w:name="_Hlk114593854"/>
      <w:r>
        <w:rPr>
          <w:lang w:eastAsia="zh-CN"/>
        </w:rPr>
        <w:t>The process of human face perception and identity recognition based on fuzzy impression memory association is highly complex. Each of us sees many faces in daily life scenarios</w:t>
      </w:r>
      <w:ins w:id="289" w:author="小杜" w:date="2023-09-07T10:12:00Z">
        <w:r>
          <w:rPr>
            <w:rFonts w:hint="eastAsia"/>
            <w:lang w:eastAsia="zh-CN"/>
          </w:rPr>
          <w:t>;</w:t>
        </w:r>
      </w:ins>
      <w:del w:id="290" w:author="小杜" w:date="2023-09-07T10:12:00Z">
        <w:r>
          <w:rPr>
            <w:lang w:eastAsia="zh-CN"/>
          </w:rPr>
          <w:delText>,</w:delText>
        </w:r>
      </w:del>
      <w:r>
        <w:rPr>
          <w:lang w:eastAsia="zh-CN"/>
        </w:rPr>
        <w:t xml:space="preserve"> however, not all the information about faces </w:t>
      </w:r>
      <w:del w:id="291" w:author="小杜" w:date="2023-09-07T10:12:00Z">
        <w:r>
          <w:rPr>
            <w:lang w:eastAsia="zh-CN"/>
          </w:rPr>
          <w:delText>are</w:delText>
        </w:r>
      </w:del>
      <w:ins w:id="292" w:author="小杜" w:date="2023-09-07T10:12:00Z">
        <w:r>
          <w:rPr>
            <w:rFonts w:hint="eastAsia"/>
            <w:lang w:eastAsia="zh-CN"/>
          </w:rPr>
          <w:t>is</w:t>
        </w:r>
      </w:ins>
      <w:r>
        <w:rPr>
          <w:lang w:eastAsia="zh-CN"/>
        </w:rPr>
        <w:t xml:space="preserve"> remembered. As shown in </w:t>
      </w:r>
      <w:del w:id="293" w:author="Crystal Jing" w:date="2023-09-08T16:08:00Z">
        <w:r>
          <w:rPr>
            <w:lang w:eastAsia="zh-CN"/>
          </w:rPr>
          <w:delText xml:space="preserve">figure </w:delText>
        </w:r>
      </w:del>
      <w:ins w:id="294" w:author="Crystal Jing" w:date="2023-09-08T16:08:00Z">
        <w:r>
          <w:rPr>
            <w:lang w:eastAsia="zh-CN"/>
          </w:rPr>
          <w:t xml:space="preserve">Figure </w:t>
        </w:r>
      </w:ins>
      <w:r>
        <w:rPr>
          <w:lang w:eastAsia="zh-CN"/>
        </w:rPr>
        <w:t>1 for example, when</w:t>
      </w:r>
      <w:del w:id="295" w:author="小杜" w:date="2023-09-07T11:34:00Z">
        <w:r>
          <w:rPr>
            <w:lang w:eastAsia="zh-CN"/>
          </w:rPr>
          <w:delText xml:space="preserve"> some</w:delText>
        </w:r>
      </w:del>
      <w:r>
        <w:rPr>
          <w:lang w:eastAsia="zh-CN"/>
        </w:rPr>
        <w:t xml:space="preserve"> people meet with each other unintentionally, their mind</w:t>
      </w:r>
      <w:ins w:id="296" w:author="小杜" w:date="2023-09-07T11:34:00Z">
        <w:r>
          <w:rPr>
            <w:rFonts w:hint="eastAsia"/>
            <w:lang w:eastAsia="zh-CN"/>
          </w:rPr>
          <w:t>s</w:t>
        </w:r>
      </w:ins>
      <w:r>
        <w:rPr>
          <w:lang w:eastAsia="zh-CN"/>
        </w:rPr>
        <w:t xml:space="preserve"> will unconsciously recall that they have seen </w:t>
      </w:r>
      <w:del w:id="297" w:author="小杜" w:date="2023-09-07T11:35:00Z">
        <w:r>
          <w:rPr>
            <w:lang w:eastAsia="zh-CN"/>
          </w:rPr>
          <w:delText xml:space="preserve">such </w:delText>
        </w:r>
      </w:del>
      <w:r>
        <w:rPr>
          <w:lang w:eastAsia="zh-CN"/>
        </w:rPr>
        <w:t>a</w:t>
      </w:r>
      <w:ins w:id="298" w:author="小杜" w:date="2023-09-07T11:35:00Z">
        <w:r>
          <w:rPr>
            <w:rFonts w:hint="eastAsia"/>
            <w:lang w:eastAsia="zh-CN"/>
          </w:rPr>
          <w:t xml:space="preserve"> similar</w:t>
        </w:r>
      </w:ins>
      <w:r>
        <w:rPr>
          <w:lang w:eastAsia="zh-CN"/>
        </w:rPr>
        <w:t xml:space="preserve"> face at a </w:t>
      </w:r>
      <w:del w:id="299" w:author="小杜" w:date="2023-09-07T11:35:00Z">
        <w:r>
          <w:rPr>
            <w:lang w:eastAsia="zh-CN"/>
          </w:rPr>
          <w:delText>certain</w:delText>
        </w:r>
      </w:del>
      <w:ins w:id="300" w:author="小杜" w:date="2023-09-07T11:35:00Z">
        <w:r>
          <w:rPr>
            <w:rFonts w:hint="eastAsia"/>
            <w:lang w:eastAsia="zh-CN"/>
          </w:rPr>
          <w:t>specific</w:t>
        </w:r>
      </w:ins>
      <w:r>
        <w:rPr>
          <w:lang w:eastAsia="zh-CN"/>
        </w:rPr>
        <w:t xml:space="preserve"> time, place</w:t>
      </w:r>
      <w:ins w:id="301" w:author="小杜" w:date="2023-09-07T11:35:00Z">
        <w:r>
          <w:rPr>
            <w:rFonts w:hint="eastAsia"/>
            <w:lang w:eastAsia="zh-CN"/>
          </w:rPr>
          <w:t>,</w:t>
        </w:r>
      </w:ins>
      <w:r>
        <w:rPr>
          <w:lang w:eastAsia="zh-CN"/>
        </w:rPr>
        <w:t xml:space="preserve"> </w:t>
      </w:r>
      <w:del w:id="302" w:author="小杜" w:date="2023-09-07T11:35:00Z">
        <w:r>
          <w:rPr>
            <w:lang w:eastAsia="zh-CN"/>
          </w:rPr>
          <w:delText>and</w:delText>
        </w:r>
      </w:del>
      <w:ins w:id="303" w:author="小杜" w:date="2023-09-07T11:35:00Z">
        <w:r>
          <w:rPr>
            <w:rFonts w:hint="eastAsia"/>
            <w:lang w:eastAsia="zh-CN"/>
          </w:rPr>
          <w:t>or</w:t>
        </w:r>
      </w:ins>
      <w:r>
        <w:rPr>
          <w:lang w:eastAsia="zh-CN"/>
        </w:rPr>
        <w:t xml:space="preserve"> event. Moreover, they can recall</w:t>
      </w:r>
      <w:del w:id="304" w:author="小杜" w:date="2023-09-07T11:36:00Z">
        <w:r>
          <w:rPr>
            <w:lang w:eastAsia="zh-CN"/>
          </w:rPr>
          <w:delText xml:space="preserve"> the</w:delText>
        </w:r>
      </w:del>
      <w:r>
        <w:rPr>
          <w:lang w:eastAsia="zh-CN"/>
        </w:rPr>
        <w:t xml:space="preserve"> </w:t>
      </w:r>
      <w:r>
        <w:rPr>
          <w:rFonts w:hint="eastAsia"/>
          <w:lang w:eastAsia="zh-CN"/>
        </w:rPr>
        <w:t>memor</w:t>
      </w:r>
      <w:ins w:id="305" w:author="小杜" w:date="2023-09-07T11:36:00Z">
        <w:r>
          <w:rPr>
            <w:rFonts w:hint="eastAsia"/>
            <w:lang w:eastAsia="zh-CN"/>
          </w:rPr>
          <w:t>ies</w:t>
        </w:r>
      </w:ins>
      <w:del w:id="306"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307" w:author="小杜" w:date="2023-09-07T11:36:00Z">
        <w:r>
          <w:rPr>
            <w:rFonts w:hint="eastAsia"/>
            <w:lang w:eastAsia="zh-CN"/>
          </w:rPr>
          <w:t>s</w:t>
        </w:r>
      </w:ins>
      <w:r>
        <w:rPr>
          <w:lang w:eastAsia="zh-CN"/>
        </w:rPr>
        <w:t xml:space="preserve"> and clearer features. The process can </w:t>
      </w:r>
      <w:del w:id="308" w:author="Crystal Jing" w:date="2023-09-08T16:08:00Z">
        <w:r>
          <w:rPr>
            <w:lang w:eastAsia="zh-CN"/>
          </w:rPr>
          <w:delText xml:space="preserve">actually </w:delText>
        </w:r>
      </w:del>
      <w:r>
        <w:rPr>
          <w:lang w:eastAsia="zh-CN"/>
        </w:rPr>
        <w:t>be simplified</w:t>
      </w:r>
      <w:ins w:id="309"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310" w:author="小杜" w:date="2023-09-07T11:38:00Z">
        <w:r>
          <w:rPr>
            <w:rFonts w:hint="eastAsia"/>
            <w:lang w:eastAsia="zh-CN"/>
          </w:rPr>
          <w:t>,</w:t>
        </w:r>
      </w:ins>
      <w:r>
        <w:rPr>
          <w:lang w:eastAsia="zh-CN"/>
        </w:rPr>
        <w:t xml:space="preserve"> and place</w:t>
      </w:r>
      <w:ins w:id="311" w:author="小杜" w:date="2023-09-07T11:39:00Z">
        <w:r>
          <w:rPr>
            <w:rFonts w:hint="eastAsia"/>
            <w:lang w:eastAsia="zh-CN"/>
          </w:rPr>
          <w:t>.</w:t>
        </w:r>
      </w:ins>
      <w:del w:id="312" w:author="小杜" w:date="2023-09-07T11:39:00Z">
        <w:r>
          <w:rPr>
            <w:lang w:eastAsia="zh-CN"/>
          </w:rPr>
          <w:delText>, and</w:delText>
        </w:r>
      </w:del>
      <w:ins w:id="313" w:author="小杜" w:date="2023-09-07T11:39:00Z">
        <w:r>
          <w:rPr>
            <w:rFonts w:hint="eastAsia"/>
            <w:lang w:eastAsia="zh-CN"/>
          </w:rPr>
          <w:t xml:space="preserve"> This allows for the clear reprod</w:t>
        </w:r>
      </w:ins>
      <w:ins w:id="314" w:author="小杜" w:date="2023-09-07T11:40:00Z">
        <w:r>
          <w:rPr>
            <w:rFonts w:hint="eastAsia"/>
            <w:lang w:eastAsia="zh-CN"/>
          </w:rPr>
          <w:t>uction of</w:t>
        </w:r>
      </w:ins>
      <w:r>
        <w:rPr>
          <w:lang w:eastAsia="zh-CN"/>
        </w:rPr>
        <w:t xml:space="preserve"> the past feature-blurred memory scene </w:t>
      </w:r>
      <w:del w:id="315" w:author="小杜" w:date="2023-09-07T11:40:00Z">
        <w:r>
          <w:rPr>
            <w:lang w:eastAsia="zh-CN"/>
          </w:rPr>
          <w:delText xml:space="preserve">is clearly reproduced </w:delText>
        </w:r>
      </w:del>
      <w:r>
        <w:rPr>
          <w:lang w:eastAsia="zh-CN"/>
        </w:rPr>
        <w:t>in combination with the current perceived face image.</w:t>
      </w:r>
    </w:p>
    <w:p w14:paraId="3EF3C5CE">
      <w:pPr>
        <w:ind w:firstLine="144"/>
        <w:jc w:val="both"/>
        <w:rPr>
          <w:rFonts w:hint="eastAsia"/>
          <w:lang w:eastAsia="zh-CN"/>
        </w:rPr>
      </w:pPr>
    </w:p>
    <w:bookmarkEnd w:id="18"/>
    <w:p w14:paraId="28F84C9A">
      <w:pPr>
        <w:widowControl w:val="0"/>
        <w:spacing w:line="252" w:lineRule="auto"/>
        <w:jc w:val="both"/>
        <w:rPr>
          <w:b/>
        </w:rPr>
      </w:pPr>
      <w:r>
        <w:rPr>
          <w:b/>
        </w:rPr>
        <w:drawing>
          <wp:inline distT="0" distB="0" distL="0" distR="0">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89F757A">
      <w:pPr>
        <w:widowControl w:val="0"/>
        <w:spacing w:line="252" w:lineRule="auto"/>
        <w:jc w:val="both"/>
        <w:rPr>
          <w:del w:id="316" w:author="Crystal Jing" w:date="2023-09-08T16:11:00Z"/>
          <w:b/>
          <w:lang w:eastAsia="zh-CN"/>
        </w:rPr>
      </w:pPr>
      <w:r>
        <w:rPr>
          <w:b/>
          <w:lang w:eastAsia="zh-CN"/>
        </w:rPr>
        <w:t>Fig. 1. Case: Humanoid abstract associations triggered by perceptual features.</w:t>
      </w:r>
    </w:p>
    <w:p w14:paraId="786AB8BC">
      <w:pPr>
        <w:widowControl w:val="0"/>
        <w:spacing w:line="252" w:lineRule="auto"/>
        <w:jc w:val="both"/>
        <w:rPr>
          <w:rFonts w:hint="eastAsia"/>
          <w:b/>
          <w:lang w:eastAsia="zh-CN"/>
        </w:rPr>
      </w:pPr>
    </w:p>
    <w:p w14:paraId="313E0852">
      <w:pPr>
        <w:widowControl w:val="0"/>
        <w:tabs>
          <w:tab w:val="center" w:pos="2790"/>
          <w:tab w:val="right" w:pos="5040"/>
        </w:tabs>
        <w:spacing w:line="252" w:lineRule="auto"/>
        <w:ind w:right="800" w:firstLine="200" w:firstLineChars="100"/>
        <w:jc w:val="both"/>
        <w:rPr>
          <w:lang w:eastAsia="zh-CN"/>
        </w:rPr>
      </w:pPr>
      <w:bookmarkStart w:id="19" w:name="_Hlk114593875"/>
      <w:r>
        <w:rPr>
          <w:lang w:eastAsia="zh-CN"/>
        </w:rPr>
        <w:t>The general expression of the Humanoid Association is as follows.</w:t>
      </w:r>
    </w:p>
    <w:bookmarkEnd w:id="19"/>
    <w:p w14:paraId="33D20DBA">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I</m:t>
              </m:r>
              <m:r>
                <m:rPr>
                  <m:nor/>
                </m:rPr>
                <w:rPr>
                  <w:rFonts w:hint="eastAsia"/>
                  <w:i/>
                  <w:lang w:eastAsia="zh-CN"/>
                </w:rPr>
                <m:t>(</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r>
                <m:rPr/>
                <w:rPr>
                  <w:rFonts w:ascii="Cambria Math" w:hAnsi="Cambria Math"/>
                  <w:lang w:eastAsia="zh-CN"/>
                </w:rPr>
                <m:t>→</m:t>
              </m:r>
              <m:r>
                <m:rPr/>
                <w:rPr>
                  <w:rFonts w:ascii="Cambria Math" w:hAnsi="Cambria Math"/>
                  <w:color w:val="000000" w:themeColor="text1"/>
                  <w14:textFill>
                    <w14:solidFill>
                      <w14:schemeClr w14:val="tx1"/>
                    </w14:solidFill>
                  </w14:textFill>
                </w:rPr>
                <m:t>I</m:t>
              </m:r>
              <m:d>
                <m:dPr>
                  <m:ctrlPr>
                    <w:rPr>
                      <w:rFonts w:ascii="Cambria Math" w:hAnsi="Cambria Math"/>
                      <w:i/>
                      <w:lang w:eastAsia="zh-CN"/>
                    </w:rPr>
                  </m:ctrlPr>
                </m:d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ctrlPr>
                    <w:rPr>
                      <w:rFonts w:ascii="Cambria Math" w:hAnsi="Cambria Math"/>
                      <w:i/>
                      <w:lang w:eastAsia="zh-CN"/>
                    </w:rPr>
                  </m:ctrlPr>
                </m:e>
              </m:d>
              <m:r>
                <m:rP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ctrlPr>
                    <w:rPr>
                      <w:rFonts w:ascii="Cambria Math" w:hAnsi="Cambria Math"/>
                      <w:lang w:eastAsia="zh-CN"/>
                    </w:rPr>
                  </m:ctrlPr>
                </m:e>
              </m:d>
              <m:ctrlPr>
                <w:rPr>
                  <w:rFonts w:ascii="Cambria Math" w:hAnsi="Cambria Math"/>
                  <w:i/>
                  <w:lang w:eastAsia="zh-CN"/>
                </w:rPr>
              </m:ctrlPr>
            </m:e>
          </m:eqArr>
        </m:oMath>
      </m:oMathPara>
    </w:p>
    <w:p w14:paraId="1C656D8B">
      <w:pPr>
        <w:widowControl w:val="0"/>
        <w:spacing w:line="252" w:lineRule="auto"/>
        <w:ind w:firstLine="270"/>
        <w:rPr>
          <w:lang w:eastAsia="zh-CN"/>
        </w:rPr>
      </w:pPr>
      <w:bookmarkStart w:id="20"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r>
        <w:rPr>
          <w:i/>
          <w:iCs/>
          <w:lang w:eastAsia="zh-CN"/>
        </w:rPr>
        <w:t>i</w:t>
      </w:r>
      <w:r>
        <w:rPr>
          <w:i/>
          <w:iCs/>
          <w:vertAlign w:val="subscript"/>
          <w:lang w:eastAsia="zh-CN"/>
        </w:rPr>
        <w:t>th</w:t>
      </w:r>
      <w:r>
        <w:rPr>
          <w:lang w:eastAsia="zh-CN"/>
        </w:rPr>
        <w:t xml:space="preserve"> </w:t>
      </w:r>
      <w:del w:id="317" w:author="小杜" w:date="2023-09-07T11:46:00Z">
        <w:r>
          <w:rPr>
            <w:lang w:eastAsia="zh-CN"/>
          </w:rPr>
          <w:delText>people</w:delText>
        </w:r>
      </w:del>
      <w:ins w:id="318"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is the set of high-dimensional abstract semantic features of </w:t>
      </w:r>
      <w:r>
        <w:rPr>
          <w:i/>
          <w:iCs/>
          <w:lang w:eastAsia="zh-CN"/>
        </w:rPr>
        <w:t>i</w:t>
      </w:r>
      <w:r>
        <w:rPr>
          <w:i/>
          <w:iCs/>
          <w:vertAlign w:val="subscript"/>
          <w:lang w:eastAsia="zh-CN"/>
        </w:rPr>
        <w:t>th</w:t>
      </w:r>
      <w:r>
        <w:rPr>
          <w:lang w:eastAsia="zh-CN"/>
        </w:rPr>
        <w:t xml:space="preserve"> </w:t>
      </w:r>
      <w:del w:id="319" w:author="小杜" w:date="2023-09-07T11:46:00Z">
        <w:r>
          <w:rPr>
            <w:lang w:eastAsia="zh-CN"/>
          </w:rPr>
          <w:delText>people</w:delText>
        </w:r>
      </w:del>
      <w:ins w:id="320"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is the encrypted data</w:t>
      </w:r>
      <w:del w:id="321"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rPr>
          <m:t xml:space="preserve"> </m:t>
        </m:r>
      </m:oMath>
      <w:r>
        <w:rPr>
          <w:lang w:eastAsia="zh-CN"/>
        </w:rPr>
        <w:t>is the decryption set partially from</w:t>
      </w:r>
      <m:oMath>
        <m:r>
          <m:rPr/>
          <w:rPr>
            <w:rFonts w:ascii="Cambria Math" w:hAnsi="Cambria Math"/>
            <w:lang w:eastAsia="zh-CN"/>
          </w:rPr>
          <m:t xml:space="preserve"> </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lang w:eastAsia="zh-CN"/>
        </w:rPr>
        <w:t xml:space="preserve"> </w:t>
      </w:r>
      <w:r>
        <w:rPr>
          <w:lang w:eastAsia="zh-CN"/>
        </w:rPr>
        <w:t xml:space="preserve">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low-dimensional full-dimensional information about the face perceived by the brain </w:t>
      </w:r>
      <w:bookmarkStart w:id="21" w:name="OLE_LINK6"/>
      <w:r>
        <w:rPr>
          <w:lang w:eastAsia="zh-CN"/>
        </w:rPr>
        <w:t>in the second stage</w:t>
      </w:r>
      <w:bookmarkEnd w:id="21"/>
      <w:r>
        <w:rPr>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 The algorithm for solving the above expression is as follows.</w:t>
      </w:r>
    </w:p>
    <w:bookmarkEnd w:id="20"/>
    <w:tbl>
      <w:tblPr>
        <w:tblStyle w:val="22"/>
        <w:tblW w:w="5000" w:type="pct"/>
        <w:tblCellSpacing w:w="11" w:type="dxa"/>
        <w:tblInd w:w="0" w:type="dxa"/>
        <w:tblLayout w:type="autofit"/>
        <w:tblCellMar>
          <w:top w:w="0" w:type="dxa"/>
          <w:left w:w="0" w:type="dxa"/>
          <w:bottom w:w="0" w:type="dxa"/>
          <w:right w:w="0" w:type="dxa"/>
        </w:tblCellMar>
      </w:tblPr>
      <w:tblGrid>
        <w:gridCol w:w="5300"/>
      </w:tblGrid>
      <w:tr w14:paraId="7069036B">
        <w:tblPrEx>
          <w:tblCellMar>
            <w:top w:w="0" w:type="dxa"/>
            <w:left w:w="0" w:type="dxa"/>
            <w:bottom w:w="0" w:type="dxa"/>
            <w:right w:w="0" w:type="dxa"/>
          </w:tblCellMar>
        </w:tblPrEx>
        <w:trPr>
          <w:trHeight w:val="211" w:hRule="atLeast"/>
          <w:tblCellSpacing w:w="11" w:type="dxa"/>
        </w:trPr>
        <w:tc>
          <w:tcPr>
            <w:tcW w:w="4954" w:type="pct"/>
            <w:tcBorders>
              <w:top w:val="single" w:color="auto" w:sz="4" w:space="0"/>
              <w:left w:val="nil"/>
              <w:right w:val="nil"/>
            </w:tcBorders>
            <w:shd w:val="clear" w:color="auto" w:fill="auto"/>
            <w:tcMar>
              <w:top w:w="15" w:type="dxa"/>
              <w:left w:w="108" w:type="dxa"/>
              <w:bottom w:w="0" w:type="dxa"/>
              <w:right w:w="108" w:type="dxa"/>
            </w:tcMar>
            <w:vAlign w:val="center"/>
          </w:tcPr>
          <w:p w14:paraId="7A282038">
            <w:pPr>
              <w:widowControl w:val="0"/>
              <w:spacing w:line="252" w:lineRule="auto"/>
              <w:ind w:firstLine="270"/>
              <w:rPr>
                <w:lang w:eastAsia="zh-CN"/>
              </w:rPr>
            </w:pPr>
            <w:r>
              <w:rPr>
                <w:b/>
                <w:bCs/>
                <w:lang w:eastAsia="zh-CN"/>
              </w:rPr>
              <w:t xml:space="preserve">Algorithm: </w:t>
            </w:r>
            <w:del w:id="322" w:author="Crystal Jing" w:date="2023-09-08T16:09:00Z">
              <w:r>
                <w:rPr>
                  <w:b/>
                  <w:bCs/>
                  <w:lang w:eastAsia="zh-CN"/>
                </w:rPr>
                <w:delText xml:space="preserve">encryption </w:delText>
              </w:r>
            </w:del>
            <w:ins w:id="323" w:author="Crystal Jing" w:date="2023-09-08T16:09:00Z">
              <w:r>
                <w:rPr>
                  <w:b/>
                  <w:bCs/>
                  <w:lang w:eastAsia="zh-CN"/>
                </w:rPr>
                <w:t xml:space="preserve">Encryption </w:t>
              </w:r>
            </w:ins>
            <w:r>
              <w:rPr>
                <w:b/>
                <w:bCs/>
                <w:lang w:eastAsia="zh-CN"/>
              </w:rPr>
              <w:t>and decryption</w:t>
            </w:r>
          </w:p>
        </w:tc>
      </w:tr>
      <w:tr w14:paraId="28BD9145">
        <w:tblPrEx>
          <w:tblCellMar>
            <w:top w:w="0" w:type="dxa"/>
            <w:left w:w="0" w:type="dxa"/>
            <w:bottom w:w="0" w:type="dxa"/>
            <w:right w:w="0" w:type="dxa"/>
          </w:tblCellMar>
        </w:tblPrEx>
        <w:trPr>
          <w:trHeight w:val="1231" w:hRule="atLeast"/>
          <w:tblCellSpacing w:w="11" w:type="dxa"/>
        </w:trPr>
        <w:tc>
          <w:tcPr>
            <w:tcW w:w="4954" w:type="pct"/>
            <w:tcBorders>
              <w:top w:val="single" w:color="000000" w:sz="8" w:space="0"/>
              <w:left w:val="nil"/>
              <w:bottom w:val="single" w:color="000000" w:sz="8" w:space="0"/>
              <w:right w:val="nil"/>
            </w:tcBorders>
            <w:shd w:val="clear" w:color="auto" w:fill="auto"/>
            <w:tcMar>
              <w:top w:w="15" w:type="dxa"/>
              <w:left w:w="108" w:type="dxa"/>
              <w:bottom w:w="0" w:type="dxa"/>
              <w:right w:w="108" w:type="dxa"/>
            </w:tcMar>
            <w:vAlign w:val="center"/>
          </w:tcPr>
          <w:p w14:paraId="07B5227A">
            <w:pPr>
              <w:widowControl w:val="0"/>
              <w:spacing w:line="252" w:lineRule="auto"/>
              <w:ind w:firstLine="270"/>
              <w:rPr>
                <w:b/>
                <w:bCs/>
                <w:lang w:eastAsia="zh-CN"/>
                <w:rPrChange w:id="324" w:author="几" w:date="2024-11-12T18:43:45Z">
                  <w:rPr>
                    <w:lang w:eastAsia="zh-CN"/>
                  </w:rPr>
                </w:rPrChange>
              </w:rPr>
            </w:pPr>
            <w:r>
              <w:rPr>
                <w:b/>
                <w:bCs/>
                <w:lang w:eastAsia="zh-CN"/>
                <w:rPrChange w:id="325" w:author="几" w:date="2024-11-12T18:43:45Z">
                  <w:rPr>
                    <w:lang w:eastAsia="zh-CN"/>
                  </w:rPr>
                </w:rPrChange>
              </w:rPr>
              <w:t>Input:</w:t>
            </w:r>
            <w:r>
              <w:rPr>
                <w:b/>
                <w:bCs/>
                <w:i/>
                <w:lang w:eastAsia="zh-CN"/>
                <w:rPrChange w:id="326" w:author="几" w:date="2024-11-12T18:43:45Z">
                  <w:rPr>
                    <w:i/>
                    <w:lang w:eastAsia="zh-CN"/>
                  </w:rPr>
                </w:rPrChange>
              </w:rPr>
              <w:t xml:space="preserve"> </w:t>
            </w:r>
            <m:oMath>
              <m:sSub>
                <m:sSubPr>
                  <m:ctrlPr>
                    <w:rPr>
                      <w:rFonts w:ascii="Cambria Math" w:hAnsi="Cambria Math"/>
                      <w:b/>
                      <w:bCs/>
                      <w:i/>
                      <w:rPrChange w:id="327" w:author="几" w:date="2024-11-12T18:43:45Z">
                        <w:rPr>
                          <w:rFonts w:ascii="Cambria Math" w:hAnsi="Cambria Math"/>
                          <w:i/>
                        </w:rPr>
                      </w:rPrChange>
                    </w:rPr>
                  </m:ctrlPr>
                </m:sSubPr>
                <m:e>
                  <m:r>
                    <m:rPr>
                      <m:sty m:val="bi"/>
                    </m:rPr>
                    <w:rPr>
                      <w:rFonts w:hint="default" w:ascii="Cambria Math" w:hAnsi="Cambria Math"/>
                      <w:lang w:eastAsia="zh-CN"/>
                      <w:rPrChange w:id="328" w:author="几" w:date="2024-11-12T18:43:45Z">
                        <m:rPr/>
                        <w:rPr>
                          <w:rFonts w:ascii="Cambria Math" w:hAnsi="Cambria Math"/>
                          <w:lang w:eastAsia="zh-CN"/>
                        </w:rPr>
                      </w:rPrChange>
                    </w:rPr>
                    <m:t>A</m:t>
                  </m:r>
                  <m:ctrlPr>
                    <w:rPr>
                      <w:rFonts w:ascii="Cambria Math" w:hAnsi="Cambria Math"/>
                      <w:b/>
                      <w:bCs/>
                      <w:i/>
                      <w:rPrChange w:id="329" w:author="几" w:date="2024-11-12T18:43:45Z">
                        <w:rPr>
                          <w:rFonts w:ascii="Cambria Math" w:hAnsi="Cambria Math"/>
                          <w:i/>
                        </w:rPr>
                      </w:rPrChange>
                    </w:rPr>
                  </m:ctrlPr>
                </m:e>
                <m:sub>
                  <m:r>
                    <m:rPr>
                      <m:sty m:val="bi"/>
                    </m:rPr>
                    <w:rPr>
                      <w:rFonts w:hint="default" w:ascii="Cambria Math" w:hAnsi="Cambria Math"/>
                      <w:lang w:eastAsia="zh-CN"/>
                      <w:rPrChange w:id="330" w:author="几" w:date="2024-11-12T18:43:45Z">
                        <m:rPr/>
                        <w:rPr>
                          <w:rFonts w:ascii="Cambria Math" w:hAnsi="Cambria Math"/>
                          <w:lang w:eastAsia="zh-CN"/>
                        </w:rPr>
                      </w:rPrChange>
                    </w:rPr>
                    <m:t>i</m:t>
                  </m:r>
                  <m:ctrlPr>
                    <w:rPr>
                      <w:rFonts w:ascii="Cambria Math" w:hAnsi="Cambria Math"/>
                      <w:b/>
                      <w:bCs/>
                      <w:i/>
                      <w:rPrChange w:id="331" w:author="几" w:date="2024-11-12T18:43:45Z">
                        <w:rPr>
                          <w:rFonts w:ascii="Cambria Math" w:hAnsi="Cambria Math"/>
                          <w:i/>
                        </w:rPr>
                      </w:rPrChange>
                    </w:rPr>
                  </m:ctrlPr>
                </m:sub>
              </m:sSub>
            </m:oMath>
            <w:r>
              <w:rPr>
                <w:b/>
                <w:bCs/>
                <w:i/>
                <w:lang w:eastAsia="zh-CN"/>
                <w:rPrChange w:id="332" w:author="几" w:date="2024-11-12T18:43:45Z">
                  <w:rPr>
                    <w:i/>
                    <w:lang w:eastAsia="zh-CN"/>
                  </w:rPr>
                </w:rPrChange>
              </w:rPr>
              <w:t>, B</w:t>
            </w:r>
            <w:r>
              <w:rPr>
                <w:b/>
                <w:bCs/>
                <w:i/>
                <w:vertAlign w:val="subscript"/>
                <w:lang w:eastAsia="zh-CN"/>
                <w:rPrChange w:id="333" w:author="几" w:date="2024-11-12T18:43:45Z">
                  <w:rPr>
                    <w:i/>
                    <w:vertAlign w:val="subscript"/>
                    <w:lang w:eastAsia="zh-CN"/>
                  </w:rPr>
                </w:rPrChange>
              </w:rPr>
              <w:t>i</w:t>
            </w:r>
            <w:r>
              <w:rPr>
                <w:b/>
                <w:bCs/>
                <w:i/>
                <w:lang w:eastAsia="zh-CN"/>
                <w:rPrChange w:id="334" w:author="几" w:date="2024-11-12T18:43:45Z">
                  <w:rPr>
                    <w:i/>
                    <w:lang w:eastAsia="zh-CN"/>
                  </w:rPr>
                </w:rPrChange>
              </w:rPr>
              <w:t>, A'</w:t>
            </w:r>
            <w:r>
              <w:rPr>
                <w:b/>
                <w:bCs/>
                <w:i/>
                <w:vertAlign w:val="subscript"/>
                <w:lang w:eastAsia="zh-CN"/>
                <w:rPrChange w:id="335" w:author="几" w:date="2024-11-12T18:43:45Z">
                  <w:rPr>
                    <w:i/>
                    <w:vertAlign w:val="subscript"/>
                    <w:lang w:eastAsia="zh-CN"/>
                  </w:rPr>
                </w:rPrChange>
              </w:rPr>
              <w:t>i</w:t>
            </w:r>
            <w:r>
              <w:rPr>
                <w:b/>
                <w:bCs/>
                <w:i/>
                <w:lang w:eastAsia="zh-CN"/>
                <w:rPrChange w:id="336" w:author="几" w:date="2024-11-12T18:43:45Z">
                  <w:rPr>
                    <w:i/>
                    <w:lang w:eastAsia="zh-CN"/>
                  </w:rPr>
                </w:rPrChange>
              </w:rPr>
              <w:t xml:space="preserve">, </w:t>
            </w:r>
          </w:p>
          <w:p w14:paraId="4AF84683">
            <w:pPr>
              <w:widowControl w:val="0"/>
              <w:spacing w:line="252" w:lineRule="auto"/>
              <w:ind w:firstLine="270"/>
              <w:rPr>
                <w:b/>
                <w:bCs/>
                <w:lang w:eastAsia="zh-CN"/>
                <w:rPrChange w:id="337" w:author="几" w:date="2024-11-12T18:43:45Z">
                  <w:rPr>
                    <w:lang w:eastAsia="zh-CN"/>
                  </w:rPr>
                </w:rPrChange>
              </w:rPr>
            </w:pPr>
            <w:r>
              <w:rPr>
                <w:b/>
                <w:bCs/>
                <w:lang w:eastAsia="zh-CN"/>
                <w:rPrChange w:id="338" w:author="几" w:date="2024-11-12T18:43:45Z">
                  <w:rPr>
                    <w:lang w:eastAsia="zh-CN"/>
                  </w:rPr>
                </w:rPrChange>
              </w:rPr>
              <w:t xml:space="preserve">Output: </w:t>
            </w:r>
            <w:r>
              <w:rPr>
                <w:b/>
                <w:bCs/>
                <w:i/>
                <w:lang w:eastAsia="zh-CN"/>
                <w:rPrChange w:id="339" w:author="几" w:date="2024-11-12T18:43:45Z">
                  <w:rPr>
                    <w:i/>
                    <w:lang w:eastAsia="zh-CN"/>
                  </w:rPr>
                </w:rPrChange>
              </w:rPr>
              <w:t>A'</w:t>
            </w:r>
            <w:r>
              <w:rPr>
                <w:b/>
                <w:bCs/>
                <w:i/>
                <w:vertAlign w:val="subscript"/>
                <w:lang w:eastAsia="zh-CN"/>
                <w:rPrChange w:id="340" w:author="几" w:date="2024-11-12T18:43:45Z">
                  <w:rPr>
                    <w:i/>
                    <w:vertAlign w:val="subscript"/>
                    <w:lang w:eastAsia="zh-CN"/>
                  </w:rPr>
                </w:rPrChange>
              </w:rPr>
              <w:t>ip</w:t>
            </w:r>
          </w:p>
          <w:p w14:paraId="31B5DF2A">
            <w:pPr>
              <w:widowControl w:val="0"/>
              <w:spacing w:line="252" w:lineRule="auto"/>
              <w:ind w:firstLine="200" w:firstLineChars="100"/>
              <w:rPr>
                <w:lang w:eastAsia="zh-CN"/>
              </w:rPr>
              <w:pPrChange w:id="341" w:author="几" w:date="2024-11-12T22:33:45Z">
                <w:pPr>
                  <w:widowControl w:val="0"/>
                  <w:spacing w:line="252" w:lineRule="auto"/>
                  <w:ind w:firstLine="270"/>
                </w:pPr>
              </w:pPrChange>
            </w:pPr>
            <w:ins w:id="342" w:author="几" w:date="2024-11-12T22:34:53Z">
              <w:r>
                <w:rPr>
                  <w:rFonts w:hint="eastAsia" w:ascii="宋体" w:hAnsi="宋体" w:eastAsia="宋体" w:cs="宋体"/>
                  <w:i w:val="0"/>
                  <w:iCs/>
                  <w:lang w:val="en-US" w:eastAsia="zh-CN"/>
                </w:rPr>
                <w:t>①</w:t>
              </w:r>
            </w:ins>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14:paraId="293F245A">
            <w:pPr>
              <w:widowControl w:val="0"/>
              <w:spacing w:line="252" w:lineRule="auto"/>
              <w:ind w:left="200" w:leftChars="100" w:firstLine="0" w:firstLineChars="0"/>
              <w:rPr>
                <w:lang w:eastAsia="zh-CN"/>
              </w:rPr>
              <w:pPrChange w:id="343" w:author="几" w:date="2024-11-12T22:33:48Z">
                <w:pPr>
                  <w:widowControl w:val="0"/>
                  <w:spacing w:line="252" w:lineRule="auto"/>
                  <w:ind w:left="400" w:leftChars="200"/>
                </w:pPr>
              </w:pPrChange>
            </w:pPr>
            <w:r>
              <w:rPr>
                <w:lang w:eastAsia="zh-CN"/>
              </w:rPr>
              <w:t xml:space="preserve">Using </w:t>
            </w:r>
            <w:bookmarkStart w:id="22" w:name="OLE_LINK5"/>
            <w:r>
              <w:rPr>
                <w:lang w:eastAsia="zh-CN"/>
              </w:rPr>
              <w:t xml:space="preserve">cerebral </w:t>
            </w:r>
            <w:bookmarkEnd w:id="22"/>
            <w:r>
              <w:rPr>
                <w:lang w:eastAsia="zh-CN"/>
              </w:rPr>
              <w:t>neural network for high dimensional semantic abstraction</w:t>
            </w:r>
          </w:p>
          <w:p w14:paraId="76625F38">
            <w:pPr>
              <w:widowControl w:val="0"/>
              <w:spacing w:line="252" w:lineRule="auto"/>
              <w:ind w:firstLine="200" w:firstLineChars="100"/>
              <w:rPr>
                <w:lang w:eastAsia="zh-CN"/>
              </w:rPr>
              <w:pPrChange w:id="344" w:author="几" w:date="2024-11-12T22:33:11Z">
                <w:pPr>
                  <w:widowControl w:val="0"/>
                  <w:spacing w:line="252" w:lineRule="auto"/>
                  <w:ind w:firstLine="400" w:firstLineChars="200"/>
                </w:pPr>
              </w:pPrChange>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→A</w:t>
            </w:r>
            <w:r>
              <w:rPr>
                <w:i/>
                <w:vertAlign w:val="subscript"/>
                <w:lang w:eastAsia="zh-CN"/>
              </w:rPr>
              <w:t xml:space="preserve">iP, </w:t>
            </w:r>
            <w:r>
              <w:rPr>
                <w:lang w:eastAsia="zh-CN"/>
              </w:rPr>
              <w:t>where</w:t>
            </w:r>
            <w:r>
              <w:rPr>
                <w:i/>
                <w:vertAlign w:val="subscript"/>
                <w:lang w:eastAsia="zh-CN"/>
              </w:rPr>
              <w:t xml:space="preserve"> </w:t>
            </w:r>
            <w:r>
              <w:rPr>
                <w:i/>
                <w:lang w:eastAsia="zh-CN"/>
              </w:rPr>
              <w:t>A</w:t>
            </w:r>
            <w:r>
              <w:rPr>
                <w:i/>
                <w:vertAlign w:val="subscript"/>
                <w:lang w:eastAsia="zh-CN"/>
              </w:rPr>
              <w:t>iP</w:t>
            </w:r>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r>
              <w:rPr>
                <w:i/>
                <w:lang w:eastAsia="zh-CN"/>
              </w:rPr>
              <w:t>i</w:t>
            </w:r>
            <w:r>
              <w:rPr>
                <w:lang w:eastAsia="zh-CN"/>
              </w:rPr>
              <w:t>=</w:t>
            </w:r>
            <w:r>
              <w:rPr>
                <w:i/>
                <w:lang w:eastAsia="zh-CN"/>
              </w:rPr>
              <w:t>1, 2,</w:t>
            </w:r>
            <w:r>
              <w:rPr>
                <w:lang w:eastAsia="zh-CN"/>
              </w:rPr>
              <w:t xml:space="preserve"> ……</w:t>
            </w:r>
          </w:p>
          <w:p w14:paraId="36EBCEF8">
            <w:pPr>
              <w:widowControl w:val="0"/>
              <w:spacing w:line="252" w:lineRule="auto"/>
              <w:ind w:firstLine="200" w:firstLineChars="100"/>
              <w:rPr>
                <w:lang w:eastAsia="zh-CN"/>
              </w:rPr>
              <w:pPrChange w:id="345" w:author="几" w:date="2024-11-12T22:33:54Z">
                <w:pPr>
                  <w:widowControl w:val="0"/>
                  <w:spacing w:line="252" w:lineRule="auto"/>
                  <w:ind w:firstLine="270"/>
                </w:pPr>
              </w:pPrChange>
            </w:pPr>
            <w:ins w:id="346" w:author="几" w:date="2024-11-12T22:34:58Z">
              <w:r>
                <w:rPr>
                  <w:rFonts w:hint="eastAsia" w:ascii="宋体" w:hAnsi="宋体" w:eastAsia="宋体" w:cs="宋体"/>
                  <w:iCs/>
                  <w:lang w:val="en-US" w:eastAsia="zh-CN"/>
                </w:rPr>
                <w:t>②</w:t>
              </w:r>
            </w:ins>
            <w:r>
              <w:rPr>
                <w:lang w:eastAsia="zh-CN"/>
              </w:rPr>
              <w:t>For</w:t>
            </w:r>
            <w:r>
              <w:rPr>
                <w:i/>
                <w:lang w:eastAsia="zh-CN"/>
              </w:rPr>
              <w:t xml:space="preserve"> B</w:t>
            </w:r>
            <w:r>
              <w:rPr>
                <w:i/>
                <w:vertAlign w:val="subscript"/>
                <w:lang w:eastAsia="zh-CN"/>
              </w:rPr>
              <w:t>i</w:t>
            </w:r>
            <w:r>
              <w:rPr>
                <w:lang w:eastAsia="zh-CN"/>
              </w:rPr>
              <w:t xml:space="preserve"> in Brain Do decryption</w:t>
            </w:r>
          </w:p>
          <w:p w14:paraId="0F6FE207">
            <w:pPr>
              <w:widowControl w:val="0"/>
              <w:spacing w:line="252" w:lineRule="auto"/>
              <w:ind w:left="200" w:leftChars="100"/>
              <w:rPr>
                <w:lang w:eastAsia="zh-CN"/>
              </w:rPr>
            </w:pPr>
            <w:del w:id="347" w:author="几" w:date="2024-11-12T22:34:57Z">
              <w:r>
                <w:rPr>
                  <w:rFonts w:hint="eastAsia"/>
                  <w:lang w:eastAsia="zh-CN"/>
                </w:rPr>
                <w:delText xml:space="preserve"> </w:delText>
              </w:r>
            </w:del>
            <w:del w:id="348" w:author="几" w:date="2024-11-12T22:33:57Z">
              <w:r>
                <w:rPr>
                  <w:lang w:eastAsia="zh-CN"/>
                </w:rPr>
                <w:delText xml:space="preserve">  </w:delText>
              </w:r>
            </w:del>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→B'</w:t>
            </w:r>
            <w:r>
              <w:rPr>
                <w:i/>
                <w:vertAlign w:val="subscript"/>
                <w:lang w:eastAsia="zh-CN"/>
              </w:rPr>
              <w:t>i</w:t>
            </w:r>
          </w:p>
          <w:p w14:paraId="523EE987">
            <w:pPr>
              <w:widowControl w:val="0"/>
              <w:spacing w:line="252" w:lineRule="auto"/>
              <w:ind w:left="200" w:leftChars="100" w:firstLine="0" w:firstLineChars="0"/>
              <w:rPr>
                <w:lang w:eastAsia="zh-CN"/>
              </w:rPr>
              <w:pPrChange w:id="349" w:author="几" w:date="2024-11-12T22:34:25Z">
                <w:pPr>
                  <w:widowControl w:val="0"/>
                  <w:spacing w:line="252" w:lineRule="auto"/>
                  <w:ind w:left="200" w:leftChars="100"/>
                </w:pPr>
              </w:pPrChange>
            </w:pPr>
            <w:ins w:id="350" w:author="几" w:date="2024-11-12T22:35:00Z">
              <w:r>
                <w:rPr>
                  <w:rFonts w:hint="eastAsia" w:ascii="宋体" w:hAnsi="宋体" w:eastAsia="宋体" w:cs="宋体"/>
                  <w:i w:val="0"/>
                  <w:iCs/>
                  <w:lang w:val="en-US" w:eastAsia="zh-CN"/>
                  <w:rPrChange w:id="351" w:author="几" w:date="2024-11-12T22:35:09Z">
                    <w:rPr>
                      <w:rFonts w:hint="eastAsia"/>
                      <w:i w:val="0"/>
                      <w:lang w:val="en-US" w:eastAsia="zh-CN"/>
                    </w:rPr>
                  </w:rPrChange>
                </w:rPr>
                <w:t>③</w:t>
              </w:r>
            </w:ins>
            <w:r>
              <w:rPr>
                <w:lang w:eastAsia="zh-CN"/>
              </w:rPr>
              <w:t>Find matching key</w:t>
            </w:r>
            <w:r>
              <w:rPr>
                <w:i/>
                <w:lang w:eastAsia="zh-CN"/>
              </w:rPr>
              <w:t xml:space="preserve"> B'</w:t>
            </w:r>
            <w:r>
              <w:rPr>
                <w:i/>
                <w:vertAlign w:val="subscript"/>
                <w:lang w:eastAsia="zh-CN"/>
              </w:rPr>
              <w:t>i</w:t>
            </w:r>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14:paraId="5291C8B8">
            <w:pPr>
              <w:widowControl w:val="0"/>
              <w:spacing w:line="252" w:lineRule="auto"/>
              <w:ind w:firstLine="200" w:firstLineChars="100"/>
              <w:rPr>
                <w:lang w:eastAsia="zh-CN"/>
              </w:rPr>
              <w:pPrChange w:id="353" w:author="几" w:date="2024-11-12T22:34:28Z">
                <w:pPr>
                  <w:widowControl w:val="0"/>
                  <w:spacing w:line="252" w:lineRule="auto"/>
                  <w:ind w:firstLine="270"/>
                </w:pPr>
              </w:pPrChange>
            </w:pPr>
            <w:r>
              <w:rPr>
                <w:rFonts w:hint="eastAsia"/>
                <w:i/>
                <w:lang w:eastAsia="zh-CN"/>
              </w:rPr>
              <w:t>P</w:t>
            </w:r>
            <w:r>
              <w:rPr>
                <w:rFonts w:hint="eastAsia"/>
                <w:lang w:eastAsia="zh-CN"/>
              </w:rPr>
              <w:t>(</w:t>
            </w:r>
            <w:r>
              <w:rPr>
                <w:i/>
                <w:lang w:eastAsia="zh-CN"/>
              </w:rPr>
              <w:t>A'</w:t>
            </w:r>
            <w:r>
              <w:rPr>
                <w:i/>
                <w:vertAlign w:val="subscript"/>
                <w:lang w:eastAsia="zh-CN"/>
              </w:rPr>
              <w:t>ip</w:t>
            </w:r>
            <w:r>
              <w:rPr>
                <w:i/>
                <w:lang w:eastAsia="zh-CN"/>
              </w:rPr>
              <w:t xml:space="preserve"> |</w:t>
            </w:r>
            <w:r>
              <w:rPr>
                <w:rFonts w:hint="eastAsia"/>
                <w:i/>
                <w:lang w:eastAsia="zh-CN"/>
              </w:rPr>
              <w:t xml:space="preserve"> A</w:t>
            </w:r>
            <w:r>
              <w:rPr>
                <w:i/>
                <w:vertAlign w:val="subscript"/>
                <w:lang w:eastAsia="zh-CN"/>
              </w:rPr>
              <w:t>ip</w:t>
            </w:r>
            <w:r>
              <w:rPr>
                <w:rFonts w:hint="eastAsia"/>
                <w:lang w:eastAsia="zh-CN"/>
              </w:rPr>
              <w:t>)=</w:t>
            </w:r>
            <w:r>
              <w:rPr>
                <w:i/>
                <w:lang w:eastAsia="zh-CN"/>
              </w:rPr>
              <w:t xml:space="preserve"> f</w:t>
            </w:r>
            <w:r>
              <w:rPr>
                <w:i/>
                <w:vertAlign w:val="subscript"/>
                <w:lang w:eastAsia="zh-CN"/>
              </w:rPr>
              <w:t>2</w:t>
            </w:r>
            <w:r>
              <w:rPr>
                <w:lang w:eastAsia="zh-CN"/>
              </w:rPr>
              <w:t>(</w:t>
            </w:r>
            <w:r>
              <w:rPr>
                <w:i/>
                <w:lang w:eastAsia="zh-CN"/>
              </w:rPr>
              <w:t>B'</w:t>
            </w:r>
            <w:r>
              <w:rPr>
                <w:i/>
                <w:vertAlign w:val="subscript"/>
                <w:lang w:eastAsia="zh-CN"/>
              </w:rPr>
              <w:t>i</w:t>
            </w:r>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→1</w:t>
            </w:r>
          </w:p>
          <w:p w14:paraId="3DCE0B2B">
            <w:pPr>
              <w:widowControl w:val="0"/>
              <w:spacing w:line="252" w:lineRule="auto"/>
              <w:ind w:firstLine="200" w:firstLineChars="100"/>
              <w:rPr>
                <w:lang w:eastAsia="zh-CN"/>
              </w:rPr>
            </w:pPr>
            <w:ins w:id="354" w:author="几" w:date="2024-11-12T22:35:06Z">
              <w:r>
                <w:rPr>
                  <w:rFonts w:hint="eastAsia" w:ascii="宋体" w:hAnsi="宋体" w:eastAsia="宋体" w:cs="宋体"/>
                  <w:i w:val="0"/>
                  <w:iCs/>
                  <w:lang w:val="en-US" w:eastAsia="zh-CN"/>
                  <w:rPrChange w:id="355" w:author="几" w:date="2024-11-12T22:35:11Z">
                    <w:rPr>
                      <w:rFonts w:hint="eastAsia"/>
                      <w:i w:val="0"/>
                      <w:lang w:val="en-US" w:eastAsia="zh-CN"/>
                    </w:rPr>
                  </w:rPrChange>
                </w:rPr>
                <w:t>④</w:t>
              </w:r>
            </w:ins>
            <w:r>
              <w:rPr>
                <w:lang w:eastAsia="zh-CN"/>
              </w:rPr>
              <w:t>For</w:t>
            </w:r>
            <w:r>
              <w:rPr>
                <w:i/>
                <w:lang w:eastAsia="zh-CN"/>
              </w:rPr>
              <w:t xml:space="preserve"> A</w:t>
            </w:r>
            <w:r>
              <w:rPr>
                <w:i/>
                <w:vertAlign w:val="subscript"/>
                <w:lang w:eastAsia="zh-CN"/>
              </w:rPr>
              <w:t>iP</w:t>
            </w:r>
            <w:r>
              <w:rPr>
                <w:lang w:eastAsia="zh-CN"/>
              </w:rPr>
              <w:t xml:space="preserve"> in Brain Do encryption</w:t>
            </w:r>
          </w:p>
          <w:p w14:paraId="248F3FAC">
            <w:pPr>
              <w:widowControl w:val="0"/>
              <w:spacing w:line="252" w:lineRule="auto"/>
              <w:ind w:firstLine="200" w:firstLineChars="100"/>
              <w:rPr>
                <w:vertAlign w:val="subscript"/>
                <w:lang w:eastAsia="zh-CN"/>
              </w:rPr>
              <w:pPrChange w:id="357" w:author="几" w:date="2024-11-12T22:34:35Z">
                <w:pPr>
                  <w:widowControl w:val="0"/>
                  <w:spacing w:line="252" w:lineRule="auto"/>
                  <w:ind w:firstLine="400" w:firstLineChars="200"/>
                </w:pPr>
              </w:pPrChange>
            </w:pPr>
            <w:r>
              <w:rPr>
                <w:i/>
                <w:lang w:eastAsia="zh-CN"/>
              </w:rPr>
              <w:t>f</w:t>
            </w:r>
            <w:r>
              <w:rPr>
                <w:i/>
                <w:vertAlign w:val="subscript"/>
                <w:lang w:eastAsia="zh-CN"/>
              </w:rPr>
              <w:t>3</w:t>
            </w:r>
            <w:r>
              <w:rPr>
                <w:lang w:eastAsia="zh-CN"/>
              </w:rPr>
              <w:t>(</w:t>
            </w:r>
            <w:r>
              <w:rPr>
                <w:i/>
                <w:lang w:eastAsia="zh-CN"/>
              </w:rPr>
              <w:t>A</w:t>
            </w:r>
            <w:r>
              <w:rPr>
                <w:i/>
                <w:vertAlign w:val="subscript"/>
                <w:lang w:eastAsia="zh-CN"/>
              </w:rPr>
              <w:t>iP</w:t>
            </w:r>
            <w:r>
              <w:rPr>
                <w:i/>
                <w:lang w:eastAsia="zh-CN"/>
              </w:rPr>
              <w:t>, B</w:t>
            </w:r>
            <w:r>
              <w:rPr>
                <w:i/>
                <w:vertAlign w:val="subscript"/>
                <w:lang w:eastAsia="zh-CN"/>
              </w:rPr>
              <w:t>i</w:t>
            </w:r>
            <w:r>
              <w:rPr>
                <w:lang w:eastAsia="zh-CN"/>
              </w:rPr>
              <w:t>) →</w:t>
            </w:r>
            <w:r>
              <w:rPr>
                <w:i/>
                <w:lang w:eastAsia="zh-CN"/>
              </w:rPr>
              <w:t>A'</w:t>
            </w:r>
            <w:r>
              <w:rPr>
                <w:i/>
                <w:vertAlign w:val="subscript"/>
                <w:lang w:eastAsia="zh-CN"/>
              </w:rPr>
              <w:t>ip</w:t>
            </w:r>
          </w:p>
          <w:p w14:paraId="268A752A">
            <w:pPr>
              <w:widowControl w:val="0"/>
              <w:spacing w:line="252" w:lineRule="auto"/>
              <w:ind w:firstLine="270"/>
              <w:rPr>
                <w:lang w:eastAsia="zh-CN"/>
              </w:rPr>
            </w:pPr>
            <w:r>
              <w:rPr>
                <w:rFonts w:hint="eastAsia"/>
                <w:lang w:eastAsia="zh-CN"/>
              </w:rPr>
              <w:t>return</w:t>
            </w:r>
            <w:r>
              <w:rPr>
                <w:lang w:eastAsia="zh-CN"/>
              </w:rPr>
              <w:t xml:space="preserve"> </w:t>
            </w:r>
            <w:r>
              <w:rPr>
                <w:i/>
                <w:lang w:eastAsia="zh-CN"/>
              </w:rPr>
              <w:t>A'</w:t>
            </w:r>
            <w:r>
              <w:rPr>
                <w:i/>
                <w:vertAlign w:val="subscript"/>
                <w:lang w:eastAsia="zh-CN"/>
              </w:rPr>
              <w:t>ip</w:t>
            </w:r>
          </w:p>
        </w:tc>
      </w:tr>
    </w:tbl>
    <w:p w14:paraId="0B7AC2B6">
      <w:pPr>
        <w:ind w:firstLine="144"/>
        <w:jc w:val="both"/>
        <w:rPr>
          <w:lang w:eastAsia="zh-CN"/>
        </w:rPr>
      </w:pPr>
      <w:bookmarkStart w:id="23" w:name="_Hlk114593922"/>
      <w:r>
        <w:rPr>
          <w:lang w:eastAsia="zh-CN"/>
        </w:rPr>
        <w:t xml:space="preserve">This paper combines the above humanoid perceptual associative memory algorithm with </w:t>
      </w:r>
      <w:ins w:id="358" w:author="Crystal Jing" w:date="2023-09-08T16:12:00Z">
        <w:r>
          <w:rPr>
            <w:lang w:eastAsia="zh-CN"/>
          </w:rPr>
          <w:t xml:space="preserve">surveillance video's face encryption and decryption requirements </w:t>
        </w:r>
      </w:ins>
      <w:del w:id="359" w:author="Crystal Jing" w:date="2023-09-08T16:12:00Z">
        <w:r>
          <w:rPr>
            <w:lang w:eastAsia="zh-CN"/>
          </w:rPr>
          <w:delText xml:space="preserve">the face encryption and decryption requirements of surveillance video </w:delText>
        </w:r>
      </w:del>
      <w:r>
        <w:rPr>
          <w:lang w:eastAsia="zh-CN"/>
        </w:rPr>
        <w:t>to solve the following problems.</w:t>
      </w:r>
    </w:p>
    <w:p w14:paraId="7F8C6DE5">
      <w:pPr>
        <w:ind w:firstLine="144"/>
        <w:jc w:val="both"/>
        <w:rPr>
          <w:lang w:eastAsia="zh-CN"/>
        </w:rPr>
      </w:pPr>
      <w:r>
        <w:rPr>
          <w:lang w:eastAsia="zh-CN"/>
        </w:rPr>
        <w:t xml:space="preserve">1) </w:t>
      </w:r>
      <w:del w:id="360" w:author="小杜" w:date="2023-09-07T11:57:00Z">
        <w:r>
          <w:rPr>
            <w:lang w:eastAsia="zh-CN"/>
          </w:rPr>
          <w:delText>To modeling</w:delText>
        </w:r>
      </w:del>
      <w:ins w:id="361" w:author="小杜" w:date="2023-09-07T11:57:00Z">
        <w:del w:id="362" w:author="Crystal Jing" w:date="2023-09-08T16:14:00Z">
          <w:r>
            <w:rPr>
              <w:rFonts w:hint="eastAsia"/>
              <w:lang w:eastAsia="zh-CN"/>
            </w:rPr>
            <w:delText>In order to</w:delText>
          </w:r>
        </w:del>
      </w:ins>
      <w:ins w:id="363" w:author="Crystal Jing" w:date="2023-09-08T16:14:00Z">
        <w:r>
          <w:rPr>
            <w:lang w:eastAsia="zh-CN"/>
          </w:rPr>
          <w:t>To</w:t>
        </w:r>
      </w:ins>
      <w:ins w:id="364" w:author="小杜" w:date="2023-09-07T11:57:00Z">
        <w:r>
          <w:rPr>
            <w:rFonts w:hint="eastAsia"/>
            <w:lang w:eastAsia="zh-CN"/>
          </w:rPr>
          <w:t xml:space="preserve"> model</w:t>
        </w:r>
      </w:ins>
      <w:r>
        <w:rPr>
          <w:lang w:eastAsia="zh-CN"/>
        </w:rPr>
        <w:t xml:space="preserve"> the humanoid cognitive mechanism, the high-dimensional abstract memory and compressed perception process </w:t>
      </w:r>
      <w:r>
        <w:rPr>
          <w:rFonts w:hint="eastAsia"/>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1</w:t>
      </w:r>
      <w:r>
        <w:rPr>
          <w:lang w:eastAsia="zh-CN"/>
        </w:rPr>
        <w:t xml:space="preserve"> function need to be solved. </w:t>
      </w:r>
      <w:del w:id="365" w:author="小杜" w:date="2023-09-07T11:59:00Z">
        <w:r>
          <w:rPr>
            <w:lang w:eastAsia="zh-CN"/>
          </w:rPr>
          <w:delText>and</w:delText>
        </w:r>
      </w:del>
      <w:ins w:id="366"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4C28894E">
      <w:pPr>
        <w:ind w:firstLine="144"/>
        <w:jc w:val="both"/>
        <w:rPr>
          <w:ins w:id="367" w:author="Crystal Jing" w:date="2023-09-08T16:23:00Z"/>
          <w:lang w:eastAsia="zh-CN"/>
        </w:rPr>
      </w:pPr>
      <w:r>
        <w:rPr>
          <w:lang w:eastAsia="zh-CN"/>
        </w:rPr>
        <w:t xml:space="preserve">2) </w:t>
      </w:r>
      <w:ins w:id="368" w:author="Crystal Jing" w:date="2023-09-08T16:26:00Z">
        <w:r>
          <w:rPr>
            <w:lang w:eastAsia="zh-CN"/>
          </w:rPr>
          <w:t xml:space="preserve">The algorithm models the storage and matching of high-dimensional semantic features using human-like associative memory. Its associative matching function </w:t>
        </w:r>
      </w:ins>
      <w:ins w:id="369" w:author="Crystal Jing" w:date="2023-09-08T16:27:00Z">
        <w:r>
          <w:rPr>
            <w:i/>
            <w:color w:val="000000" w:themeColor="text1"/>
            <w:lang w:eastAsia="zh-CN"/>
            <w14:textFill>
              <w14:solidFill>
                <w14:schemeClr w14:val="tx1"/>
              </w14:solidFill>
            </w14:textFill>
          </w:rPr>
          <w:t>f</w:t>
        </w:r>
      </w:ins>
      <w:ins w:id="370" w:author="Crystal Jing" w:date="2023-09-08T16:27:00Z">
        <w:r>
          <w:rPr>
            <w:i/>
            <w:color w:val="000000" w:themeColor="text1"/>
            <w:vertAlign w:val="subscript"/>
            <w:lang w:eastAsia="zh-CN"/>
            <w14:textFill>
              <w14:solidFill>
                <w14:schemeClr w14:val="tx1"/>
              </w14:solidFill>
            </w14:textFill>
          </w:rPr>
          <w:t>2</w:t>
        </w:r>
      </w:ins>
      <w:ins w:id="371" w:author="Crystal Jing" w:date="2023-09-08T16:26:00Z">
        <w:r>
          <w:rPr>
            <w:lang w:eastAsia="zh-CN"/>
          </w:rPr>
          <w:t xml:space="preserve"> </w:t>
        </w:r>
      </w:ins>
      <w:ins w:id="372" w:author="Crystal Jing" w:date="2023-09-08T16:28:00Z">
        <w:r>
          <w:rPr>
            <w:lang w:eastAsia="zh-CN"/>
          </w:rPr>
          <w:t>i</w:t>
        </w:r>
      </w:ins>
      <w:ins w:id="373" w:author="Crystal Jing" w:date="2023-09-08T16:26:00Z">
        <w:r>
          <w:rPr>
            <w:lang w:eastAsia="zh-CN"/>
          </w:rPr>
          <w:t xml:space="preserve">s based on </w:t>
        </w:r>
      </w:ins>
      <m:oMath>
        <m:sSub>
          <m:sSubPr>
            <m:ctrlPr>
              <w:ins w:id="374" w:author="Crystal Jing" w:date="2023-09-08T16:27:00Z">
                <w:rPr>
                  <w:rFonts w:ascii="Cambria Math" w:hAnsi="Cambria Math"/>
                  <w:i/>
                </w:rPr>
              </w:ins>
            </m:ctrlPr>
          </m:sSubPr>
          <m:e>
            <w:ins w:id="375" w:author="Crystal Jing" w:date="2023-09-08T16:27:00Z">
              <m:r>
                <m:rPr/>
                <w:rPr>
                  <w:rFonts w:ascii="Cambria Math" w:hAnsi="Cambria Math"/>
                  <w:lang w:eastAsia="zh-CN"/>
                </w:rPr>
                <m:t>B</m:t>
              </m:r>
            </w:ins>
            <m:ctrlPr>
              <w:ins w:id="376" w:author="Crystal Jing" w:date="2023-09-08T16:27:00Z">
                <w:rPr>
                  <w:rFonts w:ascii="Cambria Math" w:hAnsi="Cambria Math"/>
                  <w:i/>
                </w:rPr>
              </w:ins>
            </m:ctrlPr>
          </m:e>
          <m:sub>
            <w:ins w:id="377" w:author="Crystal Jing" w:date="2023-09-08T16:27:00Z">
              <m:r>
                <m:rPr/>
                <w:rPr>
                  <w:rFonts w:ascii="Cambria Math" w:hAnsi="Cambria Math"/>
                  <w:lang w:eastAsia="zh-CN"/>
                </w:rPr>
                <m:t>i</m:t>
              </m:r>
            </w:ins>
            <m:ctrlPr>
              <w:ins w:id="378" w:author="Crystal Jing" w:date="2023-09-08T16:27:00Z">
                <w:rPr>
                  <w:rFonts w:ascii="Cambria Math" w:hAnsi="Cambria Math"/>
                  <w:i/>
                </w:rPr>
              </w:ins>
            </m:ctrlPr>
          </m:sub>
        </m:sSub>
      </m:oMath>
      <w:ins w:id="379" w:author="Crystal Jing" w:date="2023-09-08T16:26:00Z">
        <w:r>
          <w:rPr>
            <w:lang w:eastAsia="zh-CN"/>
          </w:rPr>
          <w:t xml:space="preserve"> and </w:t>
        </w:r>
      </w:ins>
      <m:oMath>
        <m:sSub>
          <m:sSubPr>
            <m:ctrlPr>
              <w:ins w:id="380" w:author="Crystal Jing" w:date="2023-09-08T16:27:00Z">
                <w:rPr>
                  <w:rFonts w:ascii="Cambria Math" w:hAnsi="Cambria Math"/>
                  <w:i/>
                </w:rPr>
              </w:ins>
            </m:ctrlPr>
          </m:sSubPr>
          <m:e>
            <w:ins w:id="381" w:author="Crystal Jing" w:date="2023-09-08T16:27:00Z">
              <m:r>
                <m:rPr/>
                <w:rPr>
                  <w:rFonts w:ascii="Cambria Math" w:hAnsi="Cambria Math"/>
                  <w:lang w:eastAsia="zh-CN"/>
                </w:rPr>
                <m:t>B'</m:t>
              </m:r>
            </w:ins>
            <m:ctrlPr>
              <w:ins w:id="382" w:author="Crystal Jing" w:date="2023-09-08T16:27:00Z">
                <w:rPr>
                  <w:rFonts w:ascii="Cambria Math" w:hAnsi="Cambria Math"/>
                  <w:i/>
                </w:rPr>
              </w:ins>
            </m:ctrlPr>
          </m:e>
          <m:sub>
            <w:ins w:id="383" w:author="Crystal Jing" w:date="2023-09-08T16:27:00Z">
              <m:r>
                <m:rPr/>
                <w:rPr>
                  <w:rFonts w:ascii="Cambria Math" w:hAnsi="Cambria Math"/>
                  <w:lang w:eastAsia="zh-CN"/>
                </w:rPr>
                <m:t>i</m:t>
              </m:r>
            </w:ins>
            <m:ctrlPr>
              <w:ins w:id="384" w:author="Crystal Jing" w:date="2023-09-08T16:27:00Z">
                <w:rPr>
                  <w:rFonts w:ascii="Cambria Math" w:hAnsi="Cambria Math"/>
                  <w:i/>
                </w:rPr>
              </w:ins>
            </m:ctrlPr>
          </m:sub>
        </m:sSub>
      </m:oMath>
      <w:ins w:id="385" w:author="Crystal Jing" w:date="2023-09-08T16:26:00Z">
        <w:r>
          <w:rPr>
            <w:lang w:eastAsia="zh-CN"/>
          </w:rPr>
          <w:t xml:space="preserve"> through the recall-triggered indexing mechanism.</w:t>
        </w:r>
      </w:ins>
    </w:p>
    <w:p w14:paraId="4960E9B8">
      <w:pPr>
        <w:ind w:firstLine="144"/>
        <w:jc w:val="both"/>
        <w:rPr>
          <w:del w:id="386" w:author="Crystal Jing" w:date="2023-09-08T16:27:00Z"/>
          <w:lang w:eastAsia="zh-CN"/>
        </w:rPr>
      </w:pPr>
      <w:del w:id="387" w:author="Crystal Jing" w:date="2023-09-08T16:27:00Z">
        <w:r>
          <w:rPr>
            <w:lang w:eastAsia="zh-CN"/>
          </w:rPr>
          <w:delText xml:space="preserve">Drawing on humanoid  associative memory mechanism, the algorithm models the memory storage of high-dimensional semantic features and associative matching </w:delText>
        </w:r>
      </w:del>
      <w:del w:id="388" w:author="Crystal Jing" w:date="2023-09-08T16:27:00Z">
        <w:r>
          <w:rPr>
            <w:rFonts w:hint="eastAsia"/>
            <w:i/>
            <w:color w:val="000000" w:themeColor="text1"/>
            <w:lang w:eastAsia="zh-CN"/>
            <w14:textFill>
              <w14:solidFill>
                <w14:schemeClr w14:val="tx1"/>
              </w14:solidFill>
            </w14:textFill>
          </w:rPr>
          <w:delText>f</w:delText>
        </w:r>
      </w:del>
      <w:del w:id="389" w:author="Crystal Jing" w:date="2023-09-08T16:27:00Z">
        <w:r>
          <w:rPr>
            <w:i/>
            <w:color w:val="000000" w:themeColor="text1"/>
            <w:vertAlign w:val="subscript"/>
            <w:lang w:eastAsia="zh-CN"/>
            <w14:textFill>
              <w14:solidFill>
                <w14:schemeClr w14:val="tx1"/>
              </w14:solidFill>
            </w14:textFill>
          </w:rPr>
          <w:delText>2</w:delText>
        </w:r>
      </w:del>
      <w:del w:id="390" w:author="Crystal Jing" w:date="2023-09-08T16:16:00Z">
        <w:r>
          <w:rPr>
            <w:lang w:eastAsia="zh-CN"/>
          </w:rPr>
          <w:delText>,</w:delText>
        </w:r>
      </w:del>
      <w:del w:id="391" w:author="Crystal Jing" w:date="2023-09-08T16:27:00Z">
        <w:r>
          <w:rPr>
            <w:lang w:eastAsia="zh-CN"/>
          </w:rPr>
          <w:delText xml:space="preserve"> and proposes a recall-triggered matching index mechanism to achieve associative </w:delText>
        </w:r>
      </w:del>
      <w:del w:id="392" w:author="Crystal Jing" w:date="2023-09-08T16:16:00Z">
        <w:r>
          <w:rPr>
            <w:lang w:eastAsia="zh-CN"/>
          </w:rPr>
          <w:delText>memory</w:delText>
        </w:r>
      </w:del>
      <w:del w:id="393" w:author="Crystal Jing" w:date="2023-09-08T16:27:00Z">
        <w:r>
          <w:rPr>
            <w:lang w:eastAsia="zh-CN"/>
          </w:rPr>
          <w:delText xml:space="preserve"> </w:delText>
        </w:r>
      </w:del>
      <w:del w:id="394" w:author="Crystal Jing" w:date="2023-09-08T16:16:00Z">
        <w:r>
          <w:rPr>
            <w:lang w:eastAsia="zh-CN"/>
          </w:rPr>
          <w:delText>matching</w:delText>
        </w:r>
      </w:del>
      <w:del w:id="395" w:author="Crystal Jing" w:date="2023-09-08T16:27:00Z">
        <w:r>
          <w:rPr>
            <w:lang w:eastAsia="zh-CN"/>
          </w:rPr>
          <w:delText xml:space="preserve"> based on </w:delText>
        </w:r>
      </w:del>
      <m:oMath>
        <m:sSub>
          <m:sSubPr>
            <m:ctrlPr>
              <w:del w:id="396" w:author="Crystal Jing" w:date="2023-09-08T16:27:00Z">
                <w:rPr>
                  <w:rFonts w:ascii="Cambria Math" w:hAnsi="Cambria Math"/>
                  <w:i/>
                </w:rPr>
              </w:del>
            </m:ctrlPr>
          </m:sSubPr>
          <m:e>
            <w:del w:id="397" w:author="Crystal Jing" w:date="2023-09-08T16:27:00Z">
              <m:r>
                <m:rPr/>
                <w:rPr>
                  <w:rFonts w:ascii="Cambria Math" w:hAnsi="Cambria Math"/>
                  <w:lang w:eastAsia="zh-CN"/>
                </w:rPr>
                <m:t>B</m:t>
              </m:r>
            </w:del>
            <m:ctrlPr>
              <w:del w:id="398" w:author="Crystal Jing" w:date="2023-09-08T16:27:00Z">
                <w:rPr>
                  <w:rFonts w:ascii="Cambria Math" w:hAnsi="Cambria Math"/>
                  <w:i/>
                </w:rPr>
              </w:del>
            </m:ctrlPr>
          </m:e>
          <m:sub>
            <w:del w:id="399" w:author="Crystal Jing" w:date="2023-09-08T16:27:00Z">
              <m:r>
                <m:rPr/>
                <w:rPr>
                  <w:rFonts w:ascii="Cambria Math" w:hAnsi="Cambria Math"/>
                  <w:lang w:eastAsia="zh-CN"/>
                </w:rPr>
                <m:t>i</m:t>
              </m:r>
            </w:del>
            <m:ctrlPr>
              <w:del w:id="400" w:author="Crystal Jing" w:date="2023-09-08T16:27:00Z">
                <w:rPr>
                  <w:rFonts w:ascii="Cambria Math" w:hAnsi="Cambria Math"/>
                  <w:i/>
                </w:rPr>
              </w:del>
            </m:ctrlPr>
          </m:sub>
        </m:sSub>
      </m:oMath>
      <w:del w:id="401" w:author="Crystal Jing" w:date="2023-09-08T16:27:00Z">
        <w:r>
          <w:rPr>
            <w:lang w:eastAsia="zh-CN"/>
          </w:rPr>
          <w:delText xml:space="preserve"> and </w:delText>
        </w:r>
      </w:del>
      <m:oMath>
        <m:sSub>
          <m:sSubPr>
            <m:ctrlPr>
              <w:del w:id="402" w:author="Crystal Jing" w:date="2023-09-08T16:27:00Z">
                <w:rPr>
                  <w:rFonts w:ascii="Cambria Math" w:hAnsi="Cambria Math"/>
                  <w:i/>
                </w:rPr>
              </w:del>
            </m:ctrlPr>
          </m:sSubPr>
          <m:e>
            <w:del w:id="403" w:author="Crystal Jing" w:date="2023-09-08T16:27:00Z">
              <m:r>
                <m:rPr/>
                <w:rPr>
                  <w:rFonts w:ascii="Cambria Math" w:hAnsi="Cambria Math"/>
                  <w:lang w:eastAsia="zh-CN"/>
                </w:rPr>
                <m:t>B'</m:t>
              </m:r>
            </w:del>
            <m:ctrlPr>
              <w:del w:id="404" w:author="Crystal Jing" w:date="2023-09-08T16:27:00Z">
                <w:rPr>
                  <w:rFonts w:ascii="Cambria Math" w:hAnsi="Cambria Math"/>
                  <w:i/>
                </w:rPr>
              </w:del>
            </m:ctrlPr>
          </m:e>
          <m:sub>
            <w:del w:id="405" w:author="Crystal Jing" w:date="2023-09-08T16:27:00Z">
              <m:r>
                <m:rPr/>
                <w:rPr>
                  <w:rFonts w:ascii="Cambria Math" w:hAnsi="Cambria Math"/>
                  <w:lang w:eastAsia="zh-CN"/>
                </w:rPr>
                <m:t>i</m:t>
              </m:r>
            </w:del>
            <m:ctrlPr>
              <w:del w:id="406" w:author="Crystal Jing" w:date="2023-09-08T16:27:00Z">
                <w:rPr>
                  <w:rFonts w:ascii="Cambria Math" w:hAnsi="Cambria Math"/>
                  <w:i/>
                </w:rPr>
              </w:del>
            </m:ctrlPr>
          </m:sub>
        </m:sSub>
        <w:del w:id="407" w:author="Crystal Jing" w:date="2023-09-08T16:27:00Z">
          <m:r>
            <m:rPr/>
            <w:rPr>
              <w:rFonts w:ascii="Cambria Math" w:hAnsi="Cambria Math"/>
            </w:rPr>
            <m:t xml:space="preserve"> </m:t>
          </m:r>
        </w:del>
      </m:oMath>
      <w:del w:id="408" w:author="Crystal Jing" w:date="2023-09-08T16:27:00Z">
        <w:r>
          <w:rPr>
            <w:rFonts w:hint="eastAsia"/>
            <w:lang w:eastAsia="zh-CN"/>
          </w:rPr>
          <w:delText>.</w:delText>
        </w:r>
      </w:del>
    </w:p>
    <w:p w14:paraId="25F317AE">
      <w:pPr>
        <w:ind w:firstLine="144"/>
        <w:jc w:val="both"/>
        <w:rPr>
          <w:lang w:eastAsia="zh-CN"/>
        </w:rPr>
      </w:pPr>
      <w:r>
        <w:rPr>
          <w:lang w:eastAsia="zh-CN"/>
        </w:rPr>
        <w:t xml:space="preserve">3) Drawing on the </w:t>
      </w:r>
      <w:del w:id="409" w:author="Crystal Jing" w:date="2023-09-08T16:18:00Z">
        <w:r>
          <w:rPr>
            <w:lang w:eastAsia="zh-CN"/>
          </w:rPr>
          <w:delText xml:space="preserve">humanoid  </w:delText>
        </w:r>
      </w:del>
      <w:ins w:id="410" w:author="Crystal Jing" w:date="2023-09-08T16:18:00Z">
        <w:r>
          <w:rPr>
            <w:lang w:eastAsia="zh-CN"/>
          </w:rPr>
          <w:t xml:space="preserve">humanoid </w:t>
        </w:r>
      </w:ins>
      <w:r>
        <w:rPr>
          <w:lang w:eastAsia="zh-CN"/>
        </w:rPr>
        <w:t xml:space="preserve">perception-triggered recall mechanism, the associative recall of high-dimensional semantic features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and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 xml:space="preserve"> low-resolution video is </w:t>
      </w:r>
      <w:del w:id="411" w:author="Crystal Jing" w:date="2023-09-08T16:18:00Z">
        <w:r>
          <w:rPr>
            <w:lang w:eastAsia="zh-CN"/>
          </w:rPr>
          <w:delText xml:space="preserve">modelled </w:delText>
        </w:r>
      </w:del>
      <w:ins w:id="412" w:author="Crystal Jing" w:date="2023-09-08T16:18:00Z">
        <w:r>
          <w:rPr>
            <w:lang w:eastAsia="zh-CN"/>
          </w:rPr>
          <w:t xml:space="preserve">modeled </w:t>
        </w:r>
      </w:ins>
      <w:r>
        <w:rPr>
          <w:lang w:eastAsia="zh-CN"/>
        </w:rPr>
        <w:t xml:space="preserve">to solve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3</w:t>
      </w:r>
      <w:r>
        <w:rPr>
          <w:color w:val="000000" w:themeColor="text1"/>
          <w:lang w:eastAsia="zh-CN"/>
          <w14:textFill>
            <w14:solidFill>
              <w14:schemeClr w14:val="tx1"/>
            </w14:solidFill>
          </w14:textFill>
        </w:rPr>
        <w:t xml:space="preserve"> </w:t>
      </w:r>
      <w:r>
        <w:rPr>
          <w:lang w:eastAsia="zh-CN"/>
        </w:rPr>
        <w:t xml:space="preserve">for indexing location as well as high-resolution decryption. </w:t>
      </w:r>
    </w:p>
    <w:bookmarkEnd w:id="23"/>
    <w:p w14:paraId="79E02DE6">
      <w:pPr>
        <w:pStyle w:val="3"/>
        <w:numPr>
          <w:ilvl w:val="0"/>
          <w:numId w:val="0"/>
        </w:numPr>
        <w:rPr>
          <w:lang w:eastAsia="zh-CN"/>
        </w:rPr>
      </w:pPr>
      <w:r>
        <w:rPr>
          <w:lang w:eastAsia="zh-CN"/>
        </w:rPr>
        <w:t>B. AI Methodologies</w:t>
      </w:r>
    </w:p>
    <w:p w14:paraId="284DB988">
      <w:pPr>
        <w:widowControl w:val="0"/>
        <w:spacing w:line="252" w:lineRule="auto"/>
        <w:ind w:firstLine="200" w:firstLineChars="100"/>
        <w:jc w:val="both"/>
        <w:rPr>
          <w:del w:id="413" w:author="Crystal Jing" w:date="2023-09-08T16:31:00Z"/>
          <w:color w:val="000000"/>
          <w:lang w:eastAsia="zh-CN"/>
        </w:rPr>
      </w:pPr>
      <w:bookmarkStart w:id="24" w:name="_Hlk114593957"/>
      <w:r>
        <w:rPr>
          <w:color w:val="000000"/>
          <w:lang w:eastAsia="zh-CN"/>
        </w:rPr>
        <w:t xml:space="preserve">Inspired by </w:t>
      </w:r>
      <w:del w:id="414" w:author="Crystal Jing" w:date="2023-09-08T16:29:00Z">
        <w:r>
          <w:rPr>
            <w:color w:val="000000"/>
            <w:lang w:eastAsia="zh-CN"/>
          </w:rPr>
          <w:delText xml:space="preserve">humanoid  </w:delText>
        </w:r>
      </w:del>
      <w:ins w:id="415" w:author="Crystal Jing" w:date="2023-09-08T16:29:00Z">
        <w:r>
          <w:rPr>
            <w:color w:val="000000"/>
            <w:lang w:eastAsia="zh-CN"/>
          </w:rPr>
          <w:t xml:space="preserve">humanoid </w:t>
        </w:r>
      </w:ins>
      <w:r>
        <w:rPr>
          <w:color w:val="000000"/>
          <w:lang w:eastAsia="zh-CN"/>
        </w:rPr>
        <w:t xml:space="preserve">perception, compressed memory, and associative recall, we propose an algorithmic framework that can be used to encrypt/decrypt surveillance video faces as shown in </w:t>
      </w:r>
      <w:del w:id="416" w:author="Crystal Jing" w:date="2023-09-08T16:29:00Z">
        <w:r>
          <w:rPr>
            <w:color w:val="000000"/>
            <w:lang w:eastAsia="zh-CN"/>
          </w:rPr>
          <w:delText xml:space="preserve">the </w:delText>
        </w:r>
      </w:del>
      <w:r>
        <w:rPr>
          <w:lang w:eastAsia="zh-CN"/>
        </w:rPr>
        <w:t>Fig 2</w:t>
      </w:r>
      <w:r>
        <w:rPr>
          <w:color w:val="000000"/>
          <w:lang w:eastAsia="zh-CN"/>
        </w:rPr>
        <w:t>.</w:t>
      </w:r>
      <w:bookmarkEnd w:id="24"/>
    </w:p>
    <w:p w14:paraId="2CCB0B72">
      <w:pPr>
        <w:widowControl w:val="0"/>
        <w:spacing w:line="252" w:lineRule="auto"/>
        <w:jc w:val="both"/>
        <w:rPr>
          <w:del w:id="418" w:author="Crystal Jing" w:date="2023-09-08T16:28:00Z"/>
          <w:rFonts w:hint="eastAsia"/>
          <w:color w:val="000000"/>
          <w:lang w:eastAsia="zh-CN"/>
        </w:rPr>
        <w:sectPr>
          <w:footnotePr>
            <w:numRestart w:val="eachSect"/>
          </w:footnotePr>
          <w:type w:val="continuous"/>
          <w:pgSz w:w="12240" w:h="15840"/>
          <w:pgMar w:top="1008" w:right="936" w:bottom="1008" w:left="936" w:header="432" w:footer="432" w:gutter="0"/>
          <w:pgNumType w:start="1"/>
          <w:cols w:space="288" w:num="2"/>
        </w:sectPr>
        <w:pPrChange w:id="417" w:author="Crystal Jing" w:date="2023-09-08T16:31:00Z">
          <w:pPr>
            <w:widowControl w:val="0"/>
            <w:spacing w:line="252" w:lineRule="auto"/>
            <w:jc w:val="both"/>
          </w:pPr>
        </w:pPrChange>
      </w:pPr>
    </w:p>
    <w:p w14:paraId="6F8954F5">
      <w:pPr>
        <w:widowControl w:val="0"/>
        <w:spacing w:line="252" w:lineRule="auto"/>
        <w:ind w:firstLine="200" w:firstLineChars="100"/>
        <w:jc w:val="both"/>
        <w:rPr>
          <w:color w:val="000000"/>
          <w:lang w:eastAsia="zh-CN"/>
        </w:rPr>
        <w:pPrChange w:id="419" w:author="Crystal Jing" w:date="2023-09-08T16:31:00Z">
          <w:pPr>
            <w:widowControl w:val="0"/>
            <w:spacing w:line="252" w:lineRule="auto"/>
            <w:jc w:val="center"/>
          </w:pPr>
        </w:pPrChange>
      </w:pPr>
      <w:del w:id="420" w:author="Crystal Jing" w:date="2023-09-08T16:28:00Z">
        <w:r>
          <w:rPr>
            <w:color w:val="000000"/>
            <w:lang w:eastAsia="zh-CN"/>
          </w:rPr>
          <w:drawing>
            <wp:inline distT="0" distB="0" distL="0" distR="0">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del>
    </w:p>
    <w:p w14:paraId="4977D582">
      <w:pPr>
        <w:widowControl w:val="0"/>
        <w:spacing w:line="252" w:lineRule="auto"/>
        <w:ind w:firstLine="144"/>
        <w:jc w:val="center"/>
        <w:rPr>
          <w:del w:id="423" w:author="Crystal Jing" w:date="2023-09-08T16:31:00Z"/>
          <w:b/>
          <w:color w:val="000000"/>
          <w:lang w:eastAsia="zh-CN"/>
          <w:rPrChange w:id="424" w:author="Crystal Jing" w:date="2023-09-08T16:33:00Z">
            <w:rPr>
              <w:del w:id="425" w:author="Crystal Jing" w:date="2023-09-08T16:31:00Z"/>
              <w:b/>
            </w:rPr>
          </w:rPrChange>
        </w:rPr>
        <w:sectPr>
          <w:footnotePr>
            <w:numRestart w:val="eachSect"/>
          </w:footnotePr>
          <w:type w:val="continuous"/>
          <w:pgSz w:w="12240" w:h="15840"/>
          <w:pgMar w:top="1008" w:right="936" w:bottom="1008" w:left="936" w:header="432" w:footer="432" w:gutter="0"/>
          <w:pgNumType w:start="1"/>
          <w:cols w:space="288" w:num="1"/>
        </w:sectPr>
        <w:pPrChange w:id="422" w:author="Crystal Jing" w:date="2023-09-08T16:33:00Z">
          <w:pPr>
            <w:widowControl w:val="0"/>
            <w:spacing w:line="252" w:lineRule="auto"/>
            <w:jc w:val="center"/>
          </w:pPr>
        </w:pPrChange>
      </w:pPr>
      <w:del w:id="426" w:author="Crystal Jing" w:date="2023-09-08T16:31:00Z">
        <w:r>
          <w:rPr>
            <w:b/>
            <w:color w:val="000000"/>
            <w:lang w:eastAsia="zh-CN"/>
            <w:rPrChange w:id="427" w:author="Crystal Jing" w:date="2023-09-08T16:33:00Z">
              <w:rPr>
                <w:b/>
              </w:rPr>
            </w:rPrChange>
          </w:rPr>
          <w:delText>Fig. 2. AI algorithms integration framework for BAMMechanism .</w:delText>
        </w:r>
      </w:del>
    </w:p>
    <w:p w14:paraId="7CA14EF7">
      <w:pPr>
        <w:ind w:firstLine="144"/>
        <w:rPr>
          <w:b/>
          <w:color w:val="000000"/>
          <w:lang w:eastAsia="zh-CN"/>
        </w:rPr>
      </w:pPr>
      <w:r>
        <w:rPr>
          <w:b/>
          <w:color w:val="000000"/>
          <w:lang w:eastAsia="zh-CN"/>
        </w:rPr>
        <w:t>1) Encryption method</w:t>
      </w:r>
    </w:p>
    <w:p w14:paraId="535F62DA">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del w:id="428" w:author="Crystal Jing" w:date="2023-09-08T16:34:00Z">
        <w:r>
          <w:rPr>
            <w:color w:val="000000"/>
            <w:lang w:eastAsia="zh-CN"/>
          </w:rPr>
          <w:delText xml:space="preserve">localisation </w:delText>
        </w:r>
      </w:del>
      <w:ins w:id="429" w:author="Crystal Jing" w:date="2023-09-08T16:34:00Z">
        <w:r>
          <w:rPr>
            <w:color w:val="000000"/>
            <w:lang w:eastAsia="zh-CN"/>
          </w:rPr>
          <w:t xml:space="preserve">localization </w:t>
        </w:r>
      </w:ins>
      <w:r>
        <w:rPr>
          <w:color w:val="000000"/>
          <w:lang w:eastAsia="zh-CN"/>
        </w:rPr>
        <w:t xml:space="preserve">of faces by the surveillance cameras at the edge end, </w:t>
      </w:r>
      <w:del w:id="430" w:author="Crystal Jing" w:date="2023-09-08T16:34:00Z">
        <w:r>
          <w:rPr>
            <w:color w:val="000000"/>
            <w:lang w:eastAsia="zh-CN"/>
          </w:rPr>
          <w:delText>into obtaining</w:delText>
        </w:r>
      </w:del>
      <w:ins w:id="431" w:author="Crystal Jing" w:date="2023-09-08T16:34:00Z">
        <w:r>
          <w:rPr>
            <w:color w:val="000000"/>
            <w:lang w:eastAsia="zh-CN"/>
          </w:rPr>
          <w:t>to obtain</w:t>
        </w:r>
      </w:ins>
      <w:r>
        <w:rPr>
          <w:color w:val="000000"/>
          <w:lang w:eastAsia="zh-CN"/>
        </w:rPr>
        <w:t xml:space="preserve">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del w:id="432" w:author="Crystal Jing" w:date="2023-09-08T16:34:00Z">
        <w:r>
          <w:rPr>
            <w:color w:val="000000"/>
            <w:lang w:eastAsia="zh-CN"/>
          </w:rPr>
          <w:delText xml:space="preserve">localisation </w:delText>
        </w:r>
      </w:del>
      <w:ins w:id="433" w:author="Crystal Jing" w:date="2023-09-08T16:34:00Z">
        <w:r>
          <w:rPr>
            <w:color w:val="000000"/>
            <w:lang w:eastAsia="zh-CN"/>
          </w:rPr>
          <w:t xml:space="preserve">localization </w:t>
        </w:r>
      </w:ins>
      <w:r>
        <w:rPr>
          <w:color w:val="000000"/>
          <w:lang w:eastAsia="zh-CN"/>
        </w:rPr>
        <w:t>by regressing the wing loss function through five facial key points. The wing-loss function and the overall loss function are as follows.</w:t>
      </w:r>
    </w:p>
    <w:p w14:paraId="0D601F3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loss</m:t>
              </m:r>
              <m:d>
                <m:dPr>
                  <m:ctrlPr>
                    <w:rPr>
                      <w:rFonts w:ascii="Cambria Math" w:hAnsi="Cambria Math"/>
                      <w:i/>
                      <w:lang w:eastAsia="zh-CN"/>
                    </w:rPr>
                  </m:ctrlPr>
                </m:dPr>
                <m:e>
                  <m:r>
                    <m:rPr/>
                    <w:rPr>
                      <w:rFonts w:ascii="Cambria Math" w:hAnsi="Cambria Math"/>
                      <w:lang w:eastAsia="zh-CN"/>
                    </w:rPr>
                    <m:t>s</m:t>
                  </m:r>
                  <m:ctrlPr>
                    <w:rPr>
                      <w:rFonts w:ascii="Cambria Math" w:hAnsi="Cambria Math"/>
                      <w:i/>
                      <w:lang w:eastAsia="zh-CN"/>
                    </w:rPr>
                  </m:ctrlPr>
                </m:e>
              </m:d>
              <m:r>
                <m:rPr/>
                <w:rPr>
                  <w:rFonts w:ascii="Cambria Math" w:hAnsi="Cambria Math"/>
                  <w:lang w:eastAsia="zh-CN"/>
                </w:rPr>
                <m:t xml:space="preserve">= </m:t>
              </m:r>
              <m:sSub>
                <m:sSubPr>
                  <m:ctrlPr>
                    <w:rPr>
                      <w:rFonts w:ascii="Cambria Math" w:hAnsi="Cambria Math"/>
                      <w:i/>
                      <w:lang w:eastAsia="zh-CN"/>
                    </w:rPr>
                  </m:ctrlPr>
                </m:sSubPr>
                <m:e>
                  <m:r>
                    <m:rPr/>
                    <w:rPr>
                      <w:rFonts w:ascii="Cambria Math" w:hAnsi="Cambria Math"/>
                      <w:lang w:eastAsia="zh-CN"/>
                    </w:rPr>
                    <m:t>loss</m:t>
                  </m:r>
                  <m:ctrlPr>
                    <w:rPr>
                      <w:rFonts w:ascii="Cambria Math" w:hAnsi="Cambria Math"/>
                      <w:i/>
                      <w:lang w:eastAsia="zh-CN"/>
                    </w:rPr>
                  </m:ctrlPr>
                </m:e>
                <m:sub>
                  <m:r>
                    <m:rPr/>
                    <w:rPr>
                      <w:rFonts w:ascii="Cambria Math" w:hAnsi="Cambria Math"/>
                      <w:lang w:eastAsia="zh-CN"/>
                    </w:rPr>
                    <m:t>O</m:t>
                  </m:r>
                  <m:ctrlPr>
                    <w:rPr>
                      <w:rFonts w:ascii="Cambria Math" w:hAnsi="Cambria Math"/>
                      <w:i/>
                      <w:lang w:eastAsia="zh-CN"/>
                    </w:rPr>
                  </m:ctrlPr>
                </m:sub>
              </m:sSub>
              <m:r>
                <m:rPr>
                  <m:sty m:val="p"/>
                </m:rPr>
                <w:rPr>
                  <w:rFonts w:ascii="Cambria Math" w:hAnsi="Cambria Math"/>
                  <w:lang w:eastAsia="zh-CN"/>
                </w:rPr>
                <m:t>+</m:t>
              </m:r>
              <m:sSub>
                <m:sSubPr>
                  <m:ctrlPr>
                    <w:rPr>
                      <w:rFonts w:ascii="Cambria Math" w:hAnsi="Cambria Math"/>
                      <w:lang w:eastAsia="zh-CN"/>
                    </w:rPr>
                  </m:ctrlPr>
                </m:sSubPr>
                <m:e>
                  <m:r>
                    <m:rPr/>
                    <w:rPr>
                      <w:rFonts w:ascii="Cambria Math" w:hAnsi="Cambria Math"/>
                      <w:lang w:eastAsia="zh-CN"/>
                    </w:rPr>
                    <m:t>λ</m:t>
                  </m:r>
                  <m:ctrlPr>
                    <w:rPr>
                      <w:rFonts w:ascii="Cambria Math" w:hAnsi="Cambria Math"/>
                      <w:lang w:eastAsia="zh-CN"/>
                    </w:rPr>
                  </m:ctrlPr>
                </m:e>
                <m:sub>
                  <m:r>
                    <m:rPr/>
                    <w:rPr>
                      <w:rFonts w:ascii="Cambria Math" w:hAnsi="Cambria Math"/>
                      <w:lang w:eastAsia="zh-CN"/>
                    </w:rPr>
                    <m:t>L</m:t>
                  </m:r>
                  <m:ctrlPr>
                    <w:rPr>
                      <w:rFonts w:ascii="Cambria Math" w:hAnsi="Cambria Math"/>
                      <w:lang w:eastAsia="zh-CN"/>
                    </w:rPr>
                  </m:ctrlPr>
                </m:sub>
              </m:sSub>
              <m:r>
                <m:rPr>
                  <m:sty m:val="p"/>
                </m:rPr>
                <w:rPr>
                  <w:rFonts w:ascii="Cambria Math" w:hAnsi="Cambria Math"/>
                  <w:lang w:eastAsia="zh-CN"/>
                </w:rPr>
                <m:t>∙</m:t>
              </m:r>
              <m:sSub>
                <m:sSubPr>
                  <m:ctrlPr>
                    <w:rPr>
                      <w:rFonts w:ascii="Cambria Math" w:hAnsi="Cambria Math"/>
                      <w:i/>
                      <w:lang w:eastAsia="zh-CN"/>
                    </w:rPr>
                  </m:ctrlPr>
                </m:sSubPr>
                <m:e>
                  <m:r>
                    <m:rPr/>
                    <w:rPr>
                      <w:rFonts w:ascii="Cambria Math" w:hAnsi="Cambria Math"/>
                      <w:lang w:eastAsia="zh-CN"/>
                    </w:rPr>
                    <m:t>loss</m:t>
                  </m:r>
                  <m:ctrlPr>
                    <w:rPr>
                      <w:rFonts w:ascii="Cambria Math" w:hAnsi="Cambria Math"/>
                      <w:i/>
                      <w:lang w:eastAsia="zh-CN"/>
                    </w:rPr>
                  </m:ctrlPr>
                </m:e>
                <m:sub>
                  <m:r>
                    <m:rPr/>
                    <w:rPr>
                      <w:rFonts w:ascii="Cambria Math" w:hAnsi="Cambria Math"/>
                      <w:lang w:eastAsia="zh-CN"/>
                    </w:rPr>
                    <m:t>L</m:t>
                  </m:r>
                  <m:ctrlPr>
                    <w:rPr>
                      <w:rFonts w:ascii="Cambria Math" w:hAnsi="Cambria Math"/>
                      <w:i/>
                      <w:lang w:eastAsia="zh-CN"/>
                    </w:rPr>
                  </m:ctrlPr>
                </m:sub>
              </m:sSub>
              <m:r>
                <m:rPr>
                  <m:sty m:val="p"/>
                </m:rPr>
                <w:rPr>
                  <w:rFonts w:ascii="Cambria Math" w:hAnsi="Cambria Math"/>
                  <w:lang w:eastAsia="zh-CN"/>
                </w:rPr>
                <m:t xml:space="preserve"> </m:t>
              </m:r>
              <m:r>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ctrlPr>
                    <w:rPr>
                      <w:rFonts w:ascii="Cambria Math" w:hAnsi="Cambria Math"/>
                      <w:lang w:eastAsia="zh-CN"/>
                    </w:rPr>
                  </m:ctrlPr>
                </m:e>
              </m:d>
              <m:ctrlPr>
                <w:rPr>
                  <w:rFonts w:ascii="Cambria Math" w:hAnsi="Cambria Math"/>
                  <w:i/>
                  <w:lang w:eastAsia="zh-CN"/>
                </w:rPr>
              </m:ctrlPr>
            </m:e>
          </m:eqArr>
        </m:oMath>
      </m:oMathPara>
    </w:p>
    <w:p w14:paraId="3B992DAF">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wing</m:t>
              </m:r>
              <m:d>
                <m:dPr>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r>
                <m:rP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m:rP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ctrlPr>
                            <w:rPr>
                              <w:rFonts w:ascii="Cambria Math" w:hAnsi="Cambria Math"/>
                              <w:lang w:eastAsia="zh-CN"/>
                            </w:rPr>
                          </m:ctrlPr>
                        </m:fName>
                        <m:e>
                          <m:d>
                            <m:dPr>
                              <m:ctrlPr>
                                <w:rPr>
                                  <w:rFonts w:ascii="Cambria Math" w:hAnsi="Cambria Math"/>
                                  <w:i/>
                                  <w:lang w:eastAsia="zh-CN"/>
                                </w:rPr>
                              </m:ctrlPr>
                            </m:dPr>
                            <m:e>
                              <m:r>
                                <m:rP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ctrlPr>
                                    <w:rPr>
                                      <w:rFonts w:ascii="Cambria Math" w:hAnsi="Cambria Math"/>
                                      <w:i/>
                                      <w:lang w:eastAsia="zh-CN"/>
                                    </w:rPr>
                                  </m:ctrlPr>
                                </m:num>
                                <m:den>
                                  <m:r>
                                    <m:rPr/>
                                    <w:rPr>
                                      <w:rFonts w:ascii="Cambria Math" w:hAnsi="Cambria Math"/>
                                      <w:lang w:eastAsia="zh-CN"/>
                                    </w:rPr>
                                    <m:t>e</m:t>
                                  </m:r>
                                  <m:ctrlPr>
                                    <w:rPr>
                                      <w:rFonts w:ascii="Cambria Math" w:hAnsi="Cambria Math"/>
                                      <w:i/>
                                      <w:lang w:eastAsia="zh-CN"/>
                                    </w:rPr>
                                  </m:ctrlPr>
                                </m:den>
                              </m:f>
                              <m:ctrlPr>
                                <w:rPr>
                                  <w:rFonts w:ascii="Cambria Math" w:hAnsi="Cambria Math"/>
                                  <w:i/>
                                  <w:lang w:eastAsia="zh-CN"/>
                                </w:rPr>
                              </m:ctrlPr>
                            </m:e>
                          </m:d>
                          <m:r>
                            <m:rPr/>
                            <w:rPr>
                              <w:rFonts w:ascii="Cambria Math" w:hAnsi="Cambria Math"/>
                              <w:lang w:eastAsia="zh-CN"/>
                            </w:rPr>
                            <m:t>, if x&lt;ω</m:t>
                          </m:r>
                          <m:ctrlPr>
                            <w:rPr>
                              <w:rFonts w:ascii="Cambria Math" w:hAnsi="Cambria Math"/>
                              <w:lang w:eastAsia="zh-CN"/>
                            </w:rPr>
                          </m:ctrlPr>
                        </m:e>
                      </m:func>
                      <m:ctrlPr>
                        <w:rPr>
                          <w:rFonts w:ascii="Cambria Math" w:hAnsi="Cambria Math"/>
                          <w:i/>
                          <w:lang w:eastAsia="zh-CN"/>
                        </w:rPr>
                      </m:ctrlPr>
                    </m:e>
                    <m:e>
                      <m:d>
                        <m:dPr>
                          <m:begChr m:val="|"/>
                          <m:endChr m:val="|"/>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r>
                        <m:rPr/>
                        <w:rPr>
                          <w:rFonts w:ascii="Cambria Math" w:hAnsi="Cambria Math"/>
                          <w:lang w:eastAsia="zh-CN"/>
                        </w:rPr>
                        <m:t>−C,                     otℎerwise</m:t>
                      </m:r>
                      <m:ctrlPr>
                        <w:rPr>
                          <w:rFonts w:ascii="Cambria Math" w:hAnsi="Cambria Math"/>
                          <w:i/>
                          <w:lang w:eastAsia="zh-CN"/>
                        </w:rPr>
                      </m:ctrlPr>
                    </m:e>
                  </m:eqArr>
                  <m:ctrlPr>
                    <w:rPr>
                      <w:rFonts w:ascii="Cambria Math" w:hAnsi="Cambria Math"/>
                      <w:i/>
                      <w:lang w:eastAsia="zh-CN"/>
                    </w:rPr>
                  </m:ctrlPr>
                </m:e>
              </m:d>
              <m:r>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ctrlPr>
                    <w:rPr>
                      <w:rFonts w:ascii="Cambria Math" w:hAnsi="Cambria Math"/>
                      <w:lang w:eastAsia="zh-CN"/>
                    </w:rPr>
                  </m:ctrlPr>
                </m:e>
              </m:d>
              <m:ctrlPr>
                <w:rPr>
                  <w:rFonts w:ascii="Cambria Math" w:hAnsi="Cambria Math"/>
                  <w:i/>
                  <w:lang w:eastAsia="zh-CN"/>
                </w:rPr>
              </m:ctrlPr>
            </m:e>
          </m:eqArr>
        </m:oMath>
      </m:oMathPara>
    </w:p>
    <w:p w14:paraId="7E7A63B8">
      <w:pPr>
        <w:widowControl w:val="0"/>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14:paraId="38507F2F">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hint="eastAsia" w:ascii="Cambria Math" w:hAnsi="Cambria Math"/>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14:textFill>
                    <w14:solidFill>
                      <w14:schemeClr w14:val="tx1"/>
                    </w14:solidFill>
                  </w14:textFill>
                </w:rPr>
                <m:t xml:space="preserve"> </m:t>
              </m:r>
              <m:r>
                <m:rPr/>
                <w:rPr>
                  <w:rFonts w:hint="eastAsia" w:ascii="Cambria Math" w:hAnsi="Cambria Math"/>
                  <w:color w:val="000000" w:themeColor="text1"/>
                  <w:lang w:eastAsia="zh-CN"/>
                  <w14:textFill>
                    <w14:solidFill>
                      <w14:schemeClr w14:val="tx1"/>
                    </w14:solidFill>
                  </w14:textFill>
                </w:rPr>
                <m:t>f</m:t>
              </m:r>
              <m:d>
                <m:dPr>
                  <m:ctrlPr>
                    <w:rPr>
                      <w:rFonts w:ascii="Cambria Math" w:hAnsi="Cambria Math"/>
                      <w:i/>
                      <w:color w:val="000000" w:themeColor="text1"/>
                      <w:lang w:eastAsia="zh-CN"/>
                      <w14:textFill>
                        <w14:solidFill>
                          <w14:schemeClr w14:val="tx1"/>
                        </w14:solidFill>
                      </w14:textFill>
                    </w:rPr>
                  </m:ctrlPr>
                </m:dPr>
                <m:e>
                  <m:r>
                    <m:rPr/>
                    <w:rPr>
                      <w:rFonts w:ascii="Cambria Math" w:hAnsi="Cambria Math"/>
                      <w:color w:val="000000" w:themeColor="text1"/>
                      <w:lang w:eastAsia="zh-CN"/>
                      <w14:textFill>
                        <w14:solidFill>
                          <w14:schemeClr w14:val="tx1"/>
                        </w14:solidFill>
                      </w14:textFill>
                    </w:rPr>
                    <m:t>x,y</m:t>
                  </m:r>
                  <m:ctrlPr>
                    <w:rPr>
                      <w:rFonts w:ascii="Cambria Math" w:hAnsi="Cambria Math"/>
                      <w:i/>
                      <w:color w:val="000000" w:themeColor="text1"/>
                      <w:lang w:eastAsia="zh-CN"/>
                      <w14:textFill>
                        <w14:solidFill>
                          <w14:schemeClr w14:val="tx1"/>
                        </w14:solidFill>
                      </w14:textFill>
                    </w:rPr>
                  </m:ctrlP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m:rPr/>
                        <w:rPr>
                          <w:rFonts w:ascii="Cambria Math" w:hAnsi="Cambria Math"/>
                          <w:color w:val="000000"/>
                        </w:rPr>
                        <m:t>1</m:t>
                      </m:r>
                      <m:ctrlPr>
                        <w:rPr>
                          <w:rFonts w:ascii="Cambria Math" w:hAnsi="Cambria Math"/>
                          <w:color w:val="000000"/>
                        </w:rPr>
                      </m:ctrlPr>
                    </m:num>
                    <m:den>
                      <m:rad>
                        <m:radPr>
                          <m:degHide m:val="1"/>
                          <m:ctrlPr>
                            <w:rPr>
                              <w:rFonts w:ascii="Cambria Math" w:hAnsi="Cambria Math"/>
                              <w:i/>
                              <w:color w:val="000000"/>
                            </w:rPr>
                          </m:ctrlPr>
                        </m:radPr>
                        <m:deg>
                          <m:ctrlPr>
                            <w:rPr>
                              <w:rFonts w:ascii="Cambria Math" w:hAnsi="Cambria Math"/>
                              <w:i/>
                              <w:color w:val="000000"/>
                            </w:rPr>
                          </m:ctrlPr>
                        </m:deg>
                        <m:e>
                          <m:r>
                            <m:rPr/>
                            <w:rPr>
                              <w:rFonts w:ascii="Cambria Math" w:hAnsi="Cambria Math"/>
                              <w:color w:val="000000"/>
                            </w:rPr>
                            <m:t>2</m:t>
                          </m:r>
                          <m:r>
                            <m:rPr/>
                            <w:rPr>
                              <w:rFonts w:ascii="Cambria Math" w:hAnsi="Cambria Math"/>
                              <w:color w:val="000000"/>
                              <w:lang w:eastAsia="zh-CN"/>
                            </w:rPr>
                            <m:t>π</m:t>
                          </m:r>
                          <m:ctrlPr>
                            <w:rPr>
                              <w:rFonts w:ascii="Cambria Math" w:hAnsi="Cambria Math"/>
                              <w:i/>
                              <w:color w:val="000000"/>
                            </w:rPr>
                          </m:ctrlPr>
                        </m:e>
                      </m:rad>
                      <m:ctrlPr>
                        <w:rPr>
                          <w:rFonts w:ascii="Cambria Math" w:hAnsi="Cambria Math"/>
                          <w:color w:val="000000"/>
                        </w:rPr>
                      </m:ctrlPr>
                    </m:den>
                  </m:f>
                  <m:r>
                    <m:rPr>
                      <m:sty m:val="p"/>
                    </m:rPr>
                    <w:rPr>
                      <w:rFonts w:ascii="Cambria Math" w:hAnsi="Cambria Math"/>
                      <w:color w:val="000000"/>
                    </w:rPr>
                    <m:t>e</m:t>
                  </m:r>
                  <m:ctrlPr>
                    <w:rPr>
                      <w:rFonts w:ascii="Cambria Math" w:hAnsi="Cambria Math"/>
                      <w:color w:val="000000"/>
                      <w:lang w:eastAsia="zh-CN"/>
                    </w:rPr>
                  </m:ctrlP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hint="eastAsia" w:ascii="Cambria Math" w:hAnsi="Cambria Math"/>
                              <w:color w:val="000000"/>
                              <w:lang w:eastAsia="zh-CN"/>
                            </w:rPr>
                            <m:t>x</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r>
                        <m:rPr/>
                        <w:rPr>
                          <w:rFonts w:ascii="Cambria Math" w:hAnsi="Cambria Math"/>
                          <w:color w:val="000000"/>
                        </w:rPr>
                        <m:t>+</m:t>
                      </m:r>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ascii="Cambria Math" w:hAnsi="Cambria Math"/>
                              <w:color w:val="000000"/>
                              <w:lang w:eastAsia="zh-CN"/>
                            </w:rPr>
                            <m:t>y</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ctrlPr>
                        <w:rPr>
                          <w:rFonts w:ascii="Cambria Math" w:hAnsi="Cambria Math"/>
                          <w:color w:val="000000"/>
                        </w:rPr>
                      </m:ctrlPr>
                    </m:num>
                    <m:den>
                      <m:r>
                        <m:rP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ctrlPr>
                            <w:rPr>
                              <w:rFonts w:ascii="Cambria Math" w:hAnsi="Cambria Math"/>
                              <w:i/>
                              <w:color w:val="000000"/>
                            </w:rPr>
                          </m:ctrlPr>
                        </m:e>
                        <m:sup>
                          <m:r>
                            <m:rPr/>
                            <w:rPr>
                              <w:rFonts w:ascii="Cambria Math" w:hAnsi="Cambria Math"/>
                              <w:color w:val="000000"/>
                            </w:rPr>
                            <m:t>2</m:t>
                          </m:r>
                          <m:ctrlPr>
                            <w:rPr>
                              <w:rFonts w:ascii="Cambria Math" w:hAnsi="Cambria Math"/>
                              <w:i/>
                              <w:color w:val="000000"/>
                            </w:rPr>
                          </m:ctrlPr>
                        </m:sup>
                      </m:sSup>
                      <m:ctrlPr>
                        <w:rPr>
                          <w:rFonts w:ascii="Cambria Math" w:hAnsi="Cambria Math"/>
                          <w:color w:val="000000"/>
                        </w:rPr>
                      </m:ctrlPr>
                    </m:den>
                  </m:f>
                  <m:ctrlPr>
                    <w:rPr>
                      <w:rFonts w:ascii="Cambria Math" w:hAnsi="Cambria Math"/>
                      <w:color w:val="000000"/>
                      <w:lang w:eastAsia="zh-CN"/>
                    </w:rPr>
                  </m:ctrlPr>
                </m:sup>
              </m:sSup>
              <m:r>
                <m:rPr/>
                <w:rPr>
                  <w:rFonts w:ascii="Cambria Math" w:hAnsi="Cambria Math"/>
                  <w:color w:val="FF0000"/>
                  <w:lang w:eastAsia="zh-CN"/>
                </w:rPr>
                <m:t>#</m:t>
              </m:r>
              <m:d>
                <m:dPr>
                  <m:ctrlPr>
                    <w:rPr>
                      <w:rFonts w:ascii="Cambria Math" w:hAnsi="Cambria Math"/>
                      <w:i/>
                      <w:color w:val="000000"/>
                      <w:lang w:eastAsia="zh-CN"/>
                    </w:rPr>
                  </m:ctrlPr>
                </m:dPr>
                <m:e>
                  <m:r>
                    <m:rPr/>
                    <w:rPr>
                      <w:rFonts w:ascii="Cambria Math" w:hAnsi="Cambria Math"/>
                      <w:color w:val="000000"/>
                      <w:lang w:eastAsia="zh-CN"/>
                    </w:rPr>
                    <m:t>4</m:t>
                  </m:r>
                  <m:ctrlPr>
                    <w:rPr>
                      <w:rFonts w:ascii="Cambria Math" w:hAnsi="Cambria Math"/>
                      <w:i/>
                      <w:color w:val="000000"/>
                      <w:lang w:eastAsia="zh-CN"/>
                    </w:rPr>
                  </m:ctrlPr>
                </m:e>
              </m:d>
              <m:ctrlPr>
                <w:rPr>
                  <w:rFonts w:ascii="Cambria Math" w:hAnsi="Cambria Math"/>
                  <w:i/>
                  <w:color w:val="FF0000"/>
                  <w:lang w:eastAsia="zh-CN"/>
                </w:rPr>
              </m:ctrlPr>
            </m:e>
          </m:eqArr>
        </m:oMath>
      </m:oMathPara>
    </w:p>
    <w:p w14:paraId="42A7EB58">
      <w:pPr>
        <w:widowControl w:val="0"/>
        <w:spacing w:line="252" w:lineRule="auto"/>
        <w:ind w:firstLine="202"/>
        <w:jc w:val="both"/>
        <w:rPr>
          <w:ins w:id="434" w:author="Crystal Jing" w:date="2023-09-08T16:30:00Z"/>
          <w:color w:val="000000" w:themeColor="text1"/>
          <w:lang w:eastAsia="zh-CN"/>
          <w14:textFill>
            <w14:solidFill>
              <w14:schemeClr w14:val="tx1"/>
            </w14:solidFill>
          </w14:textFill>
        </w:rPr>
        <w:sectPr>
          <w:footnotePr>
            <w:numRestart w:val="eachSect"/>
          </w:footnotePr>
          <w:type w:val="continuous"/>
          <w:pgSz w:w="12240" w:h="15840"/>
          <w:pgMar w:top="1008" w:right="936" w:bottom="1008" w:left="936" w:header="432" w:footer="432" w:gutter="0"/>
          <w:pgNumType w:start="1"/>
          <w:cols w:space="288" w:num="2"/>
        </w:sectPr>
      </w:pPr>
      <w:r>
        <w:rPr>
          <w:color w:val="000000" w:themeColor="text1"/>
          <w:lang w:eastAsia="zh-CN"/>
          <w14:textFill>
            <w14:solidFill>
              <w14:schemeClr w14:val="tx1"/>
            </w14:solidFill>
          </w14:textFill>
        </w:rPr>
        <w:t>After the above face localization + Gaussian blurring, a video will be obtained in which part of the face is displayed by encrypted blurring and the rest is displayed normally, this video corresponds to</w:t>
      </w:r>
      <m:oMath>
        <m:r>
          <m:rPr/>
          <w:rPr>
            <w:rFonts w:ascii="Cambria Math" w:hAnsi="Cambria Math"/>
            <w:color w:val="000000" w:themeColor="text1"/>
            <w:lang w:eastAsia="zh-CN"/>
            <w14:textFill>
              <w14:solidFill>
                <w14:schemeClr w14:val="tx1"/>
              </w14:solidFill>
            </w14:textFill>
          </w:rPr>
          <m:t xml:space="preserve"> </m:t>
        </m:r>
        <m:sSub>
          <m:sSubPr>
            <m:ctrlPr>
              <w:rPr>
                <w:rFonts w:ascii="Cambria Math" w:hAnsi="Cambria Math"/>
                <w:i/>
                <w:color w:val="000000" w:themeColor="text1"/>
                <w:lang w:eastAsia="zh-CN"/>
                <w14:textFill>
                  <w14:solidFill>
                    <w14:schemeClr w14:val="tx1"/>
                  </w14:solidFill>
                </w14:textFill>
              </w:rPr>
            </m:ctrlPr>
          </m:sSubPr>
          <m:e>
            <m:r>
              <m:rPr/>
              <w:rPr>
                <w:rFonts w:ascii="Cambria Math" w:hAnsi="Cambria Math"/>
                <w:color w:val="000000" w:themeColor="text1"/>
                <w:lang w:eastAsia="zh-CN"/>
                <w14:textFill>
                  <w14:solidFill>
                    <w14:schemeClr w14:val="tx1"/>
                  </w14:solidFill>
                </w14:textFill>
              </w:rPr>
              <m:t>A</m:t>
            </m:r>
            <m:ctrlPr>
              <w:rPr>
                <w:rFonts w:ascii="Cambria Math" w:hAnsi="Cambria Math"/>
                <w:i/>
                <w:color w:val="000000" w:themeColor="text1"/>
                <w:lang w:eastAsia="zh-CN"/>
                <w14:textFill>
                  <w14:solidFill>
                    <w14:schemeClr w14:val="tx1"/>
                  </w14:solidFill>
                </w14:textFill>
              </w:rPr>
            </m:ctrlPr>
          </m:e>
          <m:sub>
            <m:r>
              <m:rPr/>
              <w:rPr>
                <w:rFonts w:ascii="Cambria Math" w:hAnsi="Cambria Math"/>
                <w:color w:val="000000" w:themeColor="text1"/>
                <w:lang w:eastAsia="zh-CN"/>
                <w14:textFill>
                  <w14:solidFill>
                    <w14:schemeClr w14:val="tx1"/>
                  </w14:solidFill>
                </w14:textFill>
              </w:rPr>
              <m:t>ip</m:t>
            </m:r>
            <m:ctrlPr>
              <w:rPr>
                <w:rFonts w:ascii="Cambria Math" w:hAnsi="Cambria Math"/>
                <w:i/>
                <w:color w:val="000000" w:themeColor="text1"/>
                <w:lang w:eastAsia="zh-CN"/>
                <w14:textFill>
                  <w14:solidFill>
                    <w14:schemeClr w14:val="tx1"/>
                  </w14:solidFill>
                </w14:textFill>
              </w:rPr>
            </m:ctrlPr>
          </m:sub>
        </m:sSub>
      </m:oMath>
      <w:r>
        <w:rPr>
          <w:color w:val="000000" w:themeColor="text1"/>
          <w:lang w:eastAsia="zh-CN"/>
          <w14:textFill>
            <w14:solidFill>
              <w14:schemeClr w14:val="tx1"/>
            </w14:solidFill>
          </w14:textFill>
        </w:rPr>
        <w:t xml:space="preserve"> in E</w:t>
      </w:r>
      <w:ins w:id="435" w:author="Crystal Jing" w:date="2023-09-08T16:35:00Z">
        <w:r>
          <w:rPr>
            <w:color w:val="000000" w:themeColor="text1"/>
            <w:lang w:eastAsia="zh-CN"/>
            <w14:textFill>
              <w14:solidFill>
                <w14:schemeClr w14:val="tx1"/>
              </w14:solidFill>
            </w14:textFill>
          </w:rPr>
          <w:t>q</w:t>
        </w:r>
      </w:ins>
      <w:del w:id="436" w:author="Crystal Jing" w:date="2023-09-08T16:35:00Z">
        <w:r>
          <w:rPr>
            <w:color w:val="000000" w:themeColor="text1"/>
            <w:lang w:eastAsia="zh-CN"/>
            <w14:textFill>
              <w14:solidFill>
                <w14:schemeClr w14:val="tx1"/>
              </w14:solidFill>
            </w14:textFill>
          </w:rPr>
          <w:delText>q</w:delText>
        </w:r>
      </w:del>
      <w:r>
        <w:rPr>
          <w:color w:val="000000" w:themeColor="text1"/>
          <w:lang w:eastAsia="zh-CN"/>
          <w14:textFill>
            <w14:solidFill>
              <w14:schemeClr w14:val="tx1"/>
            </w14:solidFill>
          </w14:textFill>
        </w:rPr>
        <w:t xml:space="preserve">. </w:t>
      </w:r>
      <m:oMath>
        <m:d>
          <m:dPr>
            <m:ctrlPr>
              <w:rPr>
                <w:rFonts w:ascii="Cambria Math" w:hAnsi="Cambria Math"/>
                <w:lang w:eastAsia="zh-CN"/>
              </w:rPr>
            </m:ctrlPr>
          </m:dPr>
          <m:e>
            <m:r>
              <m:rPr>
                <m:sty m:val="p"/>
              </m:rPr>
              <w:rPr>
                <w:rFonts w:ascii="Cambria Math"/>
                <w:lang w:eastAsia="zh-CN"/>
              </w:rPr>
              <m:t>1</m:t>
            </m:r>
            <m:ctrlPr>
              <w:rPr>
                <w:rFonts w:ascii="Cambria Math" w:hAnsi="Cambria Math"/>
                <w:lang w:eastAsia="zh-CN"/>
              </w:rPr>
            </m:ctrlPr>
          </m:e>
        </m:d>
      </m:oMath>
      <w:r>
        <w:rPr>
          <w:color w:val="000000" w:themeColor="text1"/>
          <w:lang w:eastAsia="zh-CN"/>
          <w14:textFill>
            <w14:solidFill>
              <w14:schemeClr w14:val="tx1"/>
            </w14:solidFill>
          </w14:textFill>
        </w:rPr>
        <w:t xml:space="preserve"> above and is stored locally. The solving process of </w:t>
      </w:r>
      <w:r>
        <w:rPr>
          <w:rFonts w:hint="eastAsia"/>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1</w:t>
      </w:r>
      <w:r>
        <w:rPr>
          <w:i/>
          <w:color w:val="000000" w:themeColor="text1"/>
          <w:lang w:eastAsia="zh-CN"/>
          <w14:textFill>
            <w14:solidFill>
              <w14:schemeClr w14:val="tx1"/>
            </w14:solidFill>
          </w14:textFill>
        </w:rPr>
        <w:t>(A</w:t>
      </w:r>
      <w:r>
        <w:rPr>
          <w:i/>
          <w:color w:val="000000" w:themeColor="text1"/>
          <w:vertAlign w:val="subscript"/>
          <w:lang w:eastAsia="zh-CN"/>
          <w14:textFill>
            <w14:solidFill>
              <w14:schemeClr w14:val="tx1"/>
            </w14:solidFill>
          </w14:textFill>
        </w:rPr>
        <w:t>i</w:t>
      </w:r>
      <w:r>
        <w:rPr>
          <w:i/>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t>is thus completed.</w:t>
      </w:r>
    </w:p>
    <w:p w14:paraId="032BF2F0">
      <w:pPr>
        <w:widowControl w:val="0"/>
        <w:spacing w:line="252" w:lineRule="auto"/>
        <w:ind w:firstLine="202"/>
        <w:jc w:val="center"/>
        <w:rPr>
          <w:ins w:id="438" w:author="Crystal Jing" w:date="2023-09-08T16:31:00Z"/>
          <w:color w:val="000000" w:themeColor="text1"/>
          <w:lang w:eastAsia="zh-CN"/>
          <w14:textFill>
            <w14:solidFill>
              <w14:schemeClr w14:val="tx1"/>
            </w14:solidFill>
          </w14:textFill>
        </w:rPr>
        <w:pPrChange w:id="437" w:author="几" w:date="2024-11-12T22:49:44Z">
          <w:pPr>
            <w:widowControl w:val="0"/>
            <w:spacing w:line="252" w:lineRule="auto"/>
            <w:ind w:firstLine="202"/>
            <w:jc w:val="both"/>
          </w:pPr>
        </w:pPrChange>
      </w:pPr>
      <w:ins w:id="439" w:author="几" w:date="2024-11-12T22:48:32Z">
        <w:bookmarkStart w:id="32" w:name="_GoBack"/>
        <w:r>
          <w:rPr>
            <w:color w:val="000000"/>
            <w:lang w:eastAsia="zh-CN"/>
          </w:rPr>
          <w:drawing>
            <wp:inline distT="0" distB="0" distL="114300" distR="114300">
              <wp:extent cx="5756275" cy="3166110"/>
              <wp:effectExtent l="0" t="0" r="9525" b="8890"/>
              <wp:docPr id="4"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
                      <pic:cNvPicPr>
                        <a:picLocks noChangeAspect="1"/>
                      </pic:cNvPicPr>
                    </pic:nvPicPr>
                    <pic:blipFill>
                      <a:blip r:embed="rId9"/>
                      <a:stretch>
                        <a:fillRect/>
                      </a:stretch>
                    </pic:blipFill>
                    <pic:spPr>
                      <a:xfrm>
                        <a:off x="0" y="0"/>
                        <a:ext cx="5756275" cy="3166110"/>
                      </a:xfrm>
                      <a:prstGeom prst="rect">
                        <a:avLst/>
                      </a:prstGeom>
                    </pic:spPr>
                  </pic:pic>
                </a:graphicData>
              </a:graphic>
            </wp:inline>
          </w:drawing>
        </w:r>
        <w:bookmarkEnd w:id="32"/>
      </w:ins>
      <w:ins w:id="441" w:author="Crystal Jing" w:date="2023-09-08T16:30:00Z">
        <w:del w:id="442" w:author="几" w:date="2024-11-12T22:48:21Z">
          <w:r>
            <w:rPr>
              <w:color w:val="000000"/>
              <w:lang w:eastAsia="zh-CN"/>
            </w:rPr>
            <w:drawing>
              <wp:inline distT="0" distB="0" distL="0" distR="0">
                <wp:extent cx="6372225" cy="2289810"/>
                <wp:effectExtent l="0" t="0" r="9525" b="0"/>
                <wp:docPr id="1513804185" name="图片 15138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4185" name="图片 1513804185"/>
                        <pic:cNvPicPr>
                          <a:picLocks noChangeAspect="1" noChangeArrowheads="1"/>
                        </pic:cNvPicPr>
                      </pic:nvPicPr>
                      <pic:blipFill>
                        <a:blip r:embed="rId8" cstate="print">
                          <a:extLst>
                            <a:ext uri="{28A0092B-C50C-407E-A947-70E740481C1C}">
                              <a14:useLocalDpi xmlns:a14="http://schemas.microsoft.com/office/drawing/2010/main" val="0"/>
                            </a:ext>
                          </a:extLst>
                        </a:blip>
                        <a:srcRect t="19972" b="16136"/>
                        <a:stretch>
                          <a:fillRect/>
                        </a:stretch>
                      </pic:blipFill>
                      <pic:spPr>
                        <a:xfrm>
                          <a:off x="0" y="0"/>
                          <a:ext cx="6449449" cy="2317522"/>
                        </a:xfrm>
                        <a:prstGeom prst="rect">
                          <a:avLst/>
                        </a:prstGeom>
                        <a:noFill/>
                        <a:ln>
                          <a:noFill/>
                        </a:ln>
                      </pic:spPr>
                    </pic:pic>
                  </a:graphicData>
                </a:graphic>
              </wp:inline>
            </w:drawing>
          </w:r>
        </w:del>
      </w:ins>
    </w:p>
    <w:p w14:paraId="4A81B7F2">
      <w:pPr>
        <w:widowControl w:val="0"/>
        <w:spacing w:line="252" w:lineRule="auto"/>
        <w:ind w:firstLine="202"/>
        <w:jc w:val="center"/>
        <w:rPr>
          <w:ins w:id="445" w:author="Crystal Jing" w:date="2023-09-08T16:33:00Z"/>
          <w:b/>
        </w:rPr>
        <w:sectPr>
          <w:footnotePr>
            <w:numRestart w:val="eachSect"/>
          </w:footnotePr>
          <w:type w:val="continuous"/>
          <w:pgSz w:w="12240" w:h="15840"/>
          <w:pgMar w:top="1008" w:right="936" w:bottom="1008" w:left="936" w:header="432" w:footer="432" w:gutter="0"/>
          <w:pgNumType w:start="1"/>
          <w:cols w:space="288" w:num="1"/>
        </w:sectPr>
      </w:pPr>
      <w:ins w:id="446" w:author="Crystal Jing" w:date="2023-09-08T16:31:00Z">
        <w:r>
          <w:rPr>
            <w:b/>
          </w:rPr>
          <w:t>Fig. 2. AI algorithms integration framework for BAMMechanism</w:t>
        </w:r>
      </w:ins>
      <w:ins w:id="447" w:author="Crystal Jing" w:date="2023-09-08T16:31:00Z">
        <w:del w:id="448" w:author="Crystal Jing" w:date="2023-09-08T16:38:00Z">
          <w:r>
            <w:rPr>
              <w:b/>
            </w:rPr>
            <w:delText xml:space="preserve"> </w:delText>
          </w:r>
        </w:del>
      </w:ins>
      <w:ins w:id="449" w:author="Crystal Jing" w:date="2023-09-08T16:31:00Z">
        <w:r>
          <w:rPr>
            <w:b/>
          </w:rPr>
          <w:t>.</w:t>
        </w:r>
      </w:ins>
    </w:p>
    <w:p w14:paraId="148A9203">
      <w:pPr>
        <w:widowControl w:val="0"/>
        <w:spacing w:line="252" w:lineRule="auto"/>
        <w:ind w:firstLine="144"/>
        <w:jc w:val="left"/>
        <w:rPr>
          <w:del w:id="451" w:author="Crystal Jing" w:date="2023-09-08T16:33:00Z"/>
          <w:rFonts w:hint="eastAsia"/>
          <w:b/>
          <w:color w:val="000000"/>
          <w:lang w:eastAsia="zh-CN"/>
          <w:rPrChange w:id="452" w:author="Crystal Jing" w:date="2023-09-08T16:33:00Z">
            <w:rPr>
              <w:del w:id="453" w:author="Crystal Jing" w:date="2023-09-08T16:33:00Z"/>
              <w:rFonts w:hint="eastAsia"/>
              <w:color w:val="000000" w:themeColor="text1"/>
              <w:lang w:eastAsia="zh-CN"/>
              <w14:textFill>
                <w14:solidFill>
                  <w14:schemeClr w14:val="tx1"/>
                </w14:solidFill>
              </w14:textFill>
            </w:rPr>
          </w:rPrChange>
        </w:rPr>
        <w:pPrChange w:id="450" w:author="Crystal Jing" w:date="2023-09-08T16:33:00Z">
          <w:pPr>
            <w:widowControl w:val="0"/>
            <w:spacing w:line="252" w:lineRule="auto"/>
            <w:ind w:firstLine="202"/>
            <w:jc w:val="both"/>
          </w:pPr>
        </w:pPrChange>
      </w:pPr>
    </w:p>
    <w:p w14:paraId="481391E4">
      <w:pPr>
        <w:ind w:firstLine="144"/>
        <w:rPr>
          <w:b/>
          <w:color w:val="000000"/>
          <w:lang w:eastAsia="zh-CN"/>
        </w:rPr>
      </w:pPr>
      <w:r>
        <w:rPr>
          <w:b/>
          <w:color w:val="000000"/>
          <w:lang w:eastAsia="zh-CN"/>
        </w:rPr>
        <w:t>2) Key storage and matching</w:t>
      </w:r>
    </w:p>
    <w:p w14:paraId="31D0B438">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454" w:author="小杜" w:date="2023-09-07T12:10:00Z">
        <w:r>
          <w:rPr>
            <w:rFonts w:hint="eastAsia"/>
            <w:color w:val="000000"/>
            <w:lang w:eastAsia="zh-CN"/>
          </w:rPr>
          <w:t>. Instead</w:t>
        </w:r>
      </w:ins>
      <w:r>
        <w:rPr>
          <w:color w:val="000000"/>
          <w:lang w:eastAsia="zh-CN"/>
        </w:rPr>
        <w:t xml:space="preserve">, </w:t>
      </w:r>
      <w:del w:id="455" w:author="小杜" w:date="2023-09-07T12:12:00Z">
        <w:r>
          <w:rPr>
            <w:color w:val="000000"/>
            <w:lang w:eastAsia="zh-CN"/>
          </w:rPr>
          <w:delText>but</w:delText>
        </w:r>
      </w:del>
      <w:ins w:id="456" w:author="小杜" w:date="2023-09-07T12:12:00Z">
        <w:r>
          <w:rPr>
            <w:rFonts w:hint="eastAsia"/>
            <w:color w:val="000000"/>
            <w:lang w:eastAsia="zh-CN"/>
          </w:rPr>
          <w:t>it</w:t>
        </w:r>
      </w:ins>
      <w:r>
        <w:rPr>
          <w:color w:val="000000"/>
          <w:lang w:eastAsia="zh-CN"/>
        </w:rPr>
        <w:t xml:space="preserve"> chooses to locally store the encrypted video</w:t>
      </w:r>
      <w:del w:id="457"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458"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459"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14:paraId="2E9E9166">
      <w:pPr>
        <w:widowControl w:val="0"/>
        <w:spacing w:line="252" w:lineRule="auto"/>
        <w:ind w:firstLine="202"/>
        <w:jc w:val="both"/>
        <w:rPr>
          <w:color w:val="000000"/>
          <w:lang w:eastAsia="zh-CN"/>
        </w:rPr>
      </w:pPr>
      <w:r>
        <w:rPr>
          <w:color w:val="000000"/>
          <w:lang w:eastAsia="zh-CN"/>
        </w:rPr>
        <w:t xml:space="preserve">Inspired by the pixel2style2pixel (pSp) framework </w:t>
      </w:r>
      <w:r>
        <w:rPr>
          <w:color w:val="000000"/>
        </w:rPr>
        <w:t>[34]</w:t>
      </w:r>
      <w:r>
        <w:rPr>
          <w:color w:val="000000"/>
          <w:lang w:eastAsia="zh-CN"/>
        </w:rPr>
        <w:t xml:space="preserve"> that solves a variety of image-to-image conversion tasks, we use the pSp encoder, which directly encodes a given image </w:t>
      </w:r>
      <w:ins w:id="460" w:author="小杜" w:date="2023-09-07T12:33:00Z">
        <w:r>
          <w:rPr>
            <w:rFonts w:hint="eastAsia"/>
            <w:color w:val="000000"/>
            <w:lang w:eastAsia="zh-CN"/>
          </w:rPr>
          <w:t>in</w:t>
        </w:r>
      </w:ins>
      <w:r>
        <w:rPr>
          <w:color w:val="000000"/>
          <w:lang w:eastAsia="zh-CN"/>
        </w:rPr>
        <w:t>to the desired latent code</w:t>
      </w:r>
      <w:del w:id="461" w:author="小杜" w:date="2023-09-07T12:34:00Z">
        <w:r>
          <w:rPr>
            <w:color w:val="000000"/>
            <w:lang w:eastAsia="zh-CN"/>
          </w:rPr>
          <w:delText>,</w:delText>
        </w:r>
      </w:del>
      <w:ins w:id="462" w:author="小杜" w:date="2023-09-07T12:34:00Z">
        <w:r>
          <w:rPr>
            <w:rFonts w:hint="eastAsia"/>
            <w:color w:val="000000"/>
            <w:lang w:eastAsia="zh-CN"/>
          </w:rPr>
          <w:t>. This allows us</w:t>
        </w:r>
      </w:ins>
      <w:r>
        <w:rPr>
          <w:color w:val="000000"/>
          <w:lang w:eastAsia="zh-CN"/>
        </w:rPr>
        <w:t xml:space="preserve"> to extract high-dimensional abstract semantic </w:t>
      </w:r>
      <w:del w:id="463" w:author="Crystal Jing" w:date="2023-09-08T16:38:00Z">
        <w:r>
          <w:rPr>
            <w:color w:val="000000"/>
            <w:lang w:eastAsia="zh-CN"/>
          </w:rPr>
          <w:delText xml:space="preserve">features  </w:delText>
        </w:r>
      </w:del>
      <w:ins w:id="464" w:author="Crystal Jing" w:date="2023-09-08T16:38:00Z">
        <w:r>
          <w:rPr>
            <w:color w:val="000000"/>
            <w:lang w:eastAsia="zh-CN"/>
          </w:rPr>
          <w:t xml:space="preserve">features </w:t>
        </w:r>
      </w:ins>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w:t>
      </w:r>
      <w:r>
        <w:t xml:space="preserve"> The </w:t>
      </w:r>
      <w:r>
        <w:rPr>
          <w:color w:val="000000"/>
          <w:lang w:eastAsia="zh-CN"/>
        </w:rPr>
        <w:t>model expression is as follows:</w:t>
      </w:r>
    </w:p>
    <w:p w14:paraId="143CD3B8">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r>
                <m:rPr/>
                <w:rPr>
                  <w:rFonts w:ascii="Cambria Math" w:hAnsi="Cambria Math"/>
                  <w:color w:val="000000"/>
                  <w:lang w:eastAsia="zh-CN"/>
                </w:rPr>
                <m:t>=L</m:t>
              </m:r>
              <m:d>
                <m:dPr>
                  <m:ctrlPr>
                    <w:rPr>
                      <w:rFonts w:ascii="Cambria Math" w:hAnsi="Cambria Math"/>
                      <w:i/>
                      <w:color w:val="000000"/>
                      <w:lang w:eastAsia="zh-CN"/>
                    </w:rPr>
                  </m:ctrlPr>
                </m:dPr>
                <m:e>
                  <m:r>
                    <m:rP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ctrlPr>
                        <w:rPr>
                          <w:rFonts w:ascii="Cambria Math" w:hAnsi="Cambria Math"/>
                          <w:i/>
                          <w:color w:val="000000"/>
                          <w:lang w:eastAsia="zh-CN"/>
                        </w:rPr>
                      </m:ctrlPr>
                    </m:e>
                  </m:d>
                  <m:r>
                    <m:rPr/>
                    <w:rPr>
                      <w:rFonts w:ascii="Cambria Math" w:hAnsi="Cambria Math"/>
                      <w:color w:val="000000"/>
                      <w:lang w:eastAsia="zh-CN"/>
                    </w:rPr>
                    <m:t>+</m:t>
                  </m:r>
                  <m:acc>
                    <m:accPr>
                      <m:chr m:val="̅"/>
                      <m:ctrlPr>
                        <w:rPr>
                          <w:rFonts w:ascii="Cambria Math" w:hAnsi="Cambria Math"/>
                          <w:i/>
                          <w:color w:val="000000"/>
                          <w:lang w:eastAsia="zh-CN"/>
                        </w:rPr>
                      </m:ctrlPr>
                    </m:accPr>
                    <m:e>
                      <m:r>
                        <m:rPr/>
                        <w:rPr>
                          <w:rFonts w:ascii="Cambria Math" w:hAnsi="Cambria Math"/>
                          <w:color w:val="000000"/>
                          <w:lang w:eastAsia="zh-CN"/>
                        </w:rPr>
                        <m:t>w</m:t>
                      </m:r>
                      <m:ctrlPr>
                        <w:rPr>
                          <w:rFonts w:ascii="Cambria Math" w:hAnsi="Cambria Math"/>
                          <w:i/>
                          <w:color w:val="000000"/>
                          <w:lang w:eastAsia="zh-CN"/>
                        </w:rPr>
                      </m:ctrlPr>
                    </m:e>
                  </m:acc>
                  <m:ctrlPr>
                    <w:rPr>
                      <w:rFonts w:ascii="Cambria Math" w:hAnsi="Cambria Math"/>
                      <w:i/>
                      <w:color w:val="000000"/>
                      <w:lang w:eastAsia="zh-CN"/>
                    </w:rPr>
                  </m:ctrlPr>
                </m:e>
              </m:d>
              <m:r>
                <m:rPr/>
                <w:rPr>
                  <w:rFonts w:ascii="Cambria Math" w:hAnsi="Cambria Math"/>
                  <w:color w:val="000000"/>
                  <w:lang w:eastAsia="zh-CN"/>
                </w:rPr>
                <m:t>#</m:t>
              </m:r>
              <m:d>
                <m:dPr>
                  <m:ctrlPr>
                    <w:rPr>
                      <w:rFonts w:ascii="Cambria Math" w:hAnsi="Cambria Math"/>
                      <w:i/>
                      <w:color w:val="000000"/>
                      <w:lang w:eastAsia="zh-CN"/>
                    </w:rPr>
                  </m:ctrlPr>
                </m:dPr>
                <m:e>
                  <m:r>
                    <m:rPr/>
                    <w:rPr>
                      <w:rFonts w:ascii="Cambria Math" w:hAnsi="Cambria Math"/>
                      <w:color w:val="000000"/>
                      <w:lang w:eastAsia="zh-CN"/>
                    </w:rPr>
                    <m:t>5</m:t>
                  </m:r>
                  <m:ctrlPr>
                    <w:rPr>
                      <w:rFonts w:ascii="Cambria Math" w:hAnsi="Cambria Math"/>
                      <w:i/>
                      <w:color w:val="000000"/>
                      <w:lang w:eastAsia="zh-CN"/>
                    </w:rPr>
                  </m:ctrlPr>
                </m:e>
              </m:d>
              <m:ctrlPr>
                <w:rPr>
                  <w:rFonts w:ascii="Cambria Math" w:hAnsi="Cambria Math"/>
                  <w:i/>
                  <w:color w:val="000000"/>
                  <w:lang w:eastAsia="zh-CN"/>
                </w:rPr>
              </m:ctrlPr>
            </m:e>
          </m:eqArr>
        </m:oMath>
      </m:oMathPara>
    </w:p>
    <w:p w14:paraId="7C92EF44">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as input,</w:t>
      </w:r>
      <w:r>
        <w:rPr>
          <w:rFonts w:ascii="Cambria Math" w:hAnsi="Cambria Math"/>
          <w:i/>
          <w:color w:val="000000"/>
          <w:lang w:eastAsia="zh-CN"/>
        </w:rPr>
        <w:t xml:space="preserve"> </w:t>
      </w:r>
      <m:oMath>
        <m:r>
          <m:rP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to get the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w:t>
      </w:r>
      <m:oMath>
        <w:ins w:id="465" w:author="Crystal Jing" w:date="2023-09-08T16:39:00Z">
          <m:r>
            <m:rPr/>
            <w:rPr>
              <w:rFonts w:ascii="Cambria Math" w:hAnsi="Cambria Math"/>
              <w:color w:val="000000"/>
              <w:lang w:eastAsia="zh-CN"/>
            </w:rPr>
            <m:t>E</m:t>
          </m:r>
        </w:ins>
        <m:d>
          <m:dPr>
            <m:ctrlPr>
              <w:ins w:id="466" w:author="Crystal Jing" w:date="2023-09-08T16:39:00Z">
                <w:rPr>
                  <w:rFonts w:ascii="Cambria Math" w:hAnsi="Cambria Math"/>
                  <w:i/>
                  <w:color w:val="000000"/>
                  <w:lang w:eastAsia="zh-CN"/>
                </w:rPr>
              </w:ins>
            </m:ctrlPr>
          </m:dPr>
          <m:e>
            <w:ins w:id="467" w:author="Crystal Jing" w:date="2023-09-08T16:39:00Z">
              <m:r>
                <m:rPr/>
                <w:rPr>
                  <w:rFonts w:ascii="Cambria Math" w:hAnsi="Cambria Math"/>
                  <w:color w:val="000000"/>
                  <w:lang w:eastAsia="zh-CN"/>
                </w:rPr>
                <m:t>∗</m:t>
              </m:r>
            </w:ins>
            <m:ctrlPr>
              <w:ins w:id="468" w:author="Crystal Jing" w:date="2023-09-08T16:39:00Z">
                <w:rPr>
                  <w:rFonts w:ascii="Cambria Math" w:hAnsi="Cambria Math"/>
                  <w:i/>
                  <w:color w:val="000000"/>
                  <w:lang w:eastAsia="zh-CN"/>
                </w:rPr>
              </w:ins>
            </m:ctrlPr>
          </m:e>
        </m:d>
      </m:oMath>
      <w:del w:id="469" w:author="Crystal Jing" w:date="2023-09-08T16:39:00Z">
        <w:r>
          <w:rPr>
            <w:color w:val="000000"/>
            <w:lang w:eastAsia="zh-CN"/>
          </w:rPr>
          <w:delText>E(*) d</w:delText>
        </w:r>
      </w:del>
      <w:ins w:id="470" w:author="Crystal Jing" w:date="2023-09-08T16:39:00Z">
        <w:r>
          <w:rPr>
            <w:color w:val="000000"/>
            <w:lang w:eastAsia="zh-CN"/>
          </w:rPr>
          <w:t xml:space="preserve">  d</w:t>
        </w:r>
      </w:ins>
      <w:r>
        <w:rPr>
          <w:color w:val="000000"/>
          <w:lang w:eastAsia="zh-CN"/>
        </w:rPr>
        <w:t>enotes the pSp encoder.</w:t>
      </w:r>
      <w:ins w:id="471" w:author="Crystal Jing" w:date="2023-09-08T16:38:00Z">
        <w:r>
          <w:rPr>
            <w:color w:val="000000"/>
            <w:lang w:eastAsia="zh-CN"/>
          </w:rPr>
          <w:t xml:space="preserve"> </w:t>
        </w:r>
      </w:ins>
      <w:r>
        <w:rPr>
          <w:color w:val="000000"/>
          <w:lang w:eastAsia="zh-CN"/>
        </w:rPr>
        <w:t xml:space="preserve">The potential vector obtained from </w:t>
      </w:r>
      <m:oMath>
        <m:r>
          <m:rP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ctrlPr>
              <w:rPr>
                <w:rFonts w:ascii="Cambria Math" w:hAnsi="Cambria Math"/>
                <w:i/>
                <w:color w:val="000000"/>
                <w:lang w:eastAsia="zh-CN"/>
              </w:rPr>
            </m:ctrlPr>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m:rPr/>
              <w:rPr>
                <w:rFonts w:ascii="Cambria Math" w:hAnsi="Cambria Math"/>
                <w:color w:val="000000"/>
                <w:lang w:eastAsia="zh-CN"/>
              </w:rPr>
              <m:t>w</m:t>
            </m:r>
            <m:ctrlPr>
              <w:rPr>
                <w:rFonts w:ascii="Cambria Math" w:hAnsi="Cambria Math"/>
                <w:i/>
                <w:color w:val="000000"/>
                <w:lang w:eastAsia="zh-CN"/>
              </w:rPr>
            </m:ctrlPr>
          </m:e>
        </m:acc>
        <m:r>
          <m:rPr/>
          <w:rPr>
            <w:rFonts w:ascii="Cambria Math" w:hAnsi="Cambria Math"/>
            <w:color w:val="000000"/>
            <w:lang w:eastAsia="zh-CN"/>
          </w:rPr>
          <m:t xml:space="preserve"> </m:t>
        </m:r>
      </m:oMath>
      <w:r>
        <w:rPr>
          <w:color w:val="000000"/>
          <w:lang w:eastAsia="zh-CN"/>
        </w:rPr>
        <w:t xml:space="preserve">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w:t>
      </w:r>
      <w:del w:id="472" w:author="Crystal Jing" w:date="2023-09-08T16:40:00Z">
        <w:r>
          <w:rPr>
            <w:color w:val="000000"/>
            <w:lang w:eastAsia="zh-CN"/>
          </w:rPr>
          <w:delText>so as to</w:delText>
        </w:r>
      </w:del>
      <w:ins w:id="473" w:author="Crystal Jing" w:date="2023-09-08T16:40:00Z">
        <w:r>
          <w:rPr>
            <w:color w:val="000000"/>
            <w:lang w:eastAsia="zh-CN"/>
          </w:rPr>
          <w:t>to</w:t>
        </w:r>
      </w:ins>
      <w:r>
        <w:rPr>
          <w:color w:val="000000"/>
          <w:lang w:eastAsia="zh-CN"/>
        </w:rPr>
        <w:t xml:space="preserve"> ensure the personalization and security of the keys of each monitoring cloud platform.</w:t>
      </w:r>
    </w:p>
    <w:p w14:paraId="2BF1F11A">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from the original video using the above encoder, the temporal sequence of the video frames, </w:t>
      </w:r>
      <w:ins w:id="474" w:author="小杜" w:date="2023-09-07T17:35:00Z">
        <w:r>
          <w:rPr>
            <w:rFonts w:hint="eastAsia"/>
            <w:color w:val="000000"/>
            <w:lang w:eastAsia="zh-CN"/>
          </w:rPr>
          <w:t xml:space="preserve">along with </w:t>
        </w:r>
      </w:ins>
      <w:r>
        <w:rPr>
          <w:color w:val="000000"/>
          <w:lang w:eastAsia="zh-CN"/>
        </w:rPr>
        <w:t>the latitude, longitude</w:t>
      </w:r>
      <w:ins w:id="475" w:author="小杜" w:date="2023-09-07T17:34:00Z">
        <w:r>
          <w:rPr>
            <w:rFonts w:hint="eastAsia"/>
            <w:color w:val="000000"/>
            <w:lang w:eastAsia="zh-CN"/>
          </w:rPr>
          <w:t>,</w:t>
        </w:r>
      </w:ins>
      <w:r>
        <w:rPr>
          <w:color w:val="000000"/>
          <w:lang w:eastAsia="zh-CN"/>
        </w:rPr>
        <w:t xml:space="preserve"> and pixel coordinates of the edge camera itself</w:t>
      </w:r>
      <w:ins w:id="476" w:author="小杜" w:date="2023-09-07T17:36:00Z">
        <w:r>
          <w:rPr>
            <w:rFonts w:hint="eastAsia"/>
            <w:color w:val="000000"/>
            <w:lang w:eastAsia="zh-CN"/>
          </w:rPr>
          <w:t>,</w:t>
        </w:r>
      </w:ins>
      <w:r>
        <w:rPr>
          <w:color w:val="000000"/>
          <w:lang w:eastAsia="zh-CN"/>
        </w:rPr>
        <w:t xml:space="preserve"> are fused as the symbolic bit encoding of the high-dimensional abstract semantic feature</w:t>
      </w:r>
      <w:del w:id="477" w:author="小杜" w:date="2023-09-07T17:36:00Z">
        <w:r>
          <w:rPr>
            <w:color w:val="000000"/>
            <w:lang w:eastAsia="zh-CN"/>
          </w:rPr>
          <w:delText>, and</w:delText>
        </w:r>
      </w:del>
      <w:ins w:id="478"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and the encrypted face image frames</w:t>
      </w:r>
      <w:ins w:id="479" w:author="小杜" w:date="2023-09-07T17:37:00Z">
        <w:r>
          <w:rPr>
            <w:rFonts w:hint="eastAsia"/>
            <w:color w:val="000000"/>
            <w:lang w:eastAsia="zh-CN"/>
          </w:rPr>
          <w:t>,</w:t>
        </w:r>
      </w:ins>
      <w:r>
        <w:rPr>
          <w:color w:val="000000"/>
          <w:lang w:eastAsia="zh-CN"/>
        </w:rPr>
        <w:t xml:space="preserve"> </w:t>
      </w:r>
      <w:del w:id="480" w:author="小杜" w:date="2023-09-07T17:38:00Z">
        <w:r>
          <w:rPr>
            <w:color w:val="000000"/>
            <w:lang w:eastAsia="zh-CN"/>
          </w:rPr>
          <w:delText>is associated with</w:delText>
        </w:r>
      </w:del>
      <w:ins w:id="481" w:author="小杜" w:date="2023-09-07T17:38:00Z">
        <w:r>
          <w:rPr>
            <w:rFonts w:hint="eastAsia"/>
            <w:color w:val="000000"/>
            <w:lang w:eastAsia="zh-CN"/>
          </w:rPr>
          <w:t>making it easier to decrypt</w:t>
        </w:r>
      </w:ins>
      <w:r>
        <w:rPr>
          <w:color w:val="000000"/>
          <w:lang w:eastAsia="zh-CN"/>
        </w:rPr>
        <w:t xml:space="preserve"> the above </w:t>
      </w:r>
      <w:del w:id="482" w:author="小杜" w:date="2023-09-07T17:39:00Z">
        <w:r>
          <w:rPr>
            <w:color w:val="000000"/>
            <w:lang w:eastAsia="zh-CN"/>
          </w:rPr>
          <w:delText xml:space="preserve">symbolic bit encoding to facilitate subsequent </w:delText>
        </w:r>
      </w:del>
      <w:r>
        <w:rPr>
          <w:color w:val="000000"/>
          <w:lang w:eastAsia="zh-CN"/>
        </w:rPr>
        <w:t>video</w:t>
      </w:r>
      <w:ins w:id="483" w:author="小杜" w:date="2023-09-07T17:39:00Z">
        <w:r>
          <w:rPr>
            <w:rFonts w:hint="eastAsia"/>
            <w:color w:val="000000"/>
            <w:lang w:eastAsia="zh-CN"/>
          </w:rPr>
          <w:t xml:space="preserve"> in </w:t>
        </w:r>
      </w:ins>
      <w:ins w:id="484" w:author="小杜" w:date="2023-09-07T17:39:00Z">
        <w:r>
          <w:rPr>
            <w:color w:val="000000"/>
            <w:lang w:eastAsia="zh-CN"/>
          </w:rPr>
          <w:t>subsequent</w:t>
        </w:r>
      </w:ins>
      <w:ins w:id="485" w:author="小杜" w:date="2023-09-07T17:39:00Z">
        <w:r>
          <w:rPr>
            <w:rFonts w:hint="eastAsia"/>
            <w:color w:val="000000"/>
            <w:lang w:eastAsia="zh-CN"/>
          </w:rPr>
          <w:t xml:space="preserve"> steps</w:t>
        </w:r>
      </w:ins>
      <w:del w:id="486" w:author="小杜" w:date="2023-09-07T17:39:00Z">
        <w:r>
          <w:rPr>
            <w:color w:val="000000"/>
            <w:lang w:eastAsia="zh-CN"/>
          </w:rPr>
          <w:delText xml:space="preserve"> decryption work</w:delText>
        </w:r>
      </w:del>
      <w:r>
        <w:rPr>
          <w:color w:val="000000"/>
          <w:lang w:eastAsia="zh-CN"/>
        </w:rPr>
        <w:t>. These together serve as the key for decrypting the</w:t>
      </w:r>
      <w:ins w:id="487"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ip</m:t>
            </m:r>
            <m:ctrlPr>
              <w:rPr>
                <w:rFonts w:ascii="Cambria Math" w:hAnsi="Cambria Math"/>
                <w:i/>
                <w:color w:val="000000"/>
                <w:lang w:eastAsia="zh-CN"/>
              </w:rPr>
            </m:ctrlPr>
          </m:sub>
        </m:sSub>
      </m:oMath>
      <w:r>
        <w:rPr>
          <w:color w:val="000000"/>
          <w:lang w:eastAsia="zh-CN"/>
        </w:rPr>
        <w:t xml:space="preserve"> and are stored in the cloud key pool.</w:t>
      </w:r>
    </w:p>
    <w:p w14:paraId="7BBB2D69">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rFonts w:hint="eastAsia"/>
          <w:color w:val="000000"/>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488" w:author="小杜" w:date="2023-09-07T17:42:00Z">
        <w:r>
          <w:rPr>
            <w:color w:val="000000"/>
            <w:lang w:eastAsia="zh-CN"/>
          </w:rPr>
          <w:delText>, while</w:delText>
        </w:r>
      </w:del>
      <w:ins w:id="489"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color w:val="000000"/>
          <w:lang w:eastAsia="zh-CN"/>
        </w:rPr>
        <w:t xml:space="preserve"> as the identity key to determine the identity of faces</w:t>
      </w:r>
      <w:ins w:id="490" w:author="小杜" w:date="2023-09-07T17:43:00Z">
        <w:r>
          <w:rPr>
            <w:rFonts w:hint="eastAsia"/>
            <w:color w:val="000000"/>
            <w:lang w:eastAsia="zh-CN"/>
          </w:rPr>
          <w:t xml:space="preserve"> poses a greater challenge.</w:t>
        </w:r>
      </w:ins>
      <w:del w:id="491" w:author="小杜" w:date="2023-09-07T17:43:00Z">
        <w:r>
          <w:rPr>
            <w:rFonts w:hint="eastAsia"/>
            <w:color w:val="000000"/>
            <w:lang w:eastAsia="zh-CN"/>
          </w:rPr>
          <w:delText xml:space="preserve"> becomes more challenging.</w:delText>
        </w:r>
      </w:del>
      <w:r>
        <w:rPr>
          <w:color w:val="000000"/>
          <w:lang w:eastAsia="zh-CN"/>
        </w:rPr>
        <w:t xml:space="preserve"> </w:t>
      </w:r>
    </w:p>
    <w:p w14:paraId="56CA1379">
      <w:pPr>
        <w:widowControl w:val="0"/>
        <w:spacing w:line="252" w:lineRule="auto"/>
        <w:ind w:firstLine="202"/>
        <w:jc w:val="both"/>
        <w:rPr>
          <w:color w:val="000000"/>
          <w:lang w:eastAsia="zh-CN"/>
        </w:rPr>
      </w:pPr>
      <w:r>
        <w:rPr>
          <w:color w:val="000000"/>
          <w:lang w:eastAsia="zh-CN"/>
        </w:rPr>
        <w:t>The identity recognition of a</w:t>
      </w:r>
      <w:ins w:id="492" w:author="小杜" w:date="2023-09-07T18:15:00Z">
        <w:r>
          <w:rPr>
            <w:rFonts w:hint="eastAsia"/>
            <w:color w:val="000000"/>
            <w:lang w:eastAsia="zh-CN"/>
          </w:rPr>
          <w:t>n i</w:t>
        </w:r>
      </w:ins>
      <w:ins w:id="493" w:author="小杜" w:date="2023-09-07T18:16:00Z">
        <w:r>
          <w:rPr>
            <w:rFonts w:hint="eastAsia"/>
            <w:color w:val="000000"/>
            <w:lang w:eastAsia="zh-CN"/>
          </w:rPr>
          <w:t>nput</w:t>
        </w:r>
      </w:ins>
      <w:r>
        <w:rPr>
          <w:color w:val="000000"/>
          <w:lang w:eastAsia="zh-CN"/>
        </w:rPr>
        <w:t xml:space="preserve"> face </w:t>
      </w:r>
      <w:del w:id="494"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495" w:author="小杜" w:date="2023-09-07T18:16:00Z">
        <w:r>
          <w:rPr>
            <w:rFonts w:hint="eastAsia"/>
            <w:color w:val="000000"/>
            <w:lang w:eastAsia="zh-CN"/>
          </w:rPr>
          <w:t>is the process</w:t>
        </w:r>
      </w:ins>
      <w:ins w:id="496" w:author="小杜" w:date="2023-09-07T18:17:00Z">
        <w:r>
          <w:rPr>
            <w:rFonts w:hint="eastAsia"/>
            <w:color w:val="000000"/>
            <w:lang w:eastAsia="zh-CN"/>
          </w:rPr>
          <w:t xml:space="preserve"> of searching for the most similar high-dimensional abstract </w:t>
        </w:r>
      </w:ins>
      <w:ins w:id="497" w:author="小杜" w:date="2023-09-07T18:19:00Z">
        <w:r>
          <w:rPr>
            <w:rFonts w:hint="eastAsia"/>
            <w:color w:val="000000"/>
            <w:lang w:eastAsia="zh-CN"/>
          </w:rPr>
          <w:t>feature</w:t>
        </w:r>
      </w:ins>
      <w:ins w:id="498" w:author="小杜" w:date="2023-09-07T18:20:00Z">
        <w:r>
          <w:rPr>
            <w:rFonts w:hint="eastAsia"/>
            <w:color w:val="000000"/>
            <w:lang w:eastAsia="zh-CN"/>
          </w:rPr>
          <w:t>, which is paired with</w:t>
        </w:r>
      </w:ins>
      <w:ins w:id="499" w:author="小杜" w:date="2023-09-07T18:21:00Z">
        <w:r>
          <w:rPr>
            <w:rFonts w:hint="eastAsia"/>
            <w:color w:val="000000"/>
            <w:lang w:eastAsia="zh-CN"/>
          </w:rPr>
          <w:t xml:space="preserve"> one</w:t>
        </w:r>
      </w:ins>
      <w:ins w:id="500" w:author="小杜" w:date="2023-09-07T18:21:00Z">
        <w:r>
          <w:rPr>
            <w:color w:val="000000"/>
            <w:lang w:eastAsia="zh-CN"/>
          </w:rPr>
          <w:t>’</w:t>
        </w:r>
      </w:ins>
      <w:ins w:id="501" w:author="小杜" w:date="2023-09-07T18:21:00Z">
        <w:r>
          <w:rPr>
            <w:rFonts w:hint="eastAsia"/>
            <w:color w:val="000000"/>
            <w:lang w:eastAsia="zh-CN"/>
          </w:rPr>
          <w:t>s</w:t>
        </w:r>
      </w:ins>
      <w:ins w:id="502" w:author="小杜" w:date="2023-09-07T18:20:00Z">
        <w:r>
          <w:rPr>
            <w:rFonts w:hint="eastAsia"/>
            <w:color w:val="000000"/>
            <w:lang w:eastAsia="zh-CN"/>
          </w:rPr>
          <w:t xml:space="preserve"> identity information,</w:t>
        </w:r>
      </w:ins>
      <w:ins w:id="503" w:author="小杜" w:date="2023-09-07T18:17:00Z">
        <w:r>
          <w:rPr>
            <w:rFonts w:hint="eastAsia"/>
            <w:color w:val="000000"/>
            <w:lang w:eastAsia="zh-CN"/>
          </w:rPr>
          <w:t xml:space="preserve"> in t</w:t>
        </w:r>
      </w:ins>
      <w:ins w:id="504" w:author="小杜" w:date="2023-09-07T18:18:00Z">
        <w:r>
          <w:rPr>
            <w:rFonts w:hint="eastAsia"/>
            <w:color w:val="000000"/>
            <w:lang w:eastAsia="zh-CN"/>
          </w:rPr>
          <w:t>he key pool using the feature extracted from the input face.</w:t>
        </w:r>
      </w:ins>
      <w:r>
        <w:rPr>
          <w:color w:val="000000"/>
          <w:lang w:eastAsia="zh-CN"/>
        </w:rPr>
        <w:t xml:space="preserve"> When a face needs to be decrypted, the same model is first used to extract features from the face, and then certain dimensions are taken to match with the features in the human cloud keystore, and the accuracy of the matching is calculated. Thus</w:t>
      </w:r>
      <w:ins w:id="505" w:author="小杜" w:date="2023-09-07T17:48:00Z">
        <w:r>
          <w:rPr>
            <w:rFonts w:hint="eastAsia"/>
            <w:color w:val="000000"/>
            <w:lang w:eastAsia="zh-CN"/>
          </w:rPr>
          <w:t>,</w:t>
        </w:r>
      </w:ins>
      <w:r>
        <w:rPr>
          <w:color w:val="000000"/>
          <w:lang w:eastAsia="zh-CN"/>
        </w:rPr>
        <w:t xml:space="preserve"> the recall</w:t>
      </w:r>
      <w:del w:id="506" w:author="小杜" w:date="2023-09-07T17:48:00Z">
        <w:r>
          <w:rPr>
            <w:color w:val="000000"/>
            <w:lang w:eastAsia="zh-CN"/>
          </w:rPr>
          <w:delText xml:space="preserve"> </w:delText>
        </w:r>
      </w:del>
      <w:ins w:id="507"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 xml:space="preserve">2 </w:t>
      </w:r>
      <w:r>
        <w:rPr>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B'</w:t>
      </w:r>
      <w:r>
        <w:rPr>
          <w:i/>
          <w:color w:val="000000" w:themeColor="text1"/>
          <w:vertAlign w:val="subscript"/>
          <w:lang w:eastAsia="zh-CN"/>
          <w14:textFill>
            <w14:solidFill>
              <w14:schemeClr w14:val="tx1"/>
            </w14:solidFill>
          </w14:textFill>
        </w:rPr>
        <w:t>i</w:t>
      </w:r>
      <w:r>
        <w:rPr>
          <w:rFonts w:hint="eastAsia"/>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B</w:t>
      </w:r>
      <w:r>
        <w:rPr>
          <w:i/>
          <w:color w:val="000000" w:themeColor="text1"/>
          <w:vertAlign w:val="subscript"/>
          <w:lang w:eastAsia="zh-CN"/>
          <w14:textFill>
            <w14:solidFill>
              <w14:schemeClr w14:val="tx1"/>
            </w14:solidFill>
          </w14:textFill>
        </w:rPr>
        <w:t>i</w:t>
      </w:r>
      <w:r>
        <w:rPr>
          <w:color w:val="000000" w:themeColor="text1"/>
          <w:lang w:eastAsia="zh-CN"/>
          <w14:textFill>
            <w14:solidFill>
              <w14:schemeClr w14:val="tx1"/>
            </w14:solidFill>
          </w14:textFill>
        </w:rPr>
        <w:t>)</w:t>
      </w:r>
      <w:r>
        <w:rPr>
          <w:color w:val="000000"/>
          <w:lang w:eastAsia="zh-CN"/>
        </w:rPr>
        <w:t xml:space="preserve"> is implemented.</w:t>
      </w:r>
    </w:p>
    <w:p w14:paraId="2159EC64">
      <w:pPr>
        <w:ind w:firstLine="144"/>
        <w:rPr>
          <w:b/>
          <w:color w:val="000000"/>
          <w:lang w:eastAsia="zh-CN"/>
        </w:rPr>
      </w:pPr>
      <w:r>
        <w:rPr>
          <w:b/>
          <w:color w:val="000000"/>
          <w:lang w:eastAsia="zh-CN"/>
        </w:rPr>
        <w:t>3) Decryption process</w:t>
      </w:r>
    </w:p>
    <w:p w14:paraId="11CE6D3B">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508"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509"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themeColor="text1"/>
          <w:lang w:eastAsia="zh-CN"/>
          <w14:textFill>
            <w14:solidFill>
              <w14:schemeClr w14:val="tx1"/>
            </w14:solidFill>
          </w14:textFill>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ins w:id="510" w:author="小杜" w:date="2023-09-07T18:23:00Z">
        <w:r>
          <w:rPr>
            <w:rFonts w:hint="eastAsia" w:hAnsi="Cambria Math"/>
            <w:lang w:eastAsia="zh-CN"/>
          </w:rPr>
          <w:t xml:space="preserve">, </w:t>
        </w:r>
      </w:ins>
      <w:r>
        <w:rPr>
          <w:rFonts w:hint="eastAsia"/>
          <w:color w:val="000000"/>
          <w:lang w:eastAsia="zh-CN"/>
        </w:rPr>
        <w:t>and the face</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r>
        <w:rPr>
          <w:rFonts w:hint="eastAsia"/>
          <w:color w:val="000000"/>
          <w:lang w:eastAsia="zh-CN"/>
        </w:rPr>
        <w:t>in the second video that matches the identity of a person in the first video.</w:t>
      </w:r>
      <w:ins w:id="511"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14:paraId="37412D0D">
      <w:pPr>
        <w:widowControl w:val="0"/>
        <w:spacing w:line="252" w:lineRule="auto"/>
        <w:ind w:firstLine="202"/>
        <w:jc w:val="both"/>
        <w:rPr>
          <w:color w:val="000000" w:themeColor="text1"/>
          <w:lang w:eastAsia="zh-CN"/>
          <w14:textFill>
            <w14:solidFill>
              <w14:schemeClr w14:val="tx1"/>
            </w14:solidFill>
          </w14:textFill>
        </w:rPr>
      </w:pPr>
      <w:r>
        <w:rPr>
          <w:color w:val="000000"/>
          <w:lang w:eastAsia="zh-CN"/>
        </w:rPr>
        <w:t xml:space="preserve">To this end, we build an open-set face re-recognition and decryption model based on </w:t>
      </w:r>
      <w:ins w:id="512" w:author="Crystal Jing" w:date="2023-09-08T16:43:00Z">
        <w:r>
          <w:rPr>
            <w:color w:val="000000"/>
            <w:lang w:eastAsia="zh-CN"/>
          </w:rPr>
          <w:t xml:space="preserve">the </w:t>
        </w:r>
      </w:ins>
      <w:r>
        <w:rPr>
          <w:color w:val="000000"/>
          <w:lang w:eastAsia="zh-CN"/>
        </w:rPr>
        <w:t>styleGAN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is extracted from </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Then, the similarity is calculated between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and the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is added to the generator with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as input as a constraint, and the decrypted video</w:t>
      </w:r>
      <w:r>
        <w:rPr>
          <w:rFonts w:hint="eastAsia"/>
          <w:i/>
          <w:color w:val="000000" w:themeColor="text1"/>
          <w:lang w:eastAsia="zh-CN"/>
          <w14:textFill>
            <w14:solidFill>
              <w14:schemeClr w14:val="tx1"/>
            </w14:solidFill>
          </w14:textFill>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t xml:space="preserve"> </w:t>
      </w:r>
      <w:r>
        <w:rPr>
          <w:rFonts w:hint="eastAsia"/>
          <w:color w:val="000000" w:themeColor="text1"/>
          <w:lang w:eastAsia="zh-CN"/>
          <w14:textFill>
            <w14:solidFill>
              <w14:schemeClr w14:val="tx1"/>
            </w14:solidFill>
          </w14:textFill>
        </w:rPr>
        <w:t>is output.</w:t>
      </w:r>
      <w:r>
        <w:rPr>
          <w:color w:val="000000" w:themeColor="text1"/>
          <w14:textFill>
            <w14:solidFill>
              <w14:schemeClr w14:val="tx1"/>
            </w14:solidFill>
          </w14:textFill>
        </w:rPr>
        <w:t xml:space="preserve"> </w:t>
      </w:r>
      <w:r>
        <w:rPr>
          <w:color w:val="000000" w:themeColor="text1"/>
          <w:lang w:eastAsia="zh-CN"/>
          <w14:textFill>
            <w14:solidFill>
              <w14:schemeClr w14:val="tx1"/>
            </w14:solidFill>
          </w14:textFill>
        </w:rPr>
        <w:t xml:space="preserve">Then the solution of the decryption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3</w:t>
      </w:r>
      <w:r>
        <w:rPr>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A</w:t>
      </w:r>
      <w:r>
        <w:rPr>
          <w:i/>
          <w:color w:val="000000" w:themeColor="text1"/>
          <w:vertAlign w:val="subscript"/>
          <w:lang w:eastAsia="zh-CN"/>
          <w14:textFill>
            <w14:solidFill>
              <w14:schemeClr w14:val="tx1"/>
            </w14:solidFill>
          </w14:textFill>
        </w:rPr>
        <w:t>iP</w:t>
      </w:r>
      <w:r>
        <w:rPr>
          <w:i/>
          <w:color w:val="000000" w:themeColor="text1"/>
          <w:lang w:eastAsia="zh-CN"/>
          <w14:textFill>
            <w14:solidFill>
              <w14:schemeClr w14:val="tx1"/>
            </w14:solidFill>
          </w14:textFill>
        </w:rPr>
        <w:t>, B</w:t>
      </w:r>
      <w:r>
        <w:rPr>
          <w:i/>
          <w:color w:val="000000" w:themeColor="text1"/>
          <w:vertAlign w:val="subscript"/>
          <w:lang w:eastAsia="zh-CN"/>
          <w14:textFill>
            <w14:solidFill>
              <w14:schemeClr w14:val="tx1"/>
            </w14:solidFill>
          </w14:textFill>
        </w:rPr>
        <w:t>i</w:t>
      </w:r>
      <w:r>
        <w:rPr>
          <w:color w:val="000000" w:themeColor="text1"/>
          <w:lang w:eastAsia="zh-CN"/>
          <w14:textFill>
            <w14:solidFill>
              <w14:schemeClr w14:val="tx1"/>
            </w14:solidFill>
          </w14:textFill>
        </w:rPr>
        <w:t>)  in the human-like memory mechanism is obtained.</w:t>
      </w:r>
    </w:p>
    <w:p w14:paraId="5A6A238A">
      <w:pPr>
        <w:pStyle w:val="2"/>
      </w:pPr>
      <w:r>
        <w:t>IV. EXPERIMENTS AND RESULTS</w:t>
      </w:r>
    </w:p>
    <w:p w14:paraId="34E23A7A">
      <w:pPr>
        <w:pStyle w:val="3"/>
        <w:numPr>
          <w:ilvl w:val="0"/>
          <w:numId w:val="0"/>
        </w:numPr>
      </w:pPr>
      <w:r>
        <w:t>A. Dataset</w:t>
      </w:r>
    </w:p>
    <w:p w14:paraId="65EA2FE3">
      <w:pPr>
        <w:ind w:firstLine="144"/>
        <w:jc w:val="both"/>
        <w:rPr>
          <w:lang w:eastAsia="zh-CN"/>
        </w:rPr>
      </w:pPr>
      <w:r>
        <w:rPr>
          <w:lang w:eastAsia="zh-CN"/>
        </w:rPr>
        <w:t>The dataset used in the experiments is generated_yellow-stylegan2</w:t>
      </w:r>
      <w:r>
        <w:rPr>
          <w:rStyle w:val="28"/>
          <w:lang w:eastAsia="zh-CN"/>
        </w:rPr>
        <w:footnoteReference w:id="1"/>
      </w:r>
      <w:r>
        <w:rPr>
          <w:lang w:eastAsia="zh-CN"/>
        </w:rPr>
        <w:t xml:space="preserve">, which is a purely random (no filtering) dataset of yellow faces generated by a face generator made based on StyleGAN2, and contains 10,000 images of yellow faces </w:t>
      </w:r>
      <w:del w:id="513" w:author="小杜" w:date="2023-09-07T18:33:00Z">
        <w:r>
          <w:rPr>
            <w:lang w:eastAsia="zh-CN"/>
          </w:rPr>
          <w:delText>of</w:delText>
        </w:r>
      </w:del>
      <w:ins w:id="514" w:author="小杜" w:date="2023-09-07T18:33:00Z">
        <w:r>
          <w:rPr>
            <w:rFonts w:hint="eastAsia"/>
            <w:lang w:eastAsia="zh-CN"/>
          </w:rPr>
          <w:t>with</w:t>
        </w:r>
      </w:ins>
      <w:r>
        <w:rPr>
          <w:lang w:eastAsia="zh-CN"/>
        </w:rPr>
        <w:t xml:space="preserve"> different genders, ages, and head pose variations. During </w:t>
      </w:r>
      <w:ins w:id="515" w:author="小杜" w:date="2023-09-07T18:33:00Z">
        <w:r>
          <w:rPr>
            <w:rFonts w:hint="eastAsia"/>
            <w:lang w:eastAsia="zh-CN"/>
          </w:rPr>
          <w:t xml:space="preserve">the </w:t>
        </w:r>
      </w:ins>
      <w:r>
        <w:rPr>
          <w:lang w:eastAsia="zh-CN"/>
        </w:rPr>
        <w:t xml:space="preserve">training and encryption of faces, we take this dataset as input and use </w:t>
      </w:r>
      <w:del w:id="516" w:author="Crystal Jing" w:date="2023-09-08T16:44:00Z">
        <w:r>
          <w:rPr>
            <w:lang w:eastAsia="zh-CN"/>
          </w:rPr>
          <w:delText>YOLO5-face based</w:delText>
        </w:r>
      </w:del>
      <w:ins w:id="517" w:author="Crystal Jing" w:date="2023-09-08T16:44:00Z">
        <w:r>
          <w:rPr>
            <w:lang w:eastAsia="zh-CN"/>
          </w:rPr>
          <w:t>YOLO5-face-based</w:t>
        </w:r>
      </w:ins>
      <w:r>
        <w:rPr>
          <w:lang w:eastAsia="zh-CN"/>
        </w:rPr>
        <w:t xml:space="preserve"> Gaussian encryption to obtain </w:t>
      </w:r>
      <w:ins w:id="518" w:author="小杜" w:date="2023-09-07T18:34:00Z">
        <w:r>
          <w:rPr>
            <w:rFonts w:hint="eastAsia"/>
            <w:lang w:eastAsia="zh-CN"/>
          </w:rPr>
          <w:t>a dataset that consists of Gaussian encrypted images paired with the original ones</w:t>
        </w:r>
      </w:ins>
      <w:del w:id="519" w:author="小杜" w:date="2023-09-07T18:34:00Z">
        <w:r>
          <w:rPr>
            <w:lang w:eastAsia="zh-CN"/>
          </w:rPr>
          <w:delText>a Gaussian encrypted dataset paired with the original images</w:delText>
        </w:r>
      </w:del>
      <w:r>
        <w:rPr>
          <w:lang w:eastAsia="zh-CN"/>
        </w:rPr>
        <w:t>. When decryption is needed, we use the Age Filter</w:t>
      </w:r>
      <w:r>
        <w:rPr>
          <w:rStyle w:val="28"/>
          <w:lang w:eastAsia="zh-CN"/>
        </w:rPr>
        <w:footnoteReference w:id="2"/>
      </w:r>
      <w:r>
        <w:rPr>
          <w:lang w:eastAsia="zh-CN"/>
        </w:rPr>
        <w:t xml:space="preserve"> in AIlab, an artificial intelligence cloud platform created by Wondershare, to </w:t>
      </w:r>
      <w:del w:id="520" w:author="小杜" w:date="2023-09-07T18:35:00Z">
        <w:r>
          <w:rPr>
            <w:lang w:eastAsia="zh-CN"/>
          </w:rPr>
          <w:delText>do</w:delText>
        </w:r>
      </w:del>
      <w:ins w:id="521" w:author="小杜" w:date="2023-09-07T18:35:00Z">
        <w:r>
          <w:rPr>
            <w:rFonts w:hint="eastAsia"/>
            <w:lang w:eastAsia="zh-CN"/>
          </w:rPr>
          <w:t>perform</w:t>
        </w:r>
      </w:ins>
      <w:r>
        <w:rPr>
          <w:lang w:eastAsia="zh-CN"/>
        </w:rPr>
        <w:t xml:space="preserve"> aging processing on 47 images from the generated_yellow-stylegan2 dataset</w:t>
      </w:r>
      <w:ins w:id="522" w:author="小杜" w:date="2023-09-07T18:36:00Z">
        <w:r>
          <w:rPr>
            <w:rFonts w:hint="eastAsia"/>
            <w:lang w:eastAsia="zh-CN"/>
          </w:rPr>
          <w:t>.</w:t>
        </w:r>
      </w:ins>
      <w:del w:id="523" w:author="小杜" w:date="2023-09-07T18:36:00Z">
        <w:r>
          <w:rPr>
            <w:lang w:eastAsia="zh-CN"/>
          </w:rPr>
          <w:delText>,</w:delText>
        </w:r>
      </w:del>
      <w:r>
        <w:rPr>
          <w:lang w:eastAsia="zh-CN"/>
        </w:rPr>
        <w:t xml:space="preserve"> </w:t>
      </w:r>
      <w:del w:id="524" w:author="小杜" w:date="2023-09-07T18:36:00Z">
        <w:r>
          <w:rPr>
            <w:lang w:eastAsia="zh-CN"/>
          </w:rPr>
          <w:delText>and most</w:delText>
        </w:r>
      </w:del>
      <w:ins w:id="525" w:author="小杜" w:date="2023-09-07T18:36:00Z">
        <w:r>
          <w:rPr>
            <w:rFonts w:hint="eastAsia"/>
            <w:lang w:eastAsia="zh-CN"/>
          </w:rPr>
          <w:t>The majority</w:t>
        </w:r>
      </w:ins>
      <w:r>
        <w:rPr>
          <w:lang w:eastAsia="zh-CN"/>
        </w:rPr>
        <w:t xml:space="preserve"> of the images </w:t>
      </w:r>
      <w:del w:id="526" w:author="小杜" w:date="2023-09-07T18:36:00Z">
        <w:r>
          <w:rPr>
            <w:lang w:eastAsia="zh-CN"/>
          </w:rPr>
          <w:delText>adopt the default aging to</w:delText>
        </w:r>
      </w:del>
      <w:ins w:id="527" w:author="小杜" w:date="2023-09-07T18:36:00Z">
        <w:r>
          <w:rPr>
            <w:rFonts w:hint="eastAsia"/>
            <w:lang w:eastAsia="zh-CN"/>
          </w:rPr>
          <w:t xml:space="preserve">are set to </w:t>
        </w:r>
      </w:ins>
      <w:ins w:id="528" w:author="小杜" w:date="2023-09-07T18:36:00Z">
        <w:del w:id="529" w:author="Crystal Jing" w:date="2023-09-08T16:45:00Z">
          <w:r>
            <w:rPr>
              <w:rFonts w:hint="eastAsia"/>
              <w:lang w:eastAsia="zh-CN"/>
            </w:rPr>
            <w:delText>age</w:delText>
          </w:r>
        </w:del>
      </w:ins>
      <w:del w:id="530" w:author="Crystal Jing" w:date="2023-09-08T16:45:00Z">
        <w:r>
          <w:rPr>
            <w:lang w:eastAsia="zh-CN"/>
          </w:rPr>
          <w:delText xml:space="preserve"> </w:delText>
        </w:r>
      </w:del>
      <w:r>
        <w:rPr>
          <w:lang w:eastAsia="zh-CN"/>
        </w:rPr>
        <w:t>50 years old</w:t>
      </w:r>
      <w:ins w:id="531" w:author="小杜" w:date="2023-09-07T18:36:00Z">
        <w:r>
          <w:rPr>
            <w:rFonts w:hint="eastAsia"/>
            <w:lang w:eastAsia="zh-CN"/>
          </w:rPr>
          <w:t xml:space="preserve"> using the default</w:t>
        </w:r>
      </w:ins>
      <w:r>
        <w:rPr>
          <w:lang w:eastAsia="zh-CN"/>
        </w:rPr>
        <w:t xml:space="preserve"> setting in the platform</w:t>
      </w:r>
      <w:del w:id="532" w:author="小杜" w:date="2023-09-07T18:37:00Z">
        <w:r>
          <w:rPr>
            <w:lang w:eastAsia="zh-CN"/>
          </w:rPr>
          <w:delText>, which can obtain better</w:delText>
        </w:r>
      </w:del>
      <w:ins w:id="533" w:author="小杜" w:date="2023-09-07T18:37:00Z">
        <w:r>
          <w:rPr>
            <w:rFonts w:hint="eastAsia"/>
            <w:lang w:eastAsia="zh-CN"/>
          </w:rPr>
          <w:t>. This setting y</w:t>
        </w:r>
      </w:ins>
      <w:ins w:id="534" w:author="小杜" w:date="2023-09-07T18:38:00Z">
        <w:r>
          <w:rPr>
            <w:rFonts w:hint="eastAsia"/>
            <w:lang w:eastAsia="zh-CN"/>
          </w:rPr>
          <w:t>ields improved</w:t>
        </w:r>
      </w:ins>
      <w:r>
        <w:rPr>
          <w:lang w:eastAsia="zh-CN"/>
        </w:rPr>
        <w:t xml:space="preserve"> aging processing results, ensuring that </w:t>
      </w:r>
      <w:ins w:id="535" w:author="小杜" w:date="2023-09-07T18:39:00Z">
        <w:r>
          <w:rPr>
            <w:rFonts w:hint="eastAsia"/>
            <w:lang w:eastAsia="zh-CN"/>
          </w:rPr>
          <w:t>the facial features remain relatively recognizable while producing more natural and plausible outcomes</w:t>
        </w:r>
      </w:ins>
      <w:del w:id="536"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unrealistic that it loses its recognizability, which ensures the realism and credibility of the generated results. The aged image is used as the new input image, and the aging process is </w:t>
      </w:r>
      <w:del w:id="537" w:author="小杜" w:date="2023-09-07T18:39:00Z">
        <w:r>
          <w:rPr>
            <w:lang w:eastAsia="zh-CN"/>
          </w:rPr>
          <w:delText>used</w:delText>
        </w:r>
      </w:del>
      <w:ins w:id="538" w:author="小杜" w:date="2023-09-07T18:39:00Z">
        <w:r>
          <w:rPr>
            <w:rFonts w:hint="eastAsia"/>
            <w:lang w:eastAsia="zh-CN"/>
          </w:rPr>
          <w:t>employed</w:t>
        </w:r>
      </w:ins>
      <w:r>
        <w:rPr>
          <w:lang w:eastAsia="zh-CN"/>
        </w:rPr>
        <w:t xml:space="preserve"> to simulate the </w:t>
      </w:r>
      <w:del w:id="539" w:author="小杜" w:date="2023-09-07T18:39:00Z">
        <w:r>
          <w:rPr>
            <w:lang w:eastAsia="zh-CN"/>
          </w:rPr>
          <w:delText>normal</w:delText>
        </w:r>
      </w:del>
      <w:ins w:id="540" w:author="小杜" w:date="2023-09-07T18:39:00Z">
        <w:r>
          <w:rPr>
            <w:rFonts w:hint="eastAsia"/>
            <w:lang w:eastAsia="zh-CN"/>
          </w:rPr>
          <w:t>natural</w:t>
        </w:r>
      </w:ins>
      <w:r>
        <w:rPr>
          <w:lang w:eastAsia="zh-CN"/>
        </w:rPr>
        <w:t xml:space="preserve"> physiological changes of the original face after a </w:t>
      </w:r>
      <w:ins w:id="541" w:author="小杜" w:date="2023-09-07T18:39:00Z">
        <w:r>
          <w:rPr>
            <w:rFonts w:hint="eastAsia"/>
            <w:lang w:eastAsia="zh-CN"/>
          </w:rPr>
          <w:t xml:space="preserve">certain </w:t>
        </w:r>
      </w:ins>
      <w:del w:id="542" w:author="Crystal Jing" w:date="2023-09-08T16:45:00Z">
        <w:r>
          <w:rPr>
            <w:lang w:eastAsia="zh-CN"/>
          </w:rPr>
          <w:delText>period of time</w:delText>
        </w:r>
      </w:del>
      <w:ins w:id="543" w:author="Crystal Jing" w:date="2023-09-08T16:45:00Z">
        <w:r>
          <w:rPr>
            <w:lang w:eastAsia="zh-CN"/>
          </w:rPr>
          <w:t>period</w:t>
        </w:r>
      </w:ins>
      <w:r>
        <w:rPr>
          <w:lang w:eastAsia="zh-CN"/>
        </w:rPr>
        <w:t xml:space="preserve"> in a real decryption restoration </w:t>
      </w:r>
      <w:del w:id="544" w:author="小杜" w:date="2023-09-07T18:40:00Z">
        <w:r>
          <w:rPr>
            <w:lang w:eastAsia="zh-CN"/>
          </w:rPr>
          <w:delText>situation</w:delText>
        </w:r>
      </w:del>
      <w:ins w:id="545" w:author="小杜" w:date="2023-09-07T18:40:00Z">
        <w:r>
          <w:rPr>
            <w:rFonts w:hint="eastAsia"/>
            <w:lang w:eastAsia="zh-CN"/>
          </w:rPr>
          <w:t>scenario.</w:t>
        </w:r>
      </w:ins>
      <w:del w:id="546" w:author="小杜" w:date="2023-09-07T18:40:00Z">
        <w:r>
          <w:rPr>
            <w:lang w:eastAsia="zh-CN"/>
          </w:rPr>
          <w:delText>,</w:delText>
        </w:r>
      </w:del>
      <w:r>
        <w:rPr>
          <w:lang w:eastAsia="zh-CN"/>
        </w:rPr>
        <w:t xml:space="preserve"> </w:t>
      </w:r>
      <w:del w:id="547" w:author="小杜" w:date="2023-09-07T18:40:00Z">
        <w:r>
          <w:rPr>
            <w:lang w:eastAsia="zh-CN"/>
          </w:rPr>
          <w:delText>so as to</w:delText>
        </w:r>
      </w:del>
      <w:ins w:id="548" w:author="小杜" w:date="2023-09-07T18:40:00Z">
        <w:r>
          <w:rPr>
            <w:rFonts w:hint="eastAsia"/>
            <w:lang w:eastAsia="zh-CN"/>
          </w:rPr>
          <w:t>This allows for a</w:t>
        </w:r>
      </w:ins>
      <w:r>
        <w:rPr>
          <w:lang w:eastAsia="zh-CN"/>
        </w:rPr>
        <w:t xml:space="preserve"> more </w:t>
      </w:r>
      <w:ins w:id="549" w:author="小杜" w:date="2023-09-07T18:40:00Z">
        <w:r>
          <w:rPr>
            <w:rFonts w:hint="eastAsia"/>
            <w:lang w:eastAsia="zh-CN"/>
          </w:rPr>
          <w:t>realistic simulation of the entire process</w:t>
        </w:r>
      </w:ins>
      <w:del w:id="550" w:author="小杜" w:date="2023-09-07T18:40:00Z">
        <w:r>
          <w:rPr>
            <w:lang w:eastAsia="zh-CN"/>
          </w:rPr>
          <w:delText>realistically simulate the whole process</w:delText>
        </w:r>
      </w:del>
      <w:r>
        <w:rPr>
          <w:lang w:eastAsia="zh-CN"/>
        </w:rPr>
        <w:t xml:space="preserve"> of face encryption and decryption </w:t>
      </w:r>
      <w:del w:id="551" w:author="小杜" w:date="2023-09-07T19:55:00Z">
        <w:r>
          <w:rPr>
            <w:lang w:eastAsia="zh-CN"/>
          </w:rPr>
          <w:delText>of</w:delText>
        </w:r>
      </w:del>
      <w:ins w:id="552" w:author="小杜" w:date="2023-09-07T19:55:00Z">
        <w:r>
          <w:rPr>
            <w:rFonts w:hint="eastAsia"/>
            <w:lang w:eastAsia="zh-CN"/>
          </w:rPr>
          <w:t>in</w:t>
        </w:r>
      </w:ins>
      <w:r>
        <w:rPr>
          <w:lang w:eastAsia="zh-CN"/>
        </w:rPr>
        <w:t xml:space="preserve"> surveillance video.</w:t>
      </w:r>
    </w:p>
    <w:p w14:paraId="643C01F0">
      <w:pPr>
        <w:pStyle w:val="3"/>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34BB58B6">
      <w:pPr>
        <w:ind w:firstLine="144"/>
        <w:jc w:val="both"/>
        <w:rPr>
          <w:lang w:eastAsia="zh-CN"/>
        </w:rPr>
        <w:sectPr>
          <w:footnotePr>
            <w:numRestart w:val="eachSect"/>
          </w:footnotePr>
          <w:type w:val="continuous"/>
          <w:pgSz w:w="12240" w:h="15840"/>
          <w:pgMar w:top="1008" w:right="936" w:bottom="1008" w:left="936" w:header="432" w:footer="432" w:gutter="0"/>
          <w:pgNumType w:start="1"/>
          <w:cols w:space="288" w:num="2"/>
        </w:sectPr>
      </w:pPr>
      <w:r>
        <w:rPr>
          <w:lang w:eastAsia="zh-CN"/>
        </w:rPr>
        <w:t>We used the pSp encoder to accomplish the training and extraction of potential codes for the above dataset. The mode</w:t>
      </w:r>
    </w:p>
    <w:p w14:paraId="66419F5E">
      <w:pPr>
        <w:jc w:val="both"/>
        <w:rPr>
          <w:b/>
          <w:lang w:eastAsia="zh-CN"/>
        </w:rPr>
        <w:sectPr>
          <w:footnotePr>
            <w:numRestart w:val="eachSect"/>
          </w:footnotePr>
          <w:type w:val="continuous"/>
          <w:pgSz w:w="12240" w:h="15840"/>
          <w:pgMar w:top="1008" w:right="936" w:bottom="1008" w:left="936" w:header="432" w:footer="432" w:gutter="0"/>
          <w:pgNumType w:start="1"/>
          <w:cols w:space="288" w:num="1"/>
        </w:sectPr>
      </w:pPr>
      <w:ins w:id="553" w:author="几" w:date="2024-11-12T22:38:01Z">
        <w:r>
          <w:rPr>
            <w:b/>
            <w:lang w:eastAsia="zh-CN"/>
          </w:rPr>
          <w:drawing>
            <wp:inline distT="0" distB="0" distL="0" distR="0">
              <wp:extent cx="6494780" cy="26854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l="1350" r="1"/>
                      <a:stretch>
                        <a:fillRect/>
                      </a:stretch>
                    </pic:blipFill>
                    <pic:spPr>
                      <a:xfrm>
                        <a:off x="0" y="0"/>
                        <a:ext cx="6494780" cy="2685415"/>
                      </a:xfrm>
                      <a:prstGeom prst="rect">
                        <a:avLst/>
                      </a:prstGeom>
                      <a:ln>
                        <a:noFill/>
                      </a:ln>
                    </pic:spPr>
                  </pic:pic>
                </a:graphicData>
              </a:graphic>
            </wp:inline>
          </w:drawing>
        </w:r>
      </w:ins>
      <w:del w:id="555" w:author="几" w:date="2024-11-12T22:38:00Z">
        <w:r>
          <w:rPr>
            <w:b/>
            <w:lang w:eastAsia="zh-CN"/>
          </w:rPr>
          <w:drawing>
            <wp:inline distT="0" distB="0" distL="0" distR="0">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0"/>
                      <a:srcRect l="1350" r="1"/>
                      <a:stretch>
                        <a:fillRect/>
                      </a:stretch>
                    </pic:blipFill>
                    <pic:spPr>
                      <a:xfrm>
                        <a:off x="0" y="0"/>
                        <a:ext cx="6494780" cy="2685415"/>
                      </a:xfrm>
                      <a:prstGeom prst="rect">
                        <a:avLst/>
                      </a:prstGeom>
                      <a:ln>
                        <a:noFill/>
                      </a:ln>
                    </pic:spPr>
                  </pic:pic>
                </a:graphicData>
              </a:graphic>
            </wp:inline>
          </w:drawing>
        </w:r>
      </w:del>
      <w:r>
        <w:rPr>
          <w:b/>
          <w:lang w:eastAsia="zh-CN"/>
        </w:rPr>
        <w:t>Fig. 3. The process of extracting latent code</w:t>
      </w:r>
      <w:r>
        <w:t xml:space="preserve">. </w:t>
      </w:r>
      <w:ins w:id="557" w:author="Crystal Jing" w:date="2023-09-08T16:48:00Z">
        <w:r>
          <w:rPr>
            <w:b/>
            <w:bCs/>
            <w:rPrChange w:id="558" w:author="Crystal Jing" w:date="2023-09-08T16:48:00Z">
              <w:rPr/>
            </w:rPrChange>
          </w:rPr>
          <w:t xml:space="preserve">The </w:t>
        </w:r>
      </w:ins>
      <w:ins w:id="559" w:author="Crystal Jing" w:date="2023-09-08T16:48:00Z">
        <w:r>
          <w:rPr>
            <w:b/>
            <w:bCs/>
            <w:rPrChange w:id="560" w:author="Crystal Jing" w:date="2023-09-08T16:48:00Z">
              <w:rPr/>
            </w:rPrChange>
          </w:rPr>
          <w:t>psp</w:t>
        </w:r>
      </w:ins>
      <w:ins w:id="561" w:author="Crystal Jing" w:date="2023-09-08T16:48:00Z">
        <w:r>
          <w:rPr>
            <w:b/>
            <w:bCs/>
            <w:rPrChange w:id="562" w:author="Crystal Jing" w:date="2023-09-08T16:48:00Z">
              <w:rPr/>
            </w:rPrChange>
          </w:rPr>
          <w:t xml:space="preserve"> Encoder uses a ResNet-based feature pyramid and three mapping networks to extract 18 target styles. These styles are combined with the average potential vector of the network model to produce the final potential vector.</w:t>
        </w:r>
      </w:ins>
      <w:ins w:id="563" w:author="Crystal Jing" w:date="2023-09-08T16:51:00Z">
        <w:r>
          <w:rPr>
            <w:b/>
            <w:bCs/>
          </w:rPr>
          <w:t xml:space="preserve"> </w:t>
        </w:r>
      </w:ins>
      <w:del w:id="564" w:author="Crystal Jing" w:date="2023-09-08T16:48:00Z">
        <w:r>
          <w:rPr>
            <w:b/>
            <w:lang w:eastAsia="zh-CN"/>
          </w:rPr>
          <w:delText>The psp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delText>
        </w:r>
      </w:del>
      <m:oMath>
        <m:acc>
          <m:accPr>
            <m:chr m:val="̅"/>
            <m:ctrlPr>
              <w:del w:id="565" w:author="Crystal Jing" w:date="2023-09-08T16:48:00Z">
                <w:rPr>
                  <w:rFonts w:ascii="Cambria Math" w:hAnsi="Cambria Math"/>
                  <w:b/>
                  <w:i/>
                  <w:color w:val="000000"/>
                  <w:lang w:eastAsia="zh-CN"/>
                </w:rPr>
              </w:del>
            </m:ctrlPr>
          </m:accPr>
          <m:e>
            <w:del w:id="566" w:author="Crystal Jing" w:date="2023-09-08T16:48:00Z">
              <m:r>
                <m:rPr>
                  <m:sty m:val="bi"/>
                </m:rPr>
                <w:rPr>
                  <w:rFonts w:ascii="Cambria Math" w:hAnsi="Cambria Math"/>
                  <w:color w:val="000000"/>
                  <w:lang w:eastAsia="zh-CN"/>
                </w:rPr>
                <m:t>w</m:t>
              </m:r>
            </w:del>
            <m:ctrlPr>
              <w:del w:id="567" w:author="Crystal Jing" w:date="2023-09-08T16:48:00Z">
                <w:rPr>
                  <w:rFonts w:ascii="Cambria Math" w:hAnsi="Cambria Math"/>
                  <w:b/>
                  <w:i/>
                  <w:color w:val="000000"/>
                  <w:lang w:eastAsia="zh-CN"/>
                </w:rPr>
              </w:del>
            </m:ctrlPr>
          </m:e>
        </m:acc>
      </m:oMath>
      <w:del w:id="568" w:author="Crystal Jing" w:date="2023-09-08T16:48:00Z">
        <w:r>
          <w:rPr>
            <w:b/>
            <w:lang w:eastAsia="zh-CN"/>
          </w:rPr>
          <w:delText>', to produce the final potential vector.</w:delText>
        </w:r>
      </w:del>
    </w:p>
    <w:p w14:paraId="07556F37">
      <w:pPr>
        <w:jc w:val="both"/>
        <w:rPr>
          <w:lang w:eastAsia="zh-CN"/>
        </w:rPr>
      </w:pPr>
      <w:r>
        <w:rPr>
          <w:lang w:eastAsia="zh-CN"/>
        </w:rPr>
        <w:t>uses a standard feature pyramid based on ResNet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7398553D">
      <w:pPr>
        <w:ind w:firstLine="144"/>
        <w:jc w:val="both"/>
        <w:rPr>
          <w:lang w:eastAsia="zh-CN"/>
        </w:rPr>
      </w:pPr>
      <w:r>
        <w:rPr>
          <w:lang w:eastAsia="zh-CN"/>
        </w:rPr>
        <w:t xml:space="preserve">The training process is as follows: </w:t>
      </w:r>
      <w:del w:id="569" w:author="Crystal Jing" w:date="2023-09-08T16:46:00Z">
        <w:r>
          <w:rPr>
            <w:lang w:eastAsia="zh-CN"/>
          </w:rPr>
          <w:delText xml:space="preserve">we </w:delText>
        </w:r>
      </w:del>
      <w:ins w:id="570" w:author="Crystal Jing" w:date="2023-09-08T16:46:00Z">
        <w:r>
          <w:rPr>
            <w:lang w:eastAsia="zh-CN"/>
          </w:rPr>
          <w:t xml:space="preserve">We </w:t>
        </w:r>
      </w:ins>
      <w:r>
        <w:rPr>
          <w:lang w:eastAsia="zh-CN"/>
        </w:rPr>
        <w:t xml:space="preserve">extract the original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1</m:t>
            </m:r>
            <m:ctrlPr>
              <w:rPr>
                <w:rFonts w:ascii="Cambria Math" w:hAnsi="Cambria Math"/>
                <w:i/>
                <w:lang w:eastAsia="zh-CN"/>
              </w:rPr>
            </m:ctrlPr>
          </m:sub>
        </m:sSub>
      </m:oMath>
      <w:r>
        <w:rPr>
          <w:lang w:eastAsia="zh-CN"/>
        </w:rPr>
        <w:t xml:space="preserve"> from the training set and train it using the algorithmic process shown in Fig 3. In this process, we gradually extract multi</w:t>
      </w:r>
      <w:ins w:id="571" w:author="Crystal Jing" w:date="2023-09-08T16:49:00Z">
        <w:r>
          <w:rPr>
            <w:lang w:eastAsia="zh-CN"/>
          </w:rPr>
          <w:t>-</w:t>
        </w:r>
      </w:ins>
      <w:r>
        <w:rPr>
          <w:lang w:eastAsia="zh-CN"/>
        </w:rPr>
        <w:t>dimensional face features from low to high dimensions. These extracted feature</w:t>
      </w:r>
      <w:del w:id="572" w:author="小杜" w:date="2023-09-07T20:14:00Z">
        <w:r>
          <w:rPr>
            <w:lang w:eastAsia="zh-CN"/>
          </w:rPr>
          <w:delText xml:space="preserve"> information</w:delText>
        </w:r>
      </w:del>
      <w:ins w:id="573" w:author="小杜" w:date="2023-09-07T20:14:00Z">
        <w:r>
          <w:rPr>
            <w:rFonts w:hint="eastAsia"/>
            <w:lang w:eastAsia="zh-CN"/>
          </w:rPr>
          <w:t>s</w:t>
        </w:r>
      </w:ins>
      <w:r>
        <w:rPr>
          <w:lang w:eastAsia="zh-CN"/>
        </w:rPr>
        <w:t xml:space="preserve"> are integrated and encrypted to form a key </w:t>
      </w:r>
      <w:del w:id="574" w:author="小杜" w:date="2023-09-07T20:15:00Z">
        <w:r>
          <w:rPr>
            <w:lang w:eastAsia="zh-CN"/>
          </w:rPr>
          <w:delText>bound to</w:delText>
        </w:r>
      </w:del>
      <w:ins w:id="575"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existing_faces.pkl.</w:t>
      </w:r>
    </w:p>
    <w:p w14:paraId="360AF135">
      <w:pPr>
        <w:pStyle w:val="3"/>
        <w:numPr>
          <w:ilvl w:val="1"/>
          <w:numId w:val="0"/>
        </w:numPr>
        <w:rPr>
          <w:lang w:eastAsia="zh-CN"/>
        </w:rPr>
      </w:pPr>
      <w:r>
        <w:rPr>
          <w:rFonts w:hint="eastAsia"/>
          <w:lang w:eastAsia="zh-CN"/>
        </w:rPr>
        <w:t>C</w:t>
      </w:r>
      <w:r>
        <w:t xml:space="preserve">. </w:t>
      </w:r>
      <w:r>
        <w:rPr>
          <w:rFonts w:hint="eastAsia"/>
          <w:lang w:eastAsia="zh-CN"/>
        </w:rPr>
        <w:t>Decryption Process</w:t>
      </w:r>
    </w:p>
    <w:p w14:paraId="5CD45565">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w:t>
      </w:r>
      <w:del w:id="576" w:author="小杜" w:date="2023-09-07T20:16:00Z">
        <w:r>
          <w:rPr>
            <w:color w:val="000000"/>
            <w:lang w:eastAsia="zh-CN"/>
          </w:rPr>
          <w:delText>the</w:delText>
        </w:r>
      </w:del>
      <w:ins w:id="577"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determine if the face is recognized as having appeared.</w:t>
      </w:r>
    </w:p>
    <w:p w14:paraId="58DCE70C">
      <w:pPr>
        <w:widowControl w:val="0"/>
        <w:spacing w:line="252" w:lineRule="auto"/>
        <w:ind w:firstLine="202"/>
        <w:jc w:val="both"/>
        <w:rPr>
          <w:color w:val="000000"/>
          <w:lang w:eastAsia="zh-CN"/>
        </w:rPr>
      </w:pPr>
      <w:r>
        <w:rPr>
          <w:color w:val="000000"/>
          <w:lang w:eastAsia="zh-CN"/>
        </w:rPr>
        <w:t xml:space="preserve">If the face features are brand new, i.e., no matching key can be found in the key pool, the system will refuse to decrypt them. This security measure ensures that we only decrypt faces that have already been registered, </w:t>
      </w:r>
      <w:del w:id="578" w:author="小杜" w:date="2023-09-07T20:17:00Z">
        <w:r>
          <w:rPr>
            <w:color w:val="000000"/>
            <w:lang w:eastAsia="zh-CN"/>
          </w:rPr>
          <w:delText>thus</w:delText>
        </w:r>
      </w:del>
      <w:ins w:id="579" w:author="小杜" w:date="2023-09-07T20:17:00Z">
        <w:r>
          <w:rPr>
            <w:rFonts w:hint="eastAsia"/>
            <w:color w:val="000000"/>
            <w:lang w:eastAsia="zh-CN"/>
          </w:rPr>
          <w:t>thereby</w:t>
        </w:r>
      </w:ins>
      <w:r>
        <w:rPr>
          <w:color w:val="000000"/>
          <w:lang w:eastAsia="zh-CN"/>
        </w:rPr>
        <w:t xml:space="preserve"> protecting data privacy.</w:t>
      </w:r>
    </w:p>
    <w:p w14:paraId="2D988BA8">
      <w:pPr>
        <w:widowControl w:val="0"/>
        <w:spacing w:line="252" w:lineRule="auto"/>
        <w:ind w:firstLine="202"/>
        <w:jc w:val="both"/>
        <w:rPr>
          <w:color w:val="000000"/>
          <w:lang w:eastAsia="zh-CN"/>
        </w:rPr>
      </w:pPr>
      <w:r>
        <w:rPr>
          <w:color w:val="000000"/>
          <w:lang w:eastAsia="zh-CN"/>
        </w:rPr>
        <w:t>If the face feature can find a matching key in the key pool, we will confirm its identity ID</w:t>
      </w:r>
      <w:del w:id="580" w:author="Crystal Jing" w:date="2023-09-08T16:51:00Z">
        <w:r>
          <w:rPr>
            <w:color w:val="000000"/>
            <w:lang w:eastAsia="zh-CN"/>
          </w:rPr>
          <w:delText>,</w:delText>
        </w:r>
      </w:del>
      <w:r>
        <w:rPr>
          <w:color w:val="000000"/>
          <w:lang w:eastAsia="zh-CN"/>
        </w:rPr>
        <w:t xml:space="preserve"> and the key is accompanied </w:t>
      </w:r>
      <w:del w:id="581" w:author="Crystal Jing" w:date="2023-09-08T16:51:00Z">
        <w:r>
          <w:rPr>
            <w:color w:val="000000"/>
            <w:lang w:eastAsia="zh-CN"/>
          </w:rPr>
          <w:delText xml:space="preserve">by  </w:delText>
        </w:r>
      </w:del>
      <w:ins w:id="582" w:author="Crystal Jing" w:date="2023-09-08T16:51:00Z">
        <w:r>
          <w:rPr>
            <w:color w:val="000000"/>
            <w:lang w:eastAsia="zh-CN"/>
          </w:rPr>
          <w:t xml:space="preserve">by </w:t>
        </w:r>
      </w:ins>
      <w:r>
        <w:rPr>
          <w:color w:val="000000"/>
          <w:lang w:eastAsia="zh-CN"/>
        </w:rPr>
        <w:t xml:space="preserve">a </w:t>
      </w:r>
      <w:del w:id="583" w:author="Crystal Jing" w:date="2023-09-08T16:51:00Z">
        <w:r>
          <w:rPr>
            <w:color w:val="000000"/>
            <w:lang w:eastAsia="zh-CN"/>
          </w:rPr>
          <w:delText>spatio-temporal</w:delText>
        </w:r>
      </w:del>
      <w:ins w:id="584" w:author="Crystal Jing" w:date="2023-09-08T16:51:00Z">
        <w:r>
          <w:rPr>
            <w:color w:val="000000"/>
            <w:lang w:eastAsia="zh-CN"/>
          </w:rPr>
          <w:t>spatiotemporal</w:t>
        </w:r>
      </w:ins>
      <w:r>
        <w:rPr>
          <w:color w:val="000000"/>
          <w:lang w:eastAsia="zh-CN"/>
        </w:rPr>
        <w:t xml:space="preserve"> index that </w:t>
      </w:r>
      <w:del w:id="585" w:author="小杜" w:date="2023-09-07T20:18:00Z">
        <w:r>
          <w:rPr>
            <w:color w:val="000000"/>
            <w:lang w:eastAsia="zh-CN"/>
          </w:rPr>
          <w:delText xml:space="preserve">will </w:delText>
        </w:r>
      </w:del>
      <w:r>
        <w:rPr>
          <w:color w:val="000000"/>
          <w:lang w:eastAsia="zh-CN"/>
        </w:rPr>
        <w:t>provide</w:t>
      </w:r>
      <w:ins w:id="586"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587" w:author="小杜" w:date="2023-09-07T20:19:00Z">
        <w:r>
          <w:rPr>
            <w:rFonts w:hint="eastAsia"/>
            <w:color w:val="000000"/>
            <w:lang w:eastAsia="zh-CN"/>
          </w:rPr>
          <w:t>.</w:t>
        </w:r>
      </w:ins>
      <w:del w:id="588" w:author="小杜" w:date="2023-09-07T20:19:00Z">
        <w:r>
          <w:rPr>
            <w:color w:val="000000"/>
            <w:lang w:eastAsia="zh-CN"/>
          </w:rPr>
          <w:delText>,</w:delText>
        </w:r>
      </w:del>
      <w:r>
        <w:rPr>
          <w:color w:val="000000"/>
          <w:lang w:eastAsia="zh-CN"/>
        </w:rPr>
        <w:t xml:space="preserve"> </w:t>
      </w:r>
      <w:del w:id="589" w:author="小杜" w:date="2023-09-07T20:19:00Z">
        <w:r>
          <w:rPr>
            <w:color w:val="000000"/>
            <w:lang w:eastAsia="zh-CN"/>
          </w:rPr>
          <w:delText>so</w:delText>
        </w:r>
      </w:del>
      <w:ins w:id="590" w:author="小杜" w:date="2023-09-07T20:19:00Z">
        <w:r>
          <w:rPr>
            <w:rFonts w:hint="eastAsia"/>
            <w:color w:val="000000"/>
            <w:lang w:eastAsia="zh-CN"/>
          </w:rPr>
          <w:t>Therefore,</w:t>
        </w:r>
      </w:ins>
      <w:r>
        <w:rPr>
          <w:color w:val="000000"/>
          <w:lang w:eastAsia="zh-CN"/>
        </w:rPr>
        <w:t xml:space="preserve"> it is necessary to generate the decrypted face </w:t>
      </w:r>
      <w:ins w:id="591" w:author="小杜" w:date="2023-09-07T20:19:00Z">
        <w:r>
          <w:rPr>
            <w:rFonts w:hint="eastAsia"/>
            <w:color w:val="000000"/>
            <w:lang w:eastAsia="zh-CN"/>
          </w:rPr>
          <w:t xml:space="preserve">using GAN </w:t>
        </w:r>
      </w:ins>
      <w:ins w:id="592" w:author="小杜" w:date="2023-09-07T20:19:00Z">
        <w:del w:id="593" w:author="Crystal Jing" w:date="2023-09-08T16:57:00Z">
          <w:r>
            <w:rPr>
              <w:rFonts w:hint="eastAsia"/>
              <w:color w:val="000000"/>
              <w:lang w:eastAsia="zh-CN"/>
            </w:rPr>
            <w:delText>in order to</w:delText>
          </w:r>
        </w:del>
      </w:ins>
      <w:ins w:id="594" w:author="Crystal Jing" w:date="2023-09-08T16:57:00Z">
        <w:r>
          <w:rPr>
            <w:color w:val="000000"/>
            <w:lang w:eastAsia="zh-CN"/>
          </w:rPr>
          <w:t>to</w:t>
        </w:r>
      </w:ins>
      <w:ins w:id="595" w:author="小杜" w:date="2023-09-07T20:19:00Z">
        <w:r>
          <w:rPr>
            <w:rFonts w:hint="eastAsia"/>
            <w:color w:val="000000"/>
            <w:lang w:eastAsia="zh-CN"/>
          </w:rPr>
          <w:t xml:space="preserve"> proceed with the face recovery process</w:t>
        </w:r>
      </w:ins>
      <w:del w:id="596" w:author="小杜" w:date="2023-09-07T20:19:00Z">
        <w:r>
          <w:rPr>
            <w:color w:val="000000"/>
            <w:lang w:eastAsia="zh-CN"/>
          </w:rPr>
          <w:delText>through GAN, so that the face recovery can be carried out</w:delText>
        </w:r>
      </w:del>
      <w:r>
        <w:rPr>
          <w:color w:val="000000"/>
          <w:lang w:eastAsia="zh-CN"/>
        </w:rPr>
        <w:t xml:space="preserve">. The key is fed into the generator of styleGAN, which will use the specified key to generate a restored face image, which is then applied to the surveillance video to realize the decryption. Further, styleGAN utilizes unsupervised image super-resolution methods to transform low-resolution images into high-quality, high-resolution images. This process reshapes the </w:t>
      </w:r>
      <w:ins w:id="597" w:author="小杜" w:date="2023-09-07T20:21:00Z">
        <w:r>
          <w:rPr>
            <w:rFonts w:hint="eastAsia"/>
            <w:color w:val="000000"/>
            <w:lang w:eastAsia="zh-CN"/>
          </w:rPr>
          <w:t>intricate details</w:t>
        </w:r>
      </w:ins>
      <w:del w:id="598"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14:paraId="50326CC5">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599" w:author="小杜" w:date="2023-09-07T20:23:00Z">
        <w:r>
          <w:rPr>
            <w:rFonts w:hint="eastAsia"/>
            <w:color w:val="000000"/>
            <w:lang w:eastAsia="zh-CN"/>
          </w:rPr>
          <w:t xml:space="preserve"> maintaining</w:t>
        </w:r>
      </w:ins>
      <w:r>
        <w:rPr>
          <w:color w:val="000000"/>
          <w:lang w:eastAsia="zh-CN"/>
        </w:rPr>
        <w:t xml:space="preserve"> image quality.</w:t>
      </w:r>
    </w:p>
    <w:p w14:paraId="39839902">
      <w:pPr>
        <w:pStyle w:val="3"/>
        <w:numPr>
          <w:ilvl w:val="0"/>
          <w:numId w:val="0"/>
        </w:numPr>
        <w:jc w:val="both"/>
      </w:pPr>
      <w:r>
        <w:rPr>
          <w:rFonts w:hint="eastAsia"/>
          <w:lang w:eastAsia="zh-CN"/>
        </w:rPr>
        <w:t>D</w:t>
      </w:r>
      <w:r>
        <w:t>. Results Discussion</w:t>
      </w:r>
    </w:p>
    <w:p w14:paraId="0891BA98">
      <w:pPr>
        <w:ind w:firstLine="144"/>
      </w:pPr>
      <w:r>
        <w:rPr>
          <w:b/>
          <w:color w:val="000000"/>
          <w:lang w:eastAsia="zh-CN"/>
        </w:rPr>
        <w:t>a) Encryption and decryption effects</w:t>
      </w:r>
    </w:p>
    <w:p w14:paraId="64EA2AAA">
      <w:pPr>
        <w:widowControl w:val="0"/>
        <w:spacing w:line="252" w:lineRule="auto"/>
        <w:ind w:firstLine="144"/>
        <w:jc w:val="both"/>
        <w:rPr>
          <w:ins w:id="600" w:author="Crystal Jing" w:date="2023-09-08T16:55:00Z"/>
          <w:color w:val="000000"/>
        </w:rPr>
      </w:pPr>
      <w:r>
        <w:rPr>
          <w:color w:val="000000"/>
        </w:rPr>
        <w:t xml:space="preserve">The effect of face encryption and decryption is shown in Fig. 4. The original image is denoted by "Original", which presents the unprocessed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1</m:t>
            </m:r>
            <m:ctrlPr>
              <w:rPr>
                <w:rFonts w:ascii="Cambria Math" w:hAnsi="Cambria Math"/>
                <w:i/>
                <w:lang w:eastAsia="zh-CN"/>
              </w:rPr>
            </m:ctrlPr>
          </m:sub>
        </m:sSub>
      </m:oMath>
      <w:r>
        <w:rPr>
          <w:color w:val="000000"/>
        </w:rPr>
        <w:t>.</w:t>
      </w:r>
      <w:r>
        <w:t xml:space="preserve"> </w:t>
      </w:r>
      <w:r>
        <w:rPr>
          <w:color w:val="000000"/>
        </w:rPr>
        <w:t xml:space="preserve">The encrypted image is represented </w:t>
      </w:r>
      <w:del w:id="601" w:author="小杜" w:date="2023-09-07T20:23:00Z">
        <w:r>
          <w:rPr>
            <w:color w:val="000000"/>
          </w:rPr>
          <w:delText>by</w:delText>
        </w:r>
      </w:del>
      <w:ins w:id="602"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603" w:author="小杜" w:date="2023-09-07T20:24:00Z">
        <w:r>
          <w:rPr>
            <w:rFonts w:hint="eastAsia"/>
            <w:color w:val="000000"/>
          </w:rPr>
          <w:t>person, while also protecting their privacy</w:t>
        </w:r>
      </w:ins>
      <w:del w:id="604" w:author="小杜" w:date="2023-09-07T20:24:00Z">
        <w:r>
          <w:rPr>
            <w:color w:val="000000"/>
          </w:rPr>
          <w:delText>face, and at the same time protects the privacy of the individual</w:delText>
        </w:r>
      </w:del>
      <w:r>
        <w:rPr>
          <w:color w:val="000000"/>
        </w:rPr>
        <w:t xml:space="preserve">. On the other hand, the image after the </w:t>
      </w:r>
    </w:p>
    <w:p w14:paraId="56DDCF01">
      <w:pPr>
        <w:widowControl w:val="0"/>
        <w:spacing w:line="252" w:lineRule="auto"/>
        <w:jc w:val="both"/>
        <w:rPr>
          <w:ins w:id="605" w:author="Crystal Jing" w:date="2023-09-08T16:56:00Z"/>
          <w:color w:val="000000"/>
        </w:rPr>
        <w:sectPr>
          <w:footnotePr>
            <w:numRestart w:val="eachSect"/>
          </w:footnotePr>
          <w:type w:val="continuous"/>
          <w:pgSz w:w="12240" w:h="15840"/>
          <w:pgMar w:top="1008" w:right="936" w:bottom="1008" w:left="936" w:header="432" w:footer="432" w:gutter="0"/>
          <w:pgNumType w:start="1"/>
          <w:cols w:space="288" w:num="2"/>
        </w:sectPr>
      </w:pPr>
    </w:p>
    <w:p w14:paraId="3D2A4725">
      <w:pPr>
        <w:widowControl w:val="0"/>
        <w:spacing w:line="252" w:lineRule="auto"/>
        <w:jc w:val="center"/>
        <w:rPr>
          <w:ins w:id="607" w:author="Crystal Jing" w:date="2023-09-08T16:56:00Z"/>
          <w:color w:val="000000"/>
        </w:rPr>
        <w:pPrChange w:id="606" w:author="Crystal Jing" w:date="2023-09-08T16:57:00Z">
          <w:pPr>
            <w:widowControl w:val="0"/>
            <w:spacing w:line="252" w:lineRule="auto"/>
            <w:jc w:val="both"/>
          </w:pPr>
        </w:pPrChange>
      </w:pPr>
      <w:ins w:id="608" w:author="Crystal Jing" w:date="2023-09-08T16:56:00Z">
        <w:r>
          <w:rPr>
            <w:color w:val="000000"/>
          </w:rPr>
          <w:drawing>
            <wp:inline distT="0" distB="0" distL="0" distR="0">
              <wp:extent cx="6511925" cy="3115310"/>
              <wp:effectExtent l="0" t="0" r="3175" b="8890"/>
              <wp:docPr id="1164203872" name="图片 11642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3872" name="图片 1164203872"/>
                      <pic:cNvPicPr>
                        <a:picLocks noChangeAspect="1" noChangeArrowheads="1"/>
                      </pic:cNvPicPr>
                    </pic:nvPicPr>
                    <pic:blipFill>
                      <a:blip r:embed="rId11" cstate="print">
                        <a:extLst>
                          <a:ext uri="{28A0092B-C50C-407E-A947-70E740481C1C}">
                            <a14:useLocalDpi xmlns:a14="http://schemas.microsoft.com/office/drawing/2010/main" val="0"/>
                          </a:ext>
                        </a:extLst>
                      </a:blip>
                      <a:srcRect t="8913" b="6067"/>
                      <a:stretch>
                        <a:fillRect/>
                      </a:stretch>
                    </pic:blipFill>
                    <pic:spPr>
                      <a:xfrm>
                        <a:off x="0" y="0"/>
                        <a:ext cx="6520818" cy="3119527"/>
                      </a:xfrm>
                      <a:prstGeom prst="rect">
                        <a:avLst/>
                      </a:prstGeom>
                      <a:noFill/>
                      <a:ln>
                        <a:noFill/>
                      </a:ln>
                    </pic:spPr>
                  </pic:pic>
                </a:graphicData>
              </a:graphic>
            </wp:inline>
          </w:drawing>
        </w:r>
      </w:ins>
    </w:p>
    <w:p w14:paraId="03C0B0A8">
      <w:pPr>
        <w:widowControl w:val="0"/>
        <w:spacing w:line="252" w:lineRule="auto"/>
        <w:ind w:firstLine="144"/>
        <w:jc w:val="center"/>
        <w:rPr>
          <w:ins w:id="610" w:author="Crystal Jing" w:date="2023-09-08T16:56:00Z"/>
          <w:b/>
          <w:bCs/>
          <w:color w:val="000000"/>
        </w:rPr>
        <w:sectPr>
          <w:footnotePr>
            <w:numRestart w:val="eachSect"/>
          </w:footnotePr>
          <w:type w:val="continuous"/>
          <w:pgSz w:w="12240" w:h="15840"/>
          <w:pgMar w:top="1008" w:right="936" w:bottom="1008" w:left="936" w:header="432" w:footer="432" w:gutter="0"/>
          <w:pgNumType w:start="1"/>
          <w:cols w:space="288" w:num="1"/>
        </w:sectPr>
      </w:pPr>
      <w:ins w:id="611" w:author="Crystal Jing" w:date="2023-09-08T16:56:00Z">
        <w:r>
          <w:rPr>
            <w:b/>
            <w:lang w:eastAsia="zh-CN"/>
          </w:rPr>
          <w:t>Fig. 4.</w:t>
        </w:r>
      </w:ins>
      <w:ins w:id="612" w:author="Crystal Jing" w:date="2023-09-08T16:56:00Z">
        <w:r>
          <w:rPr>
            <w:color w:val="000000"/>
          </w:rPr>
          <w:t xml:space="preserve"> </w:t>
        </w:r>
      </w:ins>
      <w:ins w:id="613" w:author="Crystal Jing" w:date="2023-09-08T16:56:00Z">
        <w:r>
          <w:rPr>
            <w:b/>
            <w:bCs/>
            <w:color w:val="000000"/>
          </w:rPr>
          <w:t>The effect of face encryption and decryption</w:t>
        </w:r>
      </w:ins>
      <w:ins w:id="614" w:author="Crystal Jing" w:date="2023-09-08T16:56:00Z">
        <w:del w:id="615" w:author="Crystal Jing" w:date="2023-09-08T16:56:00Z">
          <w:r>
            <w:rPr>
              <w:b/>
              <w:bCs/>
              <w:color w:val="000000"/>
            </w:rPr>
            <w:delText>.</w:delText>
          </w:r>
        </w:del>
      </w:ins>
    </w:p>
    <w:p w14:paraId="19F81F46">
      <w:pPr>
        <w:widowControl w:val="0"/>
        <w:spacing w:line="252" w:lineRule="auto"/>
        <w:ind w:firstLine="144"/>
        <w:jc w:val="left"/>
        <w:rPr>
          <w:ins w:id="617" w:author="Crystal Jing" w:date="2023-09-08T16:56:00Z"/>
          <w:del w:id="618" w:author="Crystal Jing" w:date="2023-09-08T16:56:00Z"/>
          <w:b/>
          <w:bCs/>
          <w:color w:val="000000"/>
        </w:rPr>
        <w:pPrChange w:id="616" w:author="Crystal Jing" w:date="2023-09-08T16:56:00Z">
          <w:pPr>
            <w:widowControl w:val="0"/>
            <w:spacing w:line="252" w:lineRule="auto"/>
            <w:ind w:firstLine="144"/>
            <w:jc w:val="center"/>
          </w:pPr>
        </w:pPrChange>
      </w:pPr>
    </w:p>
    <w:p w14:paraId="19A2D72C">
      <w:pPr>
        <w:widowControl w:val="0"/>
        <w:spacing w:line="252" w:lineRule="auto"/>
        <w:ind w:firstLine="144"/>
        <w:jc w:val="both"/>
        <w:rPr>
          <w:del w:id="620" w:author="Crystal Jing" w:date="2023-09-08T16:54:00Z"/>
          <w:color w:val="000000"/>
        </w:rPr>
        <w:sectPr>
          <w:footnotePr>
            <w:numRestart w:val="eachSect"/>
          </w:footnotePr>
          <w:type w:val="continuous"/>
          <w:pgSz w:w="12240" w:h="15840"/>
          <w:pgMar w:top="1008" w:right="936" w:bottom="1008" w:left="936" w:header="432" w:footer="432" w:gutter="0"/>
          <w:pgNumType w:start="1"/>
          <w:cols w:space="288" w:num="2"/>
        </w:sectPr>
        <w:pPrChange w:id="619" w:author="Crystal Jing" w:date="2023-09-08T16:55:00Z">
          <w:pPr>
            <w:widowControl w:val="0"/>
            <w:spacing w:line="252" w:lineRule="auto"/>
            <w:ind w:firstLine="144"/>
            <w:jc w:val="both"/>
          </w:pPr>
        </w:pPrChange>
      </w:pPr>
      <w:r>
        <w:rPr>
          <w:color w:val="000000"/>
        </w:rPr>
        <w:t xml:space="preserve">aging process is called "Aged", which represents the newly captured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color w:val="000000"/>
        </w:rPr>
        <w:t xml:space="preserve">. After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lang w:eastAsia="zh-CN"/>
        </w:rPr>
        <w:t xml:space="preserve"> </w:t>
      </w:r>
      <w:r>
        <w:rPr>
          <w:color w:val="000000"/>
        </w:rPr>
        <w:t xml:space="preserve">has gone through the coding model to extract features and </w:t>
      </w:r>
      <w:del w:id="621" w:author="Crystal Jing" w:date="2023-09-08T16:53:00Z">
        <w:r>
          <w:rPr>
            <w:color w:val="000000"/>
          </w:rPr>
          <w:delText xml:space="preserve">matched </w:delText>
        </w:r>
      </w:del>
      <w:ins w:id="622" w:author="Crystal Jing" w:date="2023-09-08T16:53:00Z">
        <w:r>
          <w:rPr>
            <w:color w:val="000000"/>
          </w:rPr>
          <w:t xml:space="preserve">match </w:t>
        </w:r>
      </w:ins>
      <w:r>
        <w:rPr>
          <w:color w:val="000000"/>
        </w:rPr>
        <w:t>with the cloud key pool, the decryption of the encrypted face image is realized under the guidance of the matched face feature key. This decryption process produces the "Recovered" image which presents the face restored to its original state. This process is</w:t>
      </w:r>
      <w:del w:id="623" w:author="Crystal Jing" w:date="2023-09-08T16:58:00Z">
        <w:r>
          <w:rPr>
            <w:color w:val="000000"/>
          </w:rPr>
          <w:delText xml:space="preserve"> </w:delText>
        </w:r>
      </w:del>
    </w:p>
    <w:p w14:paraId="54567E24">
      <w:pPr>
        <w:widowControl w:val="0"/>
        <w:spacing w:line="252" w:lineRule="auto"/>
        <w:ind w:firstLine="0"/>
        <w:jc w:val="both"/>
        <w:rPr>
          <w:del w:id="625" w:author="Crystal Jing" w:date="2023-09-08T16:58:00Z"/>
          <w:color w:val="000000"/>
        </w:rPr>
        <w:pPrChange w:id="624" w:author="Crystal Jing" w:date="2023-09-08T16:55:00Z">
          <w:pPr>
            <w:widowControl w:val="0"/>
            <w:spacing w:line="252" w:lineRule="auto"/>
            <w:ind w:firstLine="144"/>
            <w:jc w:val="both"/>
          </w:pPr>
        </w:pPrChange>
      </w:pPr>
      <w:del w:id="626" w:author="Crystal Jing" w:date="2023-09-08T16:55:00Z">
        <w:r>
          <w:rPr>
            <w:color w:val="000000"/>
          </w:rPr>
          <w:drawing>
            <wp:inline distT="0" distB="0" distL="0" distR="0">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del>
      <w:ins w:id="628" w:author="Crystal Jing" w:date="2023-09-08T16:58:00Z">
        <w:r>
          <w:rPr>
            <w:b/>
            <w:lang w:eastAsia="zh-CN"/>
          </w:rPr>
          <w:t xml:space="preserve"> </w:t>
        </w:r>
      </w:ins>
    </w:p>
    <w:p w14:paraId="15321ACD">
      <w:pPr>
        <w:widowControl w:val="0"/>
        <w:spacing w:line="252" w:lineRule="auto"/>
        <w:ind w:firstLine="144"/>
        <w:jc w:val="center"/>
        <w:rPr>
          <w:del w:id="629" w:author="Crystal Jing" w:date="2023-09-08T16:56:00Z"/>
          <w:b/>
          <w:bCs/>
          <w:color w:val="000000"/>
        </w:rPr>
      </w:pPr>
      <w:del w:id="630" w:author="Crystal Jing" w:date="2023-09-08T16:56:00Z">
        <w:r>
          <w:rPr>
            <w:b/>
            <w:lang w:eastAsia="zh-CN"/>
          </w:rPr>
          <w:delText>Fig. 4.</w:delText>
        </w:r>
      </w:del>
      <w:del w:id="631" w:author="Crystal Jing" w:date="2023-09-08T16:56:00Z">
        <w:r>
          <w:rPr>
            <w:color w:val="000000"/>
          </w:rPr>
          <w:delText xml:space="preserve"> </w:delText>
        </w:r>
      </w:del>
      <w:del w:id="632" w:author="Crystal Jing" w:date="2023-09-08T16:56:00Z">
        <w:r>
          <w:rPr>
            <w:b/>
            <w:bCs/>
            <w:color w:val="000000"/>
          </w:rPr>
          <w:delText>The effect of face encryption and decryption.</w:delText>
        </w:r>
      </w:del>
    </w:p>
    <w:p w14:paraId="0403B003">
      <w:pPr>
        <w:widowControl w:val="0"/>
        <w:spacing w:line="252" w:lineRule="auto"/>
        <w:ind w:firstLine="144"/>
        <w:jc w:val="both"/>
        <w:rPr>
          <w:del w:id="633" w:author="Crystal Jing" w:date="2023-09-08T16:54:00Z"/>
          <w:color w:val="000000"/>
        </w:rPr>
        <w:sectPr>
          <w:footnotePr>
            <w:numRestart w:val="eachSect"/>
          </w:footnotePr>
          <w:type w:val="continuous"/>
          <w:pgSz w:w="12240" w:h="15840"/>
          <w:pgMar w:top="1008" w:right="936" w:bottom="1008" w:left="936" w:header="432" w:footer="432" w:gutter="0"/>
          <w:pgNumType w:start="1"/>
          <w:cols w:space="288" w:num="2"/>
        </w:sectPr>
      </w:pPr>
    </w:p>
    <w:p w14:paraId="02523C30">
      <w:pPr>
        <w:widowControl w:val="0"/>
        <w:spacing w:line="252" w:lineRule="auto"/>
        <w:jc w:val="both"/>
        <w:rPr>
          <w:color w:val="000000"/>
        </w:rPr>
      </w:pPr>
      <w:del w:id="634" w:author="Crystal Jing" w:date="2023-09-08T16:58:00Z">
        <w:r>
          <w:rPr>
            <w:color w:val="000000"/>
          </w:rPr>
          <w:delText>capable</w:delText>
        </w:r>
      </w:del>
      <w:ins w:id="635" w:author="Crystal Jing" w:date="2023-09-08T16:58:00Z">
        <w:r>
          <w:rPr>
            <w:color w:val="000000"/>
          </w:rPr>
          <w:t>capable</w:t>
        </w:r>
      </w:ins>
      <w:r>
        <w:rPr>
          <w:color w:val="000000"/>
        </w:rPr>
        <w:t xml:space="preserve"> of restoring previously encrypted blurred images to regain clear and recognizable features.</w:t>
      </w:r>
    </w:p>
    <w:p w14:paraId="28BB6766">
      <w:pPr>
        <w:ind w:firstLine="144"/>
        <w:rPr>
          <w:b/>
          <w:color w:val="000000"/>
          <w:lang w:eastAsia="zh-CN"/>
        </w:rPr>
      </w:pPr>
      <w:r>
        <w:rPr>
          <w:b/>
          <w:color w:val="000000"/>
          <w:lang w:eastAsia="zh-CN"/>
        </w:rPr>
        <w:t>b) Feature Matching Methods</w:t>
      </w:r>
    </w:p>
    <w:p w14:paraId="387A874D">
      <w:pPr>
        <w:widowControl w:val="0"/>
        <w:spacing w:line="252" w:lineRule="auto"/>
        <w:ind w:firstLine="200" w:firstLineChars="100"/>
        <w:jc w:val="both"/>
        <w:rPr>
          <w:color w:val="000000"/>
        </w:rPr>
      </w:pPr>
      <w:r>
        <w:rPr>
          <w:color w:val="000000"/>
        </w:rPr>
        <w:t xml:space="preserve">In our experiments, we used the same model for extracting features </w:t>
      </w:r>
      <w:del w:id="636" w:author="Crystal Jing" w:date="2023-09-08T17:01:00Z">
        <w:r>
          <w:rPr>
            <w:color w:val="000000"/>
          </w:rPr>
          <w:delText xml:space="preserve">for </w:delText>
        </w:r>
      </w:del>
      <w:ins w:id="637" w:author="Crystal Jing" w:date="2023-09-08T17:01:00Z">
        <w:r>
          <w:rPr>
            <w:color w:val="000000"/>
          </w:rPr>
          <w:t xml:space="preserve">from </w:t>
        </w:r>
      </w:ins>
      <w:r>
        <w:rPr>
          <w:color w:val="000000"/>
        </w:rPr>
        <w:t xml:space="preserve">47 photos that </w:t>
      </w:r>
      <w:del w:id="638" w:author="小杜" w:date="2023-09-07T20:51:00Z">
        <w:r>
          <w:rPr>
            <w:color w:val="000000"/>
          </w:rPr>
          <w:delText>have</w:delText>
        </w:r>
      </w:del>
      <w:ins w:id="639" w:author="小杜" w:date="2023-09-07T20:51:00Z">
        <w:r>
          <w:rPr>
            <w:rFonts w:hint="eastAsia"/>
            <w:color w:val="000000"/>
            <w:lang w:eastAsia="zh-CN"/>
          </w:rPr>
          <w:t>had</w:t>
        </w:r>
      </w:ins>
      <w:r>
        <w:rPr>
          <w:color w:val="000000"/>
        </w:rPr>
        <w:t xml:space="preserve"> been processed with face aging. Then, we selected certain dimensions from these extracted features to match with the features in the pre-constructed face feature </w:t>
      </w:r>
      <w:r>
        <w:rPr>
          <w:lang w:eastAsia="zh-CN"/>
        </w:rPr>
        <w:t>key pool</w:t>
      </w:r>
      <w:r>
        <w:rPr>
          <w:color w:val="000000"/>
        </w:rPr>
        <w:t xml:space="preserve"> and calculated the matching accuracy. This matching accuracy can be calculated as follows.</w:t>
      </w:r>
    </w:p>
    <w:p w14:paraId="4FA5673E">
      <w:pPr>
        <w:widowControl w:val="0"/>
        <w:spacing w:line="252" w:lineRule="auto"/>
        <w:ind w:firstLine="200" w:firstLineChars="100"/>
        <w:jc w:val="both"/>
        <w:rPr>
          <w:color w:val="000000"/>
        </w:rPr>
      </w:pPr>
      <m:oMathPara>
        <m:oMathParaPr>
          <m:jc m:val="right"/>
        </m:oMathParaPr>
        <m:oMath>
          <m:eqArr>
            <m:eqArrPr>
              <m:maxDist m:val="1"/>
              <m:ctrlPr>
                <w:rPr>
                  <w:rFonts w:ascii="Cambria Math" w:hAnsi="Cambria Math"/>
                  <w:i/>
                  <w:color w:val="000000"/>
                </w:rPr>
              </m:ctrlPr>
            </m:eqArrPr>
            <m:e>
              <m:r>
                <m:rPr/>
                <w:rPr>
                  <w:rFonts w:ascii="Cambria Math" w:hAnsi="Cambria Math"/>
                  <w:color w:val="000000"/>
                </w:rPr>
                <m:t>Accuracy=</m:t>
              </m:r>
              <m:f>
                <m:fPr>
                  <m:ctrlPr>
                    <w:rPr>
                      <w:rFonts w:ascii="Cambria Math" w:hAnsi="Cambria Math"/>
                      <w:i/>
                      <w:color w:val="000000"/>
                    </w:rPr>
                  </m:ctrlPr>
                </m:fPr>
                <m:num>
                  <m:r>
                    <m:rPr/>
                    <w:rPr>
                      <w:rFonts w:ascii="Cambria Math" w:hAnsi="Cambria Math"/>
                      <w:color w:val="000000"/>
                    </w:rPr>
                    <m:t xml:space="preserve">TP </m:t>
                  </m:r>
                  <m:d>
                    <m:dPr>
                      <m:ctrlPr>
                        <w:rPr>
                          <w:rFonts w:ascii="Cambria Math" w:hAnsi="Cambria Math"/>
                          <w:i/>
                          <w:color w:val="000000"/>
                        </w:rPr>
                      </m:ctrlPr>
                    </m:dPr>
                    <m:e>
                      <m:r>
                        <m:rPr/>
                        <w:rPr>
                          <w:rFonts w:ascii="Cambria Math" w:hAnsi="Cambria Math"/>
                          <w:color w:val="000000"/>
                        </w:rPr>
                        <m:t>True Positive</m:t>
                      </m:r>
                      <m:ctrlPr>
                        <w:rPr>
                          <w:rFonts w:ascii="Cambria Math" w:hAnsi="Cambria Math"/>
                          <w:i/>
                          <w:color w:val="000000"/>
                        </w:rPr>
                      </m:ctrlPr>
                    </m:e>
                  </m:d>
                  <m:ctrlPr>
                    <w:rPr>
                      <w:rFonts w:ascii="Cambria Math" w:hAnsi="Cambria Math"/>
                      <w:i/>
                      <w:color w:val="000000"/>
                    </w:rPr>
                  </m:ctrlPr>
                </m:num>
                <m:den>
                  <m:r>
                    <m:rPr/>
                    <w:rPr>
                      <w:rFonts w:ascii="Cambria Math" w:hAnsi="Cambria Math"/>
                      <w:color w:val="000000"/>
                    </w:rPr>
                    <m:t xml:space="preserve"> N </m:t>
                  </m:r>
                  <m:d>
                    <m:dPr>
                      <m:ctrlPr>
                        <w:rPr>
                          <w:rFonts w:ascii="Cambria Math" w:hAnsi="Cambria Math"/>
                          <w:i/>
                          <w:color w:val="000000"/>
                        </w:rPr>
                      </m:ctrlPr>
                    </m:dPr>
                    <m:e>
                      <m:r>
                        <m:rPr/>
                        <w:rPr>
                          <w:rFonts w:ascii="Cambria Math" w:hAnsi="Cambria Math"/>
                          <w:color w:val="000000"/>
                        </w:rPr>
                        <m:t>Total Number of Faces</m:t>
                      </m:r>
                      <m:ctrlPr>
                        <w:rPr>
                          <w:rFonts w:ascii="Cambria Math" w:hAnsi="Cambria Math"/>
                          <w:i/>
                          <w:color w:val="000000"/>
                        </w:rPr>
                      </m:ctrlPr>
                    </m:e>
                  </m:d>
                  <m:ctrlPr>
                    <w:rPr>
                      <w:rFonts w:ascii="Cambria Math" w:hAnsi="Cambria Math"/>
                      <w:i/>
                      <w:color w:val="000000"/>
                    </w:rPr>
                  </m:ctrlPr>
                </m:den>
              </m:f>
              <m:r>
                <m:rPr/>
                <w:rPr>
                  <w:rFonts w:ascii="Cambria Math" w:hAnsi="Cambria Math"/>
                  <w:color w:val="000000"/>
                </w:rPr>
                <m:t>#</m:t>
              </m:r>
              <m:d>
                <m:dPr>
                  <m:ctrlPr>
                    <w:rPr>
                      <w:rFonts w:ascii="Cambria Math" w:hAnsi="Cambria Math"/>
                      <w:i/>
                      <w:color w:val="000000"/>
                    </w:rPr>
                  </m:ctrlPr>
                </m:dPr>
                <m:e>
                  <m:r>
                    <m:rPr/>
                    <w:rPr>
                      <w:rFonts w:ascii="Cambria Math" w:hAnsi="Cambria Math"/>
                      <w:color w:val="000000"/>
                    </w:rPr>
                    <m:t>6</m:t>
                  </m:r>
                  <m:ctrlPr>
                    <w:rPr>
                      <w:rFonts w:ascii="Cambria Math" w:hAnsi="Cambria Math"/>
                      <w:i/>
                      <w:color w:val="000000"/>
                    </w:rPr>
                  </m:ctrlPr>
                </m:e>
              </m:d>
              <m:ctrlPr>
                <w:rPr>
                  <w:rFonts w:ascii="Cambria Math" w:hAnsi="Cambria Math"/>
                  <w:i/>
                  <w:color w:val="000000"/>
                </w:rPr>
              </m:ctrlPr>
            </m:e>
          </m:eqArr>
        </m:oMath>
      </m:oMathPara>
    </w:p>
    <w:p w14:paraId="1776A04D">
      <w:pPr>
        <w:widowControl w:val="0"/>
        <w:spacing w:line="252" w:lineRule="auto"/>
        <w:ind w:firstLine="200" w:firstLineChars="1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14:paraId="3CF0573B">
      <w:pPr>
        <w:widowControl w:val="0"/>
        <w:spacing w:line="252" w:lineRule="auto"/>
        <w:ind w:firstLine="200" w:firstLineChars="100"/>
        <w:jc w:val="both"/>
        <w:rPr>
          <w:color w:val="000000"/>
        </w:rPr>
      </w:pPr>
      <w:del w:id="640" w:author="Crystal Jing" w:date="2023-09-08T17:01:00Z">
        <w:r>
          <w:rPr>
            <w:color w:val="000000"/>
          </w:rPr>
          <w:delText>In order to</w:delText>
        </w:r>
      </w:del>
      <w:ins w:id="641" w:author="Crystal Jing" w:date="2023-09-08T17:01:00Z">
        <w:r>
          <w:rPr>
            <w:color w:val="000000"/>
          </w:rPr>
          <w:t>To</w:t>
        </w:r>
      </w:ins>
      <w:r>
        <w:rPr>
          <w:color w:val="000000"/>
        </w:rPr>
        <w:t xml:space="preserve"> fully investigate the impact of different matching methods, we used different combinations of dimensionality selection in our experiments. These combinations cover the matching methods from high to low dimensions</w:t>
      </w:r>
      <w:ins w:id="642" w:author="小杜" w:date="2023-09-07T20:54:00Z">
        <w:r>
          <w:rPr>
            <w:rFonts w:hint="eastAsia"/>
            <w:color w:val="000000"/>
            <w:lang w:eastAsia="zh-CN"/>
          </w:rPr>
          <w:t>.</w:t>
        </w:r>
      </w:ins>
      <w:del w:id="643" w:author="小杜" w:date="2023-09-07T20:54:00Z">
        <w:r>
          <w:rPr>
            <w:color w:val="000000"/>
          </w:rPr>
          <w:delText>,</w:delText>
        </w:r>
      </w:del>
      <w:r>
        <w:rPr>
          <w:color w:val="000000"/>
        </w:rPr>
        <w:t xml:space="preserve"> </w:t>
      </w:r>
      <w:ins w:id="644" w:author="小杜" w:date="2023-09-07T20:54:00Z">
        <w:r>
          <w:rPr>
            <w:rFonts w:hint="eastAsia"/>
            <w:color w:val="000000"/>
            <w:lang w:eastAsia="zh-CN"/>
          </w:rPr>
          <w:t>S</w:t>
        </w:r>
      </w:ins>
      <w:del w:id="645" w:author="小杜" w:date="2023-09-07T20:54:00Z">
        <w:r>
          <w:rPr>
            <w:color w:val="000000"/>
          </w:rPr>
          <w:delText>s</w:delText>
        </w:r>
      </w:del>
      <w:r>
        <w:rPr>
          <w:color w:val="000000"/>
        </w:rPr>
        <w:t>pecifically, the high</w:t>
      </w:r>
      <w:del w:id="646" w:author="小杜" w:date="2023-09-07T20:54:00Z">
        <w:r>
          <w:rPr>
            <w:color w:val="000000"/>
          </w:rPr>
          <w:delText xml:space="preserve"> </w:delText>
        </w:r>
      </w:del>
      <w:ins w:id="647" w:author="小杜" w:date="2023-09-07T20:54:00Z">
        <w:r>
          <w:rPr>
            <w:rFonts w:hint="eastAsia"/>
            <w:color w:val="000000"/>
            <w:lang w:eastAsia="zh-CN"/>
          </w:rPr>
          <w:t>-</w:t>
        </w:r>
      </w:ins>
      <w:r>
        <w:rPr>
          <w:color w:val="000000"/>
        </w:rPr>
        <w:t>dimensional matching starts from dimension 1, followed by 1-2, 1-3, all the way up to 1-18; while the low</w:t>
      </w:r>
      <w:del w:id="648" w:author="小杜" w:date="2023-09-07T20:54:00Z">
        <w:r>
          <w:rPr>
            <w:color w:val="000000"/>
          </w:rPr>
          <w:delText xml:space="preserve"> </w:delText>
        </w:r>
      </w:del>
      <w:ins w:id="649" w:author="小杜" w:date="2023-09-07T20:54:00Z">
        <w:r>
          <w:rPr>
            <w:rFonts w:hint="eastAsia"/>
            <w:color w:val="000000"/>
            <w:lang w:eastAsia="zh-CN"/>
          </w:rPr>
          <w:t>-</w:t>
        </w:r>
      </w:ins>
      <w:r>
        <w:rPr>
          <w:color w:val="000000"/>
        </w:rPr>
        <w:t>dimensional matching starts from dimension 18 and decreases in steps of 1, followed by 17-18, 16-18, and so on.</w:t>
      </w:r>
    </w:p>
    <w:p w14:paraId="6B4F412E">
      <w:pPr>
        <w:widowControl w:val="0"/>
        <w:spacing w:line="252" w:lineRule="auto"/>
        <w:ind w:firstLine="200" w:firstLineChars="1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w:t>
      </w:r>
      <w:del w:id="650" w:author="小杜" w:date="2023-09-07T20:56:00Z">
        <w:r>
          <w:rPr>
            <w:color w:val="000000"/>
          </w:rPr>
          <w:delText xml:space="preserve">the </w:delText>
        </w:r>
      </w:del>
      <w:r>
        <w:rPr>
          <w:color w:val="000000"/>
        </w:rPr>
        <w:t>two matching criteria, cosine similarity</w:t>
      </w:r>
      <w:ins w:id="651" w:author="Crystal Jing" w:date="2023-09-08T17:01:00Z">
        <w:r>
          <w:rPr>
            <w:color w:val="000000"/>
          </w:rPr>
          <w:t>,</w:t>
        </w:r>
      </w:ins>
      <w:r>
        <w:rPr>
          <w:color w:val="000000"/>
        </w:rPr>
        <w:t xml:space="preserve"> and Euler distance, for matching starting from high dimensions. Table II represents the matching accuracies of the two matching criteria</w:t>
      </w:r>
      <w:ins w:id="652"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25" w:name="_Hlk143457732"/>
      <w:r>
        <w:rPr>
          <w:color w:val="000000"/>
        </w:rPr>
        <w:t xml:space="preserve">"Cosine similarity matches from high dimensions" basically </w:t>
      </w:r>
      <w:del w:id="653" w:author="Crystal Jing" w:date="2023-09-08T17:01:00Z">
        <w:r>
          <w:rPr>
            <w:color w:val="000000"/>
          </w:rPr>
          <w:delText xml:space="preserve">achieve </w:delText>
        </w:r>
      </w:del>
      <w:ins w:id="654" w:author="Crystal Jing" w:date="2023-09-08T17:01:00Z">
        <w:r>
          <w:rPr>
            <w:color w:val="000000"/>
          </w:rPr>
          <w:t xml:space="preserve">achieves </w:t>
        </w:r>
      </w:ins>
      <w:r>
        <w:rPr>
          <w:color w:val="000000"/>
        </w:rPr>
        <w:t xml:space="preserve">the highest precision, and the highest precision is 0.9362. However, the highest precision does not appear at latent code layers used=18, which </w:t>
      </w:r>
      <w:del w:id="655" w:author="Crystal Jing" w:date="2023-09-08T17:01:00Z">
        <w:r>
          <w:rPr>
            <w:color w:val="000000"/>
          </w:rPr>
          <w:delText xml:space="preserve">This </w:delText>
        </w:r>
      </w:del>
      <w:r>
        <w:rPr>
          <w:color w:val="000000"/>
        </w:rPr>
        <w:t>suggests that the matching may start from high dimensions, and as more layers of latent code</w:t>
      </w:r>
      <w:del w:id="656" w:author="小杜" w:date="2023-09-07T20:59:00Z">
        <w:r>
          <w:rPr>
            <w:color w:val="000000"/>
          </w:rPr>
          <w:delText xml:space="preserve"> layers</w:delText>
        </w:r>
      </w:del>
      <w:r>
        <w:rPr>
          <w:color w:val="000000"/>
        </w:rPr>
        <w:t xml:space="preserve"> are used, more low dimensional information is introduced into the feature matching, which may lead to worse matching results.</w:t>
      </w:r>
    </w:p>
    <w:p w14:paraId="5A847E3E">
      <w:pPr>
        <w:widowControl w:val="0"/>
        <w:spacing w:line="252" w:lineRule="auto"/>
        <w:jc w:val="both"/>
        <w:rPr>
          <w:color w:val="000000"/>
        </w:rPr>
      </w:pPr>
      <w:r>
        <w:rPr>
          <w:color w:val="000000"/>
        </w:rPr>
        <w:drawing>
          <wp:inline distT="0" distB="0" distL="0" distR="0">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7EBE62B">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25"/>
    <w:p w14:paraId="6DB71BCD">
      <w:pPr>
        <w:widowControl w:val="0"/>
        <w:spacing w:line="252" w:lineRule="auto"/>
        <w:ind w:firstLine="200" w:firstLineChars="100"/>
        <w:jc w:val="both"/>
        <w:rPr>
          <w:ins w:id="657"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2"/>
        </w:sectPr>
      </w:pPr>
      <w:r>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p>
    <w:p w14:paraId="2E970FBE">
      <w:pPr>
        <w:widowControl w:val="0"/>
        <w:spacing w:line="252" w:lineRule="auto"/>
        <w:ind w:firstLine="200" w:firstLineChars="100"/>
        <w:jc w:val="both"/>
        <w:rPr>
          <w:ins w:id="658" w:author="Crystal Jing" w:date="2023-09-08T17:05:00Z"/>
          <w:color w:val="000000"/>
        </w:rPr>
        <w:sectPr>
          <w:footnotePr>
            <w:numRestart w:val="eachSect"/>
          </w:footnotePr>
          <w:type w:val="continuous"/>
          <w:pgSz w:w="12240" w:h="15840"/>
          <w:pgMar w:top="1008" w:right="936" w:bottom="1008" w:left="936" w:header="432" w:footer="432" w:gutter="0"/>
          <w:pgNumType w:start="1"/>
          <w:cols w:space="288" w:num="2"/>
        </w:sectPr>
      </w:pPr>
    </w:p>
    <w:p w14:paraId="13D7FBF5">
      <w:pPr>
        <w:widowControl w:val="0"/>
        <w:spacing w:line="252" w:lineRule="auto"/>
        <w:jc w:val="both"/>
        <w:rPr>
          <w:ins w:id="659" w:author="Crystal Jing" w:date="2023-09-08T17:05:00Z"/>
          <w:color w:val="000000"/>
        </w:rPr>
        <w:sectPr>
          <w:footnotePr>
            <w:numRestart w:val="eachSect"/>
          </w:footnotePr>
          <w:type w:val="continuous"/>
          <w:pgSz w:w="12240" w:h="15840"/>
          <w:pgMar w:top="1008" w:right="936" w:bottom="1008" w:left="936" w:header="432" w:footer="432" w:gutter="0"/>
          <w:pgNumType w:start="1"/>
          <w:cols w:space="288" w:num="1"/>
        </w:sectPr>
      </w:pPr>
    </w:p>
    <w:p w14:paraId="3AD464D5">
      <w:pPr>
        <w:jc w:val="center"/>
        <w:rPr>
          <w:ins w:id="660" w:author="Crystal Jing" w:date="2023-09-08T17:06:00Z"/>
          <w:rFonts w:ascii="宋体" w:hAnsi="宋体" w:eastAsia="宋体" w:cs="宋体"/>
          <w:b/>
          <w:bCs/>
          <w:sz w:val="24"/>
          <w:szCs w:val="24"/>
          <w:lang w:eastAsia="zh-CN"/>
        </w:rPr>
      </w:pPr>
      <w:ins w:id="661" w:author="Crystal Jing" w:date="2023-09-08T17:06:00Z">
        <w:r>
          <w:rPr>
            <w:b/>
            <w:bCs/>
            <w:color w:val="000000"/>
          </w:rPr>
          <w:t>TABLE I</w:t>
        </w:r>
      </w:ins>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04ECD726">
        <w:tblPrEx>
          <w:tblCellMar>
            <w:top w:w="0" w:type="dxa"/>
            <w:left w:w="108" w:type="dxa"/>
            <w:bottom w:w="0" w:type="dxa"/>
            <w:right w:w="108" w:type="dxa"/>
          </w:tblCellMar>
        </w:tblPrEx>
        <w:trPr>
          <w:ins w:id="662" w:author="Crystal Jing" w:date="2023-09-08T17:06:00Z"/>
        </w:trPr>
        <w:tc>
          <w:tcPr>
            <w:tcW w:w="5040" w:type="dxa"/>
            <w:gridSpan w:val="3"/>
            <w:tcBorders>
              <w:bottom w:val="single" w:color="auto" w:sz="12" w:space="0"/>
              <w:right w:val="nil"/>
            </w:tcBorders>
          </w:tcPr>
          <w:p w14:paraId="012D0524">
            <w:pPr>
              <w:jc w:val="center"/>
              <w:rPr>
                <w:ins w:id="663" w:author="Crystal Jing" w:date="2023-09-08T17:06:00Z"/>
                <w:rFonts w:eastAsia="宋体"/>
                <w:b/>
                <w:bCs/>
                <w:caps/>
                <w:color w:val="000000"/>
                <w:lang w:eastAsia="zh-CN"/>
              </w:rPr>
            </w:pPr>
            <w:ins w:id="664" w:author="Crystal Jing" w:date="2023-09-08T17:06:00Z">
              <w:r>
                <w:rPr>
                  <w:rFonts w:eastAsia="宋体"/>
                  <w:b/>
                  <w:bCs/>
                  <w:caps/>
                  <w:color w:val="000000"/>
                  <w:lang w:eastAsia="zh-CN"/>
                </w:rPr>
                <w:t>MATCHING FROM HIGH DIMENSIONS.</w:t>
              </w:r>
            </w:ins>
          </w:p>
          <w:p w14:paraId="372AEDAD">
            <w:pPr>
              <w:jc w:val="center"/>
              <w:rPr>
                <w:ins w:id="665" w:author="Crystal Jing" w:date="2023-09-08T17:06:00Z"/>
                <w:rFonts w:eastAsia="宋体"/>
                <w:b w:val="0"/>
                <w:bCs w:val="0"/>
                <w:caps/>
                <w:color w:val="000000"/>
                <w:lang w:eastAsia="zh-CN"/>
              </w:rPr>
            </w:pPr>
          </w:p>
        </w:tc>
      </w:tr>
      <w:tr w14:paraId="0BB8AC32">
        <w:tblPrEx>
          <w:tblCellMar>
            <w:top w:w="0" w:type="dxa"/>
            <w:left w:w="108" w:type="dxa"/>
            <w:bottom w:w="0" w:type="dxa"/>
            <w:right w:w="108" w:type="dxa"/>
          </w:tblCellMar>
        </w:tblPrEx>
        <w:trPr>
          <w:ins w:id="666" w:author="Crystal Jing" w:date="2023-09-08T17:06: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0D068ED2">
            <w:pPr>
              <w:jc w:val="center"/>
              <w:rPr>
                <w:ins w:id="667" w:author="Crystal Jing" w:date="2023-09-08T17:06:00Z"/>
                <w:b w:val="0"/>
                <w:bCs w:val="0"/>
                <w:caps w:val="0"/>
                <w:lang w:eastAsia="zh-CN"/>
              </w:rPr>
            </w:pPr>
            <w:ins w:id="668" w:author="Crystal Jing" w:date="2023-09-08T17:06:00Z">
              <w:r>
                <w:rPr>
                  <w:b/>
                  <w:bCs/>
                  <w:caps/>
                  <w:sz w:val="15"/>
                  <w:szCs w:val="15"/>
                  <w:lang w:eastAsia="zh-CN"/>
                </w:rPr>
                <w:t>latent code layers used</w:t>
              </w:r>
            </w:ins>
          </w:p>
        </w:tc>
        <w:tc>
          <w:tcPr>
            <w:tcW w:w="3360" w:type="dxa"/>
            <w:gridSpan w:val="2"/>
            <w:tcBorders>
              <w:top w:val="single" w:color="auto" w:sz="12" w:space="0"/>
            </w:tcBorders>
            <w:shd w:val="clear" w:color="auto" w:fill="FFFFFF" w:themeFill="background1"/>
          </w:tcPr>
          <w:p w14:paraId="4FA1C2BD">
            <w:pPr>
              <w:jc w:val="center"/>
              <w:rPr>
                <w:ins w:id="669" w:author="Crystal Jing" w:date="2023-09-08T17:06:00Z"/>
                <w:b/>
                <w:bCs/>
                <w:lang w:eastAsia="zh-CN"/>
              </w:rPr>
            </w:pPr>
            <w:ins w:id="670" w:author="Crystal Jing" w:date="2023-09-08T17:06:00Z">
              <w:r>
                <w:rPr>
                  <w:b/>
                  <w:bCs/>
                  <w:lang w:eastAsia="zh-CN"/>
                </w:rPr>
                <w:t>Accuracy</w:t>
              </w:r>
            </w:ins>
          </w:p>
        </w:tc>
      </w:tr>
      <w:tr w14:paraId="04D1AD3F">
        <w:tblPrEx>
          <w:tblCellMar>
            <w:top w:w="0" w:type="dxa"/>
            <w:left w:w="108" w:type="dxa"/>
            <w:bottom w:w="0" w:type="dxa"/>
            <w:right w:w="108" w:type="dxa"/>
          </w:tblCellMar>
        </w:tblPrEx>
        <w:trPr>
          <w:ins w:id="671" w:author="Crystal Jing" w:date="2023-09-08T17:06: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46B2C458">
            <w:pPr>
              <w:jc w:val="both"/>
              <w:rPr>
                <w:ins w:id="672" w:author="Crystal Jing" w:date="2023-09-08T17:06:00Z"/>
                <w:b w:val="0"/>
                <w:bCs w:val="0"/>
                <w:caps w:val="0"/>
                <w:lang w:eastAsia="zh-CN"/>
              </w:rPr>
            </w:pPr>
          </w:p>
        </w:tc>
        <w:tc>
          <w:tcPr>
            <w:tcW w:w="1680" w:type="dxa"/>
            <w:tcBorders>
              <w:bottom w:val="single" w:color="auto" w:sz="4" w:space="0"/>
            </w:tcBorders>
            <w:shd w:val="clear" w:color="auto" w:fill="FFFFFF" w:themeFill="background1"/>
          </w:tcPr>
          <w:p w14:paraId="53233710">
            <w:pPr>
              <w:jc w:val="both"/>
              <w:rPr>
                <w:ins w:id="673" w:author="Crystal Jing" w:date="2023-09-08T17:06:00Z"/>
                <w:sz w:val="18"/>
                <w:szCs w:val="18"/>
                <w:lang w:eastAsia="zh-CN"/>
              </w:rPr>
            </w:pPr>
            <w:ins w:id="674" w:author="Crystal Jing" w:date="2023-09-08T17:06:00Z">
              <w:r>
                <w:rPr>
                  <w:sz w:val="18"/>
                  <w:szCs w:val="18"/>
                  <w:lang w:eastAsia="zh-CN"/>
                </w:rPr>
                <w:t>Cosine similarity</w:t>
              </w:r>
            </w:ins>
          </w:p>
        </w:tc>
        <w:tc>
          <w:tcPr>
            <w:tcW w:w="1680" w:type="dxa"/>
            <w:tcBorders>
              <w:bottom w:val="single" w:color="auto" w:sz="4" w:space="0"/>
            </w:tcBorders>
            <w:shd w:val="clear" w:color="auto" w:fill="FFFFFF" w:themeFill="background1"/>
          </w:tcPr>
          <w:p w14:paraId="09044B84">
            <w:pPr>
              <w:jc w:val="both"/>
              <w:rPr>
                <w:ins w:id="675" w:author="Crystal Jing" w:date="2023-09-08T17:06:00Z"/>
                <w:sz w:val="18"/>
                <w:szCs w:val="18"/>
                <w:lang w:eastAsia="zh-CN"/>
              </w:rPr>
            </w:pPr>
            <w:ins w:id="676" w:author="Crystal Jing" w:date="2023-09-08T17:06:00Z">
              <w:r>
                <w:rPr>
                  <w:sz w:val="18"/>
                  <w:szCs w:val="18"/>
                  <w:lang w:eastAsia="zh-CN"/>
                </w:rPr>
                <w:t>Euclidean distance</w:t>
              </w:r>
            </w:ins>
          </w:p>
        </w:tc>
      </w:tr>
      <w:tr w14:paraId="37BE936E">
        <w:tblPrEx>
          <w:tblCellMar>
            <w:top w:w="0" w:type="dxa"/>
            <w:left w:w="108" w:type="dxa"/>
            <w:bottom w:w="0" w:type="dxa"/>
            <w:right w:w="108" w:type="dxa"/>
          </w:tblCellMar>
        </w:tblPrEx>
        <w:trPr>
          <w:ins w:id="677" w:author="Crystal Jing" w:date="2023-09-08T17:06: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7AEFF664">
            <w:pPr>
              <w:jc w:val="center"/>
              <w:rPr>
                <w:ins w:id="678" w:author="Crystal Jing" w:date="2023-09-08T17:06:00Z"/>
                <w:b w:val="0"/>
                <w:bCs w:val="0"/>
                <w:caps w:val="0"/>
                <w:sz w:val="18"/>
                <w:szCs w:val="18"/>
                <w:lang w:eastAsia="zh-CN"/>
              </w:rPr>
            </w:pPr>
            <w:ins w:id="679" w:author="Crystal Jing" w:date="2023-09-08T17:06:00Z">
              <w:r>
                <w:rPr>
                  <w:rFonts w:hint="eastAsia"/>
                  <w:b/>
                  <w:bCs/>
                  <w:caps/>
                  <w:sz w:val="18"/>
                  <w:szCs w:val="18"/>
                  <w:lang w:eastAsia="zh-CN"/>
                </w:rPr>
                <w:t>1</w:t>
              </w:r>
            </w:ins>
            <w:ins w:id="680" w:author="Crystal Jing" w:date="2023-09-08T17:06:00Z">
              <w:r>
                <w:rPr>
                  <w:b/>
                  <w:bCs/>
                  <w:caps/>
                  <w:sz w:val="18"/>
                  <w:szCs w:val="18"/>
                  <w:lang w:eastAsia="zh-CN"/>
                </w:rPr>
                <w:t>-1</w:t>
              </w:r>
            </w:ins>
          </w:p>
        </w:tc>
        <w:tc>
          <w:tcPr>
            <w:tcW w:w="1680" w:type="dxa"/>
            <w:tcBorders>
              <w:top w:val="single" w:color="auto" w:sz="4" w:space="0"/>
            </w:tcBorders>
            <w:shd w:val="clear" w:color="auto" w:fill="FFFFFF" w:themeFill="background1"/>
          </w:tcPr>
          <w:p w14:paraId="62CC567C">
            <w:pPr>
              <w:jc w:val="center"/>
              <w:rPr>
                <w:ins w:id="681" w:author="Crystal Jing" w:date="2023-09-08T17:06:00Z"/>
                <w:sz w:val="18"/>
                <w:szCs w:val="18"/>
                <w:lang w:eastAsia="zh-CN"/>
              </w:rPr>
            </w:pPr>
            <w:ins w:id="682" w:author="Crystal Jing" w:date="2023-09-08T17:06:00Z">
              <w:r>
                <w:rPr>
                  <w:sz w:val="18"/>
                  <w:szCs w:val="18"/>
                  <w:lang w:eastAsia="zh-CN"/>
                </w:rPr>
                <w:t>0.2553</w:t>
              </w:r>
            </w:ins>
          </w:p>
        </w:tc>
        <w:tc>
          <w:tcPr>
            <w:tcW w:w="1680" w:type="dxa"/>
            <w:tcBorders>
              <w:top w:val="single" w:color="auto" w:sz="4" w:space="0"/>
            </w:tcBorders>
            <w:shd w:val="clear" w:color="auto" w:fill="FFFFFF" w:themeFill="background1"/>
          </w:tcPr>
          <w:p w14:paraId="541EAC23">
            <w:pPr>
              <w:jc w:val="center"/>
              <w:rPr>
                <w:ins w:id="683" w:author="Crystal Jing" w:date="2023-09-08T17:06:00Z"/>
                <w:sz w:val="18"/>
                <w:szCs w:val="18"/>
                <w:lang w:eastAsia="zh-CN"/>
              </w:rPr>
            </w:pPr>
            <w:ins w:id="684" w:author="Crystal Jing" w:date="2023-09-08T17:06:00Z">
              <w:r>
                <w:rPr>
                  <w:sz w:val="18"/>
                  <w:szCs w:val="18"/>
                  <w:lang w:eastAsia="zh-CN"/>
                </w:rPr>
                <w:t>0.2766</w:t>
              </w:r>
            </w:ins>
          </w:p>
        </w:tc>
      </w:tr>
      <w:tr w14:paraId="16041A2C">
        <w:tblPrEx>
          <w:tblCellMar>
            <w:top w:w="0" w:type="dxa"/>
            <w:left w:w="108" w:type="dxa"/>
            <w:bottom w:w="0" w:type="dxa"/>
            <w:right w:w="108" w:type="dxa"/>
          </w:tblCellMar>
        </w:tblPrEx>
        <w:trPr>
          <w:ins w:id="68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52ABF33">
            <w:pPr>
              <w:jc w:val="center"/>
              <w:rPr>
                <w:ins w:id="686" w:author="Crystal Jing" w:date="2023-09-08T17:06:00Z"/>
                <w:b w:val="0"/>
                <w:bCs w:val="0"/>
                <w:caps w:val="0"/>
                <w:sz w:val="18"/>
                <w:szCs w:val="18"/>
                <w:lang w:eastAsia="zh-CN"/>
              </w:rPr>
            </w:pPr>
            <w:ins w:id="687" w:author="Crystal Jing" w:date="2023-09-08T17:06:00Z">
              <w:r>
                <w:rPr>
                  <w:rFonts w:hint="eastAsia"/>
                  <w:b/>
                  <w:bCs/>
                  <w:caps/>
                  <w:sz w:val="18"/>
                  <w:szCs w:val="18"/>
                  <w:lang w:eastAsia="zh-CN"/>
                </w:rPr>
                <w:t>1</w:t>
              </w:r>
            </w:ins>
            <w:ins w:id="688" w:author="Crystal Jing" w:date="2023-09-08T17:06:00Z">
              <w:r>
                <w:rPr>
                  <w:b/>
                  <w:bCs/>
                  <w:caps/>
                  <w:sz w:val="18"/>
                  <w:szCs w:val="18"/>
                  <w:lang w:eastAsia="zh-CN"/>
                </w:rPr>
                <w:t>-2</w:t>
              </w:r>
            </w:ins>
          </w:p>
        </w:tc>
        <w:tc>
          <w:tcPr>
            <w:tcW w:w="1680" w:type="dxa"/>
            <w:shd w:val="clear" w:color="auto" w:fill="FFFFFF" w:themeFill="background1"/>
          </w:tcPr>
          <w:p w14:paraId="73F5D201">
            <w:pPr>
              <w:jc w:val="center"/>
              <w:rPr>
                <w:ins w:id="689" w:author="Crystal Jing" w:date="2023-09-08T17:06:00Z"/>
                <w:sz w:val="18"/>
                <w:szCs w:val="18"/>
                <w:lang w:eastAsia="zh-CN"/>
              </w:rPr>
            </w:pPr>
            <w:ins w:id="690" w:author="Crystal Jing" w:date="2023-09-08T17:06:00Z">
              <w:r>
                <w:rPr>
                  <w:sz w:val="18"/>
                  <w:szCs w:val="18"/>
                  <w:lang w:eastAsia="zh-CN"/>
                </w:rPr>
                <w:t>0.4681</w:t>
              </w:r>
            </w:ins>
          </w:p>
        </w:tc>
        <w:tc>
          <w:tcPr>
            <w:tcW w:w="1680" w:type="dxa"/>
            <w:shd w:val="clear" w:color="auto" w:fill="FFFFFF" w:themeFill="background1"/>
          </w:tcPr>
          <w:p w14:paraId="38865F55">
            <w:pPr>
              <w:jc w:val="center"/>
              <w:rPr>
                <w:ins w:id="691" w:author="Crystal Jing" w:date="2023-09-08T17:06:00Z"/>
                <w:sz w:val="18"/>
                <w:szCs w:val="18"/>
                <w:lang w:eastAsia="zh-CN"/>
              </w:rPr>
            </w:pPr>
            <w:ins w:id="692" w:author="Crystal Jing" w:date="2023-09-08T17:06:00Z">
              <w:r>
                <w:rPr>
                  <w:sz w:val="18"/>
                  <w:szCs w:val="18"/>
                  <w:lang w:eastAsia="zh-CN"/>
                </w:rPr>
                <w:t>0.4255</w:t>
              </w:r>
            </w:ins>
          </w:p>
        </w:tc>
      </w:tr>
      <w:tr w14:paraId="3ACB6222">
        <w:tblPrEx>
          <w:tblCellMar>
            <w:top w:w="0" w:type="dxa"/>
            <w:left w:w="108" w:type="dxa"/>
            <w:bottom w:w="0" w:type="dxa"/>
            <w:right w:w="108" w:type="dxa"/>
          </w:tblCellMar>
        </w:tblPrEx>
        <w:trPr>
          <w:ins w:id="69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66CB8BE">
            <w:pPr>
              <w:jc w:val="center"/>
              <w:rPr>
                <w:ins w:id="694" w:author="Crystal Jing" w:date="2023-09-08T17:06:00Z"/>
                <w:b w:val="0"/>
                <w:bCs w:val="0"/>
                <w:caps w:val="0"/>
                <w:sz w:val="18"/>
                <w:szCs w:val="18"/>
                <w:lang w:eastAsia="zh-CN"/>
              </w:rPr>
            </w:pPr>
            <w:ins w:id="695" w:author="Crystal Jing" w:date="2023-09-08T17:06:00Z">
              <w:r>
                <w:rPr>
                  <w:rFonts w:hint="eastAsia"/>
                  <w:b/>
                  <w:bCs/>
                  <w:caps/>
                  <w:sz w:val="18"/>
                  <w:szCs w:val="18"/>
                  <w:lang w:eastAsia="zh-CN"/>
                </w:rPr>
                <w:t>1</w:t>
              </w:r>
            </w:ins>
            <w:ins w:id="696" w:author="Crystal Jing" w:date="2023-09-08T17:06:00Z">
              <w:r>
                <w:rPr>
                  <w:b/>
                  <w:bCs/>
                  <w:caps/>
                  <w:sz w:val="18"/>
                  <w:szCs w:val="18"/>
                  <w:lang w:eastAsia="zh-CN"/>
                </w:rPr>
                <w:t>-3</w:t>
              </w:r>
            </w:ins>
          </w:p>
        </w:tc>
        <w:tc>
          <w:tcPr>
            <w:tcW w:w="1680" w:type="dxa"/>
            <w:shd w:val="clear" w:color="auto" w:fill="FFFFFF" w:themeFill="background1"/>
          </w:tcPr>
          <w:p w14:paraId="03F811B1">
            <w:pPr>
              <w:jc w:val="center"/>
              <w:rPr>
                <w:ins w:id="697" w:author="Crystal Jing" w:date="2023-09-08T17:06:00Z"/>
                <w:sz w:val="18"/>
                <w:szCs w:val="18"/>
                <w:lang w:eastAsia="zh-CN"/>
              </w:rPr>
            </w:pPr>
            <w:ins w:id="698" w:author="Crystal Jing" w:date="2023-09-08T17:06:00Z">
              <w:r>
                <w:rPr>
                  <w:sz w:val="18"/>
                  <w:szCs w:val="18"/>
                  <w:lang w:eastAsia="zh-CN"/>
                </w:rPr>
                <w:t>0.7447</w:t>
              </w:r>
            </w:ins>
          </w:p>
        </w:tc>
        <w:tc>
          <w:tcPr>
            <w:tcW w:w="1680" w:type="dxa"/>
            <w:shd w:val="clear" w:color="auto" w:fill="FFFFFF" w:themeFill="background1"/>
          </w:tcPr>
          <w:p w14:paraId="5ECB5D69">
            <w:pPr>
              <w:jc w:val="center"/>
              <w:rPr>
                <w:ins w:id="699" w:author="Crystal Jing" w:date="2023-09-08T17:06:00Z"/>
                <w:sz w:val="18"/>
                <w:szCs w:val="18"/>
                <w:lang w:eastAsia="zh-CN"/>
              </w:rPr>
            </w:pPr>
            <w:ins w:id="700" w:author="Crystal Jing" w:date="2023-09-08T17:06:00Z">
              <w:r>
                <w:rPr>
                  <w:sz w:val="18"/>
                  <w:szCs w:val="18"/>
                  <w:lang w:eastAsia="zh-CN"/>
                </w:rPr>
                <w:t>0.7447</w:t>
              </w:r>
            </w:ins>
          </w:p>
        </w:tc>
      </w:tr>
      <w:tr w14:paraId="077793EF">
        <w:tblPrEx>
          <w:tblCellMar>
            <w:top w:w="0" w:type="dxa"/>
            <w:left w:w="108" w:type="dxa"/>
            <w:bottom w:w="0" w:type="dxa"/>
            <w:right w:w="108" w:type="dxa"/>
          </w:tblCellMar>
        </w:tblPrEx>
        <w:trPr>
          <w:ins w:id="70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78075CA">
            <w:pPr>
              <w:jc w:val="center"/>
              <w:rPr>
                <w:ins w:id="702" w:author="Crystal Jing" w:date="2023-09-08T17:06:00Z"/>
                <w:b w:val="0"/>
                <w:bCs w:val="0"/>
                <w:caps w:val="0"/>
                <w:sz w:val="18"/>
                <w:szCs w:val="18"/>
                <w:lang w:eastAsia="zh-CN"/>
              </w:rPr>
            </w:pPr>
            <w:ins w:id="703" w:author="Crystal Jing" w:date="2023-09-08T17:06:00Z">
              <w:r>
                <w:rPr>
                  <w:rFonts w:hint="eastAsia"/>
                  <w:b/>
                  <w:bCs/>
                  <w:caps/>
                  <w:sz w:val="18"/>
                  <w:szCs w:val="18"/>
                  <w:lang w:eastAsia="zh-CN"/>
                </w:rPr>
                <w:t>1</w:t>
              </w:r>
            </w:ins>
            <w:ins w:id="704" w:author="Crystal Jing" w:date="2023-09-08T17:06:00Z">
              <w:r>
                <w:rPr>
                  <w:b/>
                  <w:bCs/>
                  <w:caps/>
                  <w:sz w:val="18"/>
                  <w:szCs w:val="18"/>
                  <w:lang w:eastAsia="zh-CN"/>
                </w:rPr>
                <w:t>-4</w:t>
              </w:r>
            </w:ins>
          </w:p>
        </w:tc>
        <w:tc>
          <w:tcPr>
            <w:tcW w:w="1680" w:type="dxa"/>
            <w:shd w:val="clear" w:color="auto" w:fill="FFFFFF" w:themeFill="background1"/>
          </w:tcPr>
          <w:p w14:paraId="06338C25">
            <w:pPr>
              <w:jc w:val="center"/>
              <w:rPr>
                <w:ins w:id="705" w:author="Crystal Jing" w:date="2023-09-08T17:06:00Z"/>
                <w:sz w:val="18"/>
                <w:szCs w:val="18"/>
                <w:lang w:eastAsia="zh-CN"/>
              </w:rPr>
            </w:pPr>
            <w:ins w:id="706" w:author="Crystal Jing" w:date="2023-09-08T17:06:00Z">
              <w:r>
                <w:rPr>
                  <w:sz w:val="18"/>
                  <w:szCs w:val="18"/>
                  <w:lang w:eastAsia="zh-CN"/>
                </w:rPr>
                <w:t>0.7660</w:t>
              </w:r>
            </w:ins>
          </w:p>
        </w:tc>
        <w:tc>
          <w:tcPr>
            <w:tcW w:w="1680" w:type="dxa"/>
            <w:shd w:val="clear" w:color="auto" w:fill="FFFFFF" w:themeFill="background1"/>
          </w:tcPr>
          <w:p w14:paraId="02941F0B">
            <w:pPr>
              <w:jc w:val="center"/>
              <w:rPr>
                <w:ins w:id="707" w:author="Crystal Jing" w:date="2023-09-08T17:06:00Z"/>
                <w:sz w:val="18"/>
                <w:szCs w:val="18"/>
                <w:lang w:eastAsia="zh-CN"/>
              </w:rPr>
            </w:pPr>
            <w:ins w:id="708" w:author="Crystal Jing" w:date="2023-09-08T17:06:00Z">
              <w:r>
                <w:rPr>
                  <w:sz w:val="18"/>
                  <w:szCs w:val="18"/>
                  <w:lang w:eastAsia="zh-CN"/>
                </w:rPr>
                <w:t>0.7660</w:t>
              </w:r>
            </w:ins>
          </w:p>
        </w:tc>
      </w:tr>
      <w:tr w14:paraId="39985F9A">
        <w:tblPrEx>
          <w:tblCellMar>
            <w:top w:w="0" w:type="dxa"/>
            <w:left w:w="108" w:type="dxa"/>
            <w:bottom w:w="0" w:type="dxa"/>
            <w:right w:w="108" w:type="dxa"/>
          </w:tblCellMar>
        </w:tblPrEx>
        <w:trPr>
          <w:ins w:id="70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172EE61">
            <w:pPr>
              <w:jc w:val="center"/>
              <w:rPr>
                <w:ins w:id="710" w:author="Crystal Jing" w:date="2023-09-08T17:06:00Z"/>
                <w:b w:val="0"/>
                <w:bCs w:val="0"/>
                <w:caps w:val="0"/>
                <w:sz w:val="18"/>
                <w:szCs w:val="18"/>
                <w:lang w:eastAsia="zh-CN"/>
              </w:rPr>
            </w:pPr>
            <w:ins w:id="711" w:author="Crystal Jing" w:date="2023-09-08T17:06:00Z">
              <w:r>
                <w:rPr>
                  <w:rFonts w:hint="eastAsia"/>
                  <w:b/>
                  <w:bCs/>
                  <w:caps/>
                  <w:sz w:val="18"/>
                  <w:szCs w:val="18"/>
                  <w:lang w:eastAsia="zh-CN"/>
                </w:rPr>
                <w:t>1</w:t>
              </w:r>
            </w:ins>
            <w:ins w:id="712" w:author="Crystal Jing" w:date="2023-09-08T17:06:00Z">
              <w:r>
                <w:rPr>
                  <w:b/>
                  <w:bCs/>
                  <w:caps/>
                  <w:sz w:val="18"/>
                  <w:szCs w:val="18"/>
                  <w:lang w:eastAsia="zh-CN"/>
                </w:rPr>
                <w:t>-5</w:t>
              </w:r>
            </w:ins>
          </w:p>
        </w:tc>
        <w:tc>
          <w:tcPr>
            <w:tcW w:w="1680" w:type="dxa"/>
            <w:shd w:val="clear" w:color="auto" w:fill="FFFFFF" w:themeFill="background1"/>
          </w:tcPr>
          <w:p w14:paraId="012FAC57">
            <w:pPr>
              <w:jc w:val="center"/>
              <w:rPr>
                <w:ins w:id="713" w:author="Crystal Jing" w:date="2023-09-08T17:06:00Z"/>
                <w:sz w:val="18"/>
                <w:szCs w:val="18"/>
                <w:lang w:eastAsia="zh-CN"/>
              </w:rPr>
            </w:pPr>
            <w:ins w:id="714" w:author="Crystal Jing" w:date="2023-09-08T17:06:00Z">
              <w:r>
                <w:rPr>
                  <w:sz w:val="18"/>
                  <w:szCs w:val="18"/>
                  <w:lang w:eastAsia="zh-CN"/>
                </w:rPr>
                <w:t>0.7872</w:t>
              </w:r>
            </w:ins>
          </w:p>
        </w:tc>
        <w:tc>
          <w:tcPr>
            <w:tcW w:w="1680" w:type="dxa"/>
            <w:shd w:val="clear" w:color="auto" w:fill="FFFFFF" w:themeFill="background1"/>
          </w:tcPr>
          <w:p w14:paraId="1CF3372C">
            <w:pPr>
              <w:jc w:val="center"/>
              <w:rPr>
                <w:ins w:id="715" w:author="Crystal Jing" w:date="2023-09-08T17:06:00Z"/>
                <w:sz w:val="18"/>
                <w:szCs w:val="18"/>
                <w:lang w:eastAsia="zh-CN"/>
              </w:rPr>
            </w:pPr>
            <w:ins w:id="716" w:author="Crystal Jing" w:date="2023-09-08T17:06:00Z">
              <w:r>
                <w:rPr>
                  <w:sz w:val="18"/>
                  <w:szCs w:val="18"/>
                  <w:lang w:eastAsia="zh-CN"/>
                </w:rPr>
                <w:t>0.7660</w:t>
              </w:r>
            </w:ins>
          </w:p>
        </w:tc>
      </w:tr>
      <w:tr w14:paraId="6DCBA674">
        <w:tblPrEx>
          <w:tblCellMar>
            <w:top w:w="0" w:type="dxa"/>
            <w:left w:w="108" w:type="dxa"/>
            <w:bottom w:w="0" w:type="dxa"/>
            <w:right w:w="108" w:type="dxa"/>
          </w:tblCellMar>
        </w:tblPrEx>
        <w:trPr>
          <w:ins w:id="71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5985EA7">
            <w:pPr>
              <w:jc w:val="center"/>
              <w:rPr>
                <w:ins w:id="718" w:author="Crystal Jing" w:date="2023-09-08T17:06:00Z"/>
                <w:b w:val="0"/>
                <w:bCs w:val="0"/>
                <w:caps w:val="0"/>
                <w:sz w:val="18"/>
                <w:szCs w:val="18"/>
                <w:lang w:eastAsia="zh-CN"/>
              </w:rPr>
            </w:pPr>
            <w:ins w:id="719" w:author="Crystal Jing" w:date="2023-09-08T17:06:00Z">
              <w:r>
                <w:rPr>
                  <w:rFonts w:hint="eastAsia"/>
                  <w:b/>
                  <w:bCs/>
                  <w:caps/>
                  <w:sz w:val="18"/>
                  <w:szCs w:val="18"/>
                  <w:lang w:eastAsia="zh-CN"/>
                </w:rPr>
                <w:t>1</w:t>
              </w:r>
            </w:ins>
            <w:ins w:id="720" w:author="Crystal Jing" w:date="2023-09-08T17:06:00Z">
              <w:r>
                <w:rPr>
                  <w:b/>
                  <w:bCs/>
                  <w:caps/>
                  <w:sz w:val="18"/>
                  <w:szCs w:val="18"/>
                  <w:lang w:eastAsia="zh-CN"/>
                </w:rPr>
                <w:t>-6</w:t>
              </w:r>
            </w:ins>
          </w:p>
        </w:tc>
        <w:tc>
          <w:tcPr>
            <w:tcW w:w="1680" w:type="dxa"/>
            <w:shd w:val="clear" w:color="auto" w:fill="FFFFFF" w:themeFill="background1"/>
          </w:tcPr>
          <w:p w14:paraId="6173FFFD">
            <w:pPr>
              <w:jc w:val="center"/>
              <w:rPr>
                <w:ins w:id="721" w:author="Crystal Jing" w:date="2023-09-08T17:06:00Z"/>
                <w:sz w:val="18"/>
                <w:szCs w:val="18"/>
                <w:lang w:eastAsia="zh-CN"/>
              </w:rPr>
            </w:pPr>
            <w:ins w:id="722" w:author="Crystal Jing" w:date="2023-09-08T17:06:00Z">
              <w:r>
                <w:rPr>
                  <w:sz w:val="18"/>
                  <w:szCs w:val="18"/>
                  <w:lang w:eastAsia="zh-CN"/>
                </w:rPr>
                <w:t>0.7872</w:t>
              </w:r>
            </w:ins>
          </w:p>
        </w:tc>
        <w:tc>
          <w:tcPr>
            <w:tcW w:w="1680" w:type="dxa"/>
            <w:shd w:val="clear" w:color="auto" w:fill="FFFFFF" w:themeFill="background1"/>
          </w:tcPr>
          <w:p w14:paraId="3A306627">
            <w:pPr>
              <w:jc w:val="center"/>
              <w:rPr>
                <w:ins w:id="723" w:author="Crystal Jing" w:date="2023-09-08T17:06:00Z"/>
                <w:sz w:val="18"/>
                <w:szCs w:val="18"/>
                <w:lang w:eastAsia="zh-CN"/>
              </w:rPr>
            </w:pPr>
            <w:ins w:id="724" w:author="Crystal Jing" w:date="2023-09-08T17:06:00Z">
              <w:r>
                <w:rPr>
                  <w:sz w:val="18"/>
                  <w:szCs w:val="18"/>
                  <w:lang w:eastAsia="zh-CN"/>
                </w:rPr>
                <w:t>0.8085</w:t>
              </w:r>
            </w:ins>
          </w:p>
        </w:tc>
      </w:tr>
      <w:tr w14:paraId="09346766">
        <w:tblPrEx>
          <w:tblCellMar>
            <w:top w:w="0" w:type="dxa"/>
            <w:left w:w="108" w:type="dxa"/>
            <w:bottom w:w="0" w:type="dxa"/>
            <w:right w:w="108" w:type="dxa"/>
          </w:tblCellMar>
        </w:tblPrEx>
        <w:trPr>
          <w:ins w:id="72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8BDAA80">
            <w:pPr>
              <w:jc w:val="center"/>
              <w:rPr>
                <w:ins w:id="726" w:author="Crystal Jing" w:date="2023-09-08T17:06:00Z"/>
                <w:b w:val="0"/>
                <w:bCs w:val="0"/>
                <w:caps w:val="0"/>
                <w:sz w:val="18"/>
                <w:szCs w:val="18"/>
                <w:lang w:eastAsia="zh-CN"/>
              </w:rPr>
            </w:pPr>
            <w:ins w:id="727" w:author="Crystal Jing" w:date="2023-09-08T17:06:00Z">
              <w:r>
                <w:rPr>
                  <w:rFonts w:hint="eastAsia"/>
                  <w:b/>
                  <w:bCs/>
                  <w:caps/>
                  <w:sz w:val="18"/>
                  <w:szCs w:val="18"/>
                  <w:lang w:eastAsia="zh-CN"/>
                </w:rPr>
                <w:t>1</w:t>
              </w:r>
            </w:ins>
            <w:ins w:id="728" w:author="Crystal Jing" w:date="2023-09-08T17:06:00Z">
              <w:r>
                <w:rPr>
                  <w:b/>
                  <w:bCs/>
                  <w:caps/>
                  <w:sz w:val="18"/>
                  <w:szCs w:val="18"/>
                  <w:lang w:eastAsia="zh-CN"/>
                </w:rPr>
                <w:t>-7</w:t>
              </w:r>
            </w:ins>
          </w:p>
        </w:tc>
        <w:tc>
          <w:tcPr>
            <w:tcW w:w="1680" w:type="dxa"/>
            <w:shd w:val="clear" w:color="auto" w:fill="FFFFFF" w:themeFill="background1"/>
          </w:tcPr>
          <w:p w14:paraId="5F42BBCD">
            <w:pPr>
              <w:jc w:val="center"/>
              <w:rPr>
                <w:ins w:id="729" w:author="Crystal Jing" w:date="2023-09-08T17:06:00Z"/>
                <w:sz w:val="18"/>
                <w:szCs w:val="18"/>
                <w:lang w:eastAsia="zh-CN"/>
              </w:rPr>
            </w:pPr>
            <w:ins w:id="730" w:author="Crystal Jing" w:date="2023-09-08T17:06:00Z">
              <w:r>
                <w:rPr>
                  <w:sz w:val="18"/>
                  <w:szCs w:val="18"/>
                  <w:lang w:eastAsia="zh-CN"/>
                </w:rPr>
                <w:t>0.8298</w:t>
              </w:r>
            </w:ins>
          </w:p>
        </w:tc>
        <w:tc>
          <w:tcPr>
            <w:tcW w:w="1680" w:type="dxa"/>
            <w:shd w:val="clear" w:color="auto" w:fill="FFFFFF" w:themeFill="background1"/>
          </w:tcPr>
          <w:p w14:paraId="1E2B965E">
            <w:pPr>
              <w:jc w:val="center"/>
              <w:rPr>
                <w:ins w:id="731" w:author="Crystal Jing" w:date="2023-09-08T17:06:00Z"/>
                <w:sz w:val="18"/>
                <w:szCs w:val="18"/>
                <w:lang w:eastAsia="zh-CN"/>
              </w:rPr>
            </w:pPr>
            <w:ins w:id="732" w:author="Crystal Jing" w:date="2023-09-08T17:06:00Z">
              <w:r>
                <w:rPr>
                  <w:sz w:val="18"/>
                  <w:szCs w:val="18"/>
                  <w:lang w:eastAsia="zh-CN"/>
                </w:rPr>
                <w:t>0.8085</w:t>
              </w:r>
            </w:ins>
          </w:p>
        </w:tc>
      </w:tr>
      <w:tr w14:paraId="6B38DCC6">
        <w:tblPrEx>
          <w:tblCellMar>
            <w:top w:w="0" w:type="dxa"/>
            <w:left w:w="108" w:type="dxa"/>
            <w:bottom w:w="0" w:type="dxa"/>
            <w:right w:w="108" w:type="dxa"/>
          </w:tblCellMar>
        </w:tblPrEx>
        <w:trPr>
          <w:ins w:id="73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A6F5FF7">
            <w:pPr>
              <w:jc w:val="center"/>
              <w:rPr>
                <w:ins w:id="734" w:author="Crystal Jing" w:date="2023-09-08T17:06:00Z"/>
                <w:b w:val="0"/>
                <w:bCs w:val="0"/>
                <w:caps w:val="0"/>
                <w:sz w:val="18"/>
                <w:szCs w:val="18"/>
                <w:lang w:eastAsia="zh-CN"/>
              </w:rPr>
            </w:pPr>
            <w:ins w:id="735" w:author="Crystal Jing" w:date="2023-09-08T17:06:00Z">
              <w:r>
                <w:rPr>
                  <w:rFonts w:hint="eastAsia"/>
                  <w:b/>
                  <w:bCs/>
                  <w:caps/>
                  <w:sz w:val="18"/>
                  <w:szCs w:val="18"/>
                  <w:lang w:eastAsia="zh-CN"/>
                </w:rPr>
                <w:t>1</w:t>
              </w:r>
            </w:ins>
            <w:ins w:id="736" w:author="Crystal Jing" w:date="2023-09-08T17:06:00Z">
              <w:r>
                <w:rPr>
                  <w:b/>
                  <w:bCs/>
                  <w:caps/>
                  <w:sz w:val="18"/>
                  <w:szCs w:val="18"/>
                  <w:lang w:eastAsia="zh-CN"/>
                </w:rPr>
                <w:t>-8</w:t>
              </w:r>
            </w:ins>
          </w:p>
        </w:tc>
        <w:tc>
          <w:tcPr>
            <w:tcW w:w="1680" w:type="dxa"/>
            <w:shd w:val="clear" w:color="auto" w:fill="FFFFFF" w:themeFill="background1"/>
          </w:tcPr>
          <w:p w14:paraId="5DC14B23">
            <w:pPr>
              <w:jc w:val="center"/>
              <w:rPr>
                <w:ins w:id="737" w:author="Crystal Jing" w:date="2023-09-08T17:06:00Z"/>
                <w:sz w:val="18"/>
                <w:szCs w:val="18"/>
                <w:lang w:eastAsia="zh-CN"/>
              </w:rPr>
            </w:pPr>
            <w:ins w:id="738" w:author="Crystal Jing" w:date="2023-09-08T17:06:00Z">
              <w:r>
                <w:rPr>
                  <w:sz w:val="18"/>
                  <w:szCs w:val="18"/>
                  <w:lang w:eastAsia="zh-CN"/>
                </w:rPr>
                <w:t>0.8298</w:t>
              </w:r>
            </w:ins>
          </w:p>
        </w:tc>
        <w:tc>
          <w:tcPr>
            <w:tcW w:w="1680" w:type="dxa"/>
            <w:shd w:val="clear" w:color="auto" w:fill="FFFFFF" w:themeFill="background1"/>
          </w:tcPr>
          <w:p w14:paraId="5B6C77B2">
            <w:pPr>
              <w:jc w:val="center"/>
              <w:rPr>
                <w:ins w:id="739" w:author="Crystal Jing" w:date="2023-09-08T17:06:00Z"/>
                <w:sz w:val="18"/>
                <w:szCs w:val="18"/>
                <w:lang w:eastAsia="zh-CN"/>
              </w:rPr>
            </w:pPr>
            <w:ins w:id="740" w:author="Crystal Jing" w:date="2023-09-08T17:06:00Z">
              <w:r>
                <w:rPr>
                  <w:sz w:val="18"/>
                  <w:szCs w:val="18"/>
                  <w:lang w:eastAsia="zh-CN"/>
                </w:rPr>
                <w:t>0.8298</w:t>
              </w:r>
            </w:ins>
          </w:p>
        </w:tc>
      </w:tr>
      <w:tr w14:paraId="51671DFB">
        <w:tblPrEx>
          <w:tblCellMar>
            <w:top w:w="0" w:type="dxa"/>
            <w:left w:w="108" w:type="dxa"/>
            <w:bottom w:w="0" w:type="dxa"/>
            <w:right w:w="108" w:type="dxa"/>
          </w:tblCellMar>
        </w:tblPrEx>
        <w:trPr>
          <w:ins w:id="74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F7A9475">
            <w:pPr>
              <w:jc w:val="center"/>
              <w:rPr>
                <w:ins w:id="742" w:author="Crystal Jing" w:date="2023-09-08T17:06:00Z"/>
                <w:b w:val="0"/>
                <w:bCs w:val="0"/>
                <w:caps w:val="0"/>
                <w:sz w:val="18"/>
                <w:szCs w:val="18"/>
                <w:lang w:eastAsia="zh-CN"/>
              </w:rPr>
            </w:pPr>
            <w:ins w:id="743" w:author="Crystal Jing" w:date="2023-09-08T17:06:00Z">
              <w:r>
                <w:rPr>
                  <w:rFonts w:hint="eastAsia"/>
                  <w:b/>
                  <w:bCs/>
                  <w:caps/>
                  <w:sz w:val="18"/>
                  <w:szCs w:val="18"/>
                  <w:lang w:eastAsia="zh-CN"/>
                </w:rPr>
                <w:t>1</w:t>
              </w:r>
            </w:ins>
            <w:ins w:id="744" w:author="Crystal Jing" w:date="2023-09-08T17:06:00Z">
              <w:r>
                <w:rPr>
                  <w:b/>
                  <w:bCs/>
                  <w:caps/>
                  <w:sz w:val="18"/>
                  <w:szCs w:val="18"/>
                  <w:lang w:eastAsia="zh-CN"/>
                </w:rPr>
                <w:t>-9</w:t>
              </w:r>
            </w:ins>
          </w:p>
        </w:tc>
        <w:tc>
          <w:tcPr>
            <w:tcW w:w="1680" w:type="dxa"/>
            <w:shd w:val="clear" w:color="auto" w:fill="FFFFFF" w:themeFill="background1"/>
          </w:tcPr>
          <w:p w14:paraId="1C9E4883">
            <w:pPr>
              <w:jc w:val="center"/>
              <w:rPr>
                <w:ins w:id="745" w:author="Crystal Jing" w:date="2023-09-08T17:06:00Z"/>
                <w:sz w:val="18"/>
                <w:szCs w:val="18"/>
                <w:lang w:eastAsia="zh-CN"/>
              </w:rPr>
            </w:pPr>
            <w:ins w:id="746" w:author="Crystal Jing" w:date="2023-09-08T17:06:00Z">
              <w:r>
                <w:rPr>
                  <w:sz w:val="18"/>
                  <w:szCs w:val="18"/>
                  <w:lang w:eastAsia="zh-CN"/>
                </w:rPr>
                <w:t>0.8085</w:t>
              </w:r>
            </w:ins>
          </w:p>
        </w:tc>
        <w:tc>
          <w:tcPr>
            <w:tcW w:w="1680" w:type="dxa"/>
            <w:shd w:val="clear" w:color="auto" w:fill="FFFFFF" w:themeFill="background1"/>
          </w:tcPr>
          <w:p w14:paraId="7F5094BD">
            <w:pPr>
              <w:jc w:val="center"/>
              <w:rPr>
                <w:ins w:id="747" w:author="Crystal Jing" w:date="2023-09-08T17:06:00Z"/>
                <w:sz w:val="18"/>
                <w:szCs w:val="18"/>
                <w:lang w:eastAsia="zh-CN"/>
              </w:rPr>
            </w:pPr>
            <w:ins w:id="748" w:author="Crystal Jing" w:date="2023-09-08T17:06:00Z">
              <w:r>
                <w:rPr>
                  <w:sz w:val="18"/>
                  <w:szCs w:val="18"/>
                  <w:lang w:eastAsia="zh-CN"/>
                </w:rPr>
                <w:t>0.7660</w:t>
              </w:r>
            </w:ins>
          </w:p>
        </w:tc>
      </w:tr>
      <w:tr w14:paraId="0E1F3054">
        <w:tblPrEx>
          <w:tblCellMar>
            <w:top w:w="0" w:type="dxa"/>
            <w:left w:w="108" w:type="dxa"/>
            <w:bottom w:w="0" w:type="dxa"/>
            <w:right w:w="108" w:type="dxa"/>
          </w:tblCellMar>
        </w:tblPrEx>
        <w:trPr>
          <w:ins w:id="74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BF601D1">
            <w:pPr>
              <w:jc w:val="center"/>
              <w:rPr>
                <w:ins w:id="750" w:author="Crystal Jing" w:date="2023-09-08T17:06:00Z"/>
                <w:b w:val="0"/>
                <w:bCs w:val="0"/>
                <w:caps w:val="0"/>
                <w:sz w:val="18"/>
                <w:szCs w:val="18"/>
                <w:lang w:eastAsia="zh-CN"/>
              </w:rPr>
            </w:pPr>
            <w:ins w:id="751" w:author="Crystal Jing" w:date="2023-09-08T17:06:00Z">
              <w:r>
                <w:rPr>
                  <w:rFonts w:hint="eastAsia"/>
                  <w:b/>
                  <w:bCs/>
                  <w:caps/>
                  <w:sz w:val="18"/>
                  <w:szCs w:val="18"/>
                  <w:lang w:eastAsia="zh-CN"/>
                </w:rPr>
                <w:t>1</w:t>
              </w:r>
            </w:ins>
            <w:ins w:id="752" w:author="Crystal Jing" w:date="2023-09-08T17:06:00Z">
              <w:r>
                <w:rPr>
                  <w:b/>
                  <w:bCs/>
                  <w:caps/>
                  <w:sz w:val="18"/>
                  <w:szCs w:val="18"/>
                  <w:lang w:eastAsia="zh-CN"/>
                </w:rPr>
                <w:t>-10</w:t>
              </w:r>
            </w:ins>
          </w:p>
        </w:tc>
        <w:tc>
          <w:tcPr>
            <w:tcW w:w="1680" w:type="dxa"/>
            <w:shd w:val="clear" w:color="auto" w:fill="FFFFFF" w:themeFill="background1"/>
          </w:tcPr>
          <w:p w14:paraId="27B0B4C0">
            <w:pPr>
              <w:jc w:val="center"/>
              <w:rPr>
                <w:ins w:id="753" w:author="Crystal Jing" w:date="2023-09-08T17:06:00Z"/>
                <w:sz w:val="18"/>
                <w:szCs w:val="18"/>
                <w:lang w:eastAsia="zh-CN"/>
              </w:rPr>
            </w:pPr>
            <w:ins w:id="754" w:author="Crystal Jing" w:date="2023-09-08T17:06:00Z">
              <w:r>
                <w:rPr>
                  <w:sz w:val="18"/>
                  <w:szCs w:val="18"/>
                  <w:lang w:eastAsia="zh-CN"/>
                </w:rPr>
                <w:t>0.9362</w:t>
              </w:r>
            </w:ins>
          </w:p>
        </w:tc>
        <w:tc>
          <w:tcPr>
            <w:tcW w:w="1680" w:type="dxa"/>
            <w:shd w:val="clear" w:color="auto" w:fill="FFFFFF" w:themeFill="background1"/>
          </w:tcPr>
          <w:p w14:paraId="4112ED1C">
            <w:pPr>
              <w:jc w:val="center"/>
              <w:rPr>
                <w:ins w:id="755" w:author="Crystal Jing" w:date="2023-09-08T17:06:00Z"/>
                <w:sz w:val="18"/>
                <w:szCs w:val="18"/>
                <w:lang w:eastAsia="zh-CN"/>
              </w:rPr>
            </w:pPr>
            <w:ins w:id="756" w:author="Crystal Jing" w:date="2023-09-08T17:06:00Z">
              <w:r>
                <w:rPr>
                  <w:sz w:val="18"/>
                  <w:szCs w:val="18"/>
                  <w:lang w:eastAsia="zh-CN"/>
                </w:rPr>
                <w:t>0.8936</w:t>
              </w:r>
            </w:ins>
          </w:p>
        </w:tc>
      </w:tr>
      <w:tr w14:paraId="0264C3DF">
        <w:tblPrEx>
          <w:tblCellMar>
            <w:top w:w="0" w:type="dxa"/>
            <w:left w:w="108" w:type="dxa"/>
            <w:bottom w:w="0" w:type="dxa"/>
            <w:right w:w="108" w:type="dxa"/>
          </w:tblCellMar>
        </w:tblPrEx>
        <w:trPr>
          <w:ins w:id="75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D8DC23B">
            <w:pPr>
              <w:jc w:val="center"/>
              <w:rPr>
                <w:ins w:id="758" w:author="Crystal Jing" w:date="2023-09-08T17:06:00Z"/>
                <w:b w:val="0"/>
                <w:bCs w:val="0"/>
                <w:caps w:val="0"/>
                <w:sz w:val="18"/>
                <w:szCs w:val="18"/>
                <w:lang w:eastAsia="zh-CN"/>
              </w:rPr>
            </w:pPr>
            <w:ins w:id="759" w:author="Crystal Jing" w:date="2023-09-08T17:06:00Z">
              <w:r>
                <w:rPr>
                  <w:rFonts w:hint="eastAsia"/>
                  <w:b/>
                  <w:bCs/>
                  <w:caps/>
                  <w:sz w:val="18"/>
                  <w:szCs w:val="18"/>
                  <w:lang w:eastAsia="zh-CN"/>
                </w:rPr>
                <w:t>1</w:t>
              </w:r>
            </w:ins>
            <w:ins w:id="760" w:author="Crystal Jing" w:date="2023-09-08T17:06:00Z">
              <w:r>
                <w:rPr>
                  <w:b/>
                  <w:bCs/>
                  <w:caps/>
                  <w:sz w:val="18"/>
                  <w:szCs w:val="18"/>
                  <w:lang w:eastAsia="zh-CN"/>
                </w:rPr>
                <w:t>-11</w:t>
              </w:r>
            </w:ins>
          </w:p>
        </w:tc>
        <w:tc>
          <w:tcPr>
            <w:tcW w:w="1680" w:type="dxa"/>
            <w:shd w:val="clear" w:color="auto" w:fill="FFFFFF" w:themeFill="background1"/>
          </w:tcPr>
          <w:p w14:paraId="226148B9">
            <w:pPr>
              <w:jc w:val="center"/>
              <w:rPr>
                <w:ins w:id="761" w:author="Crystal Jing" w:date="2023-09-08T17:06:00Z"/>
                <w:sz w:val="18"/>
                <w:szCs w:val="18"/>
                <w:lang w:eastAsia="zh-CN"/>
              </w:rPr>
            </w:pPr>
            <w:ins w:id="762" w:author="Crystal Jing" w:date="2023-09-08T17:06:00Z">
              <w:r>
                <w:rPr>
                  <w:sz w:val="18"/>
                  <w:szCs w:val="18"/>
                  <w:lang w:eastAsia="zh-CN"/>
                </w:rPr>
                <w:t>0.8298</w:t>
              </w:r>
            </w:ins>
          </w:p>
        </w:tc>
        <w:tc>
          <w:tcPr>
            <w:tcW w:w="1680" w:type="dxa"/>
            <w:shd w:val="clear" w:color="auto" w:fill="FFFFFF" w:themeFill="background1"/>
          </w:tcPr>
          <w:p w14:paraId="092F9B48">
            <w:pPr>
              <w:jc w:val="center"/>
              <w:rPr>
                <w:ins w:id="763" w:author="Crystal Jing" w:date="2023-09-08T17:06:00Z"/>
                <w:sz w:val="18"/>
                <w:szCs w:val="18"/>
                <w:lang w:eastAsia="zh-CN"/>
              </w:rPr>
            </w:pPr>
            <w:ins w:id="764" w:author="Crystal Jing" w:date="2023-09-08T17:06:00Z">
              <w:r>
                <w:rPr>
                  <w:sz w:val="18"/>
                  <w:szCs w:val="18"/>
                  <w:lang w:eastAsia="zh-CN"/>
                </w:rPr>
                <w:t>0.8298</w:t>
              </w:r>
            </w:ins>
          </w:p>
        </w:tc>
      </w:tr>
      <w:tr w14:paraId="342776F4">
        <w:tblPrEx>
          <w:tblCellMar>
            <w:top w:w="0" w:type="dxa"/>
            <w:left w:w="108" w:type="dxa"/>
            <w:bottom w:w="0" w:type="dxa"/>
            <w:right w:w="108" w:type="dxa"/>
          </w:tblCellMar>
        </w:tblPrEx>
        <w:trPr>
          <w:ins w:id="76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EBAE3A7">
            <w:pPr>
              <w:jc w:val="center"/>
              <w:rPr>
                <w:ins w:id="766" w:author="Crystal Jing" w:date="2023-09-08T17:06:00Z"/>
                <w:b w:val="0"/>
                <w:bCs w:val="0"/>
                <w:caps w:val="0"/>
                <w:sz w:val="18"/>
                <w:szCs w:val="18"/>
                <w:lang w:eastAsia="zh-CN"/>
              </w:rPr>
            </w:pPr>
            <w:ins w:id="767" w:author="Crystal Jing" w:date="2023-09-08T17:06:00Z">
              <w:r>
                <w:rPr>
                  <w:rFonts w:hint="eastAsia"/>
                  <w:b/>
                  <w:bCs/>
                  <w:caps/>
                  <w:sz w:val="18"/>
                  <w:szCs w:val="18"/>
                  <w:lang w:eastAsia="zh-CN"/>
                </w:rPr>
                <w:t>1</w:t>
              </w:r>
            </w:ins>
            <w:ins w:id="768" w:author="Crystal Jing" w:date="2023-09-08T17:06:00Z">
              <w:r>
                <w:rPr>
                  <w:b/>
                  <w:bCs/>
                  <w:caps/>
                  <w:sz w:val="18"/>
                  <w:szCs w:val="18"/>
                  <w:lang w:eastAsia="zh-CN"/>
                </w:rPr>
                <w:t>-12</w:t>
              </w:r>
            </w:ins>
          </w:p>
        </w:tc>
        <w:tc>
          <w:tcPr>
            <w:tcW w:w="1680" w:type="dxa"/>
            <w:shd w:val="clear" w:color="auto" w:fill="FFFFFF" w:themeFill="background1"/>
          </w:tcPr>
          <w:p w14:paraId="12BC6CDE">
            <w:pPr>
              <w:jc w:val="center"/>
              <w:rPr>
                <w:ins w:id="769" w:author="Crystal Jing" w:date="2023-09-08T17:06:00Z"/>
                <w:sz w:val="18"/>
                <w:szCs w:val="18"/>
                <w:lang w:eastAsia="zh-CN"/>
              </w:rPr>
            </w:pPr>
            <w:ins w:id="770" w:author="Crystal Jing" w:date="2023-09-08T17:06:00Z">
              <w:r>
                <w:rPr>
                  <w:sz w:val="18"/>
                  <w:szCs w:val="18"/>
                  <w:lang w:eastAsia="zh-CN"/>
                </w:rPr>
                <w:t>0.9362</w:t>
              </w:r>
            </w:ins>
          </w:p>
        </w:tc>
        <w:tc>
          <w:tcPr>
            <w:tcW w:w="1680" w:type="dxa"/>
            <w:shd w:val="clear" w:color="auto" w:fill="FFFFFF" w:themeFill="background1"/>
          </w:tcPr>
          <w:p w14:paraId="61A93A1E">
            <w:pPr>
              <w:jc w:val="center"/>
              <w:rPr>
                <w:ins w:id="771" w:author="Crystal Jing" w:date="2023-09-08T17:06:00Z"/>
                <w:sz w:val="18"/>
                <w:szCs w:val="18"/>
                <w:lang w:eastAsia="zh-CN"/>
              </w:rPr>
            </w:pPr>
            <w:ins w:id="772" w:author="Crystal Jing" w:date="2023-09-08T17:06:00Z">
              <w:r>
                <w:rPr>
                  <w:sz w:val="18"/>
                  <w:szCs w:val="18"/>
                  <w:lang w:eastAsia="zh-CN"/>
                </w:rPr>
                <w:t>0.8936</w:t>
              </w:r>
            </w:ins>
          </w:p>
        </w:tc>
      </w:tr>
      <w:tr w14:paraId="36FD9F38">
        <w:tblPrEx>
          <w:tblCellMar>
            <w:top w:w="0" w:type="dxa"/>
            <w:left w:w="108" w:type="dxa"/>
            <w:bottom w:w="0" w:type="dxa"/>
            <w:right w:w="108" w:type="dxa"/>
          </w:tblCellMar>
        </w:tblPrEx>
        <w:trPr>
          <w:ins w:id="77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90B3140">
            <w:pPr>
              <w:jc w:val="center"/>
              <w:rPr>
                <w:ins w:id="774" w:author="Crystal Jing" w:date="2023-09-08T17:06:00Z"/>
                <w:b w:val="0"/>
                <w:bCs w:val="0"/>
                <w:caps w:val="0"/>
                <w:sz w:val="18"/>
                <w:szCs w:val="18"/>
                <w:lang w:eastAsia="zh-CN"/>
              </w:rPr>
            </w:pPr>
            <w:ins w:id="775" w:author="Crystal Jing" w:date="2023-09-08T17:06:00Z">
              <w:r>
                <w:rPr>
                  <w:rFonts w:hint="eastAsia"/>
                  <w:b/>
                  <w:bCs/>
                  <w:caps/>
                  <w:sz w:val="18"/>
                  <w:szCs w:val="18"/>
                  <w:lang w:eastAsia="zh-CN"/>
                </w:rPr>
                <w:t>1</w:t>
              </w:r>
            </w:ins>
            <w:ins w:id="776" w:author="Crystal Jing" w:date="2023-09-08T17:06:00Z">
              <w:r>
                <w:rPr>
                  <w:b/>
                  <w:bCs/>
                  <w:caps/>
                  <w:sz w:val="18"/>
                  <w:szCs w:val="18"/>
                  <w:lang w:eastAsia="zh-CN"/>
                </w:rPr>
                <w:t>-13</w:t>
              </w:r>
            </w:ins>
          </w:p>
        </w:tc>
        <w:tc>
          <w:tcPr>
            <w:tcW w:w="1680" w:type="dxa"/>
            <w:shd w:val="clear" w:color="auto" w:fill="FFFFFF" w:themeFill="background1"/>
          </w:tcPr>
          <w:p w14:paraId="6D6D5072">
            <w:pPr>
              <w:jc w:val="center"/>
              <w:rPr>
                <w:ins w:id="777" w:author="Crystal Jing" w:date="2023-09-08T17:06:00Z"/>
                <w:sz w:val="18"/>
                <w:szCs w:val="18"/>
                <w:lang w:eastAsia="zh-CN"/>
              </w:rPr>
            </w:pPr>
            <w:ins w:id="778" w:author="Crystal Jing" w:date="2023-09-08T17:06:00Z">
              <w:r>
                <w:rPr>
                  <w:sz w:val="18"/>
                  <w:szCs w:val="18"/>
                  <w:lang w:eastAsia="zh-CN"/>
                </w:rPr>
                <w:t>0.8723</w:t>
              </w:r>
            </w:ins>
          </w:p>
        </w:tc>
        <w:tc>
          <w:tcPr>
            <w:tcW w:w="1680" w:type="dxa"/>
            <w:shd w:val="clear" w:color="auto" w:fill="FFFFFF" w:themeFill="background1"/>
          </w:tcPr>
          <w:p w14:paraId="15B40A58">
            <w:pPr>
              <w:jc w:val="center"/>
              <w:rPr>
                <w:ins w:id="779" w:author="Crystal Jing" w:date="2023-09-08T17:06:00Z"/>
                <w:sz w:val="18"/>
                <w:szCs w:val="18"/>
                <w:lang w:eastAsia="zh-CN"/>
              </w:rPr>
            </w:pPr>
            <w:ins w:id="780" w:author="Crystal Jing" w:date="2023-09-08T17:06:00Z">
              <w:r>
                <w:rPr>
                  <w:sz w:val="18"/>
                  <w:szCs w:val="18"/>
                  <w:lang w:eastAsia="zh-CN"/>
                </w:rPr>
                <w:t>0.8723</w:t>
              </w:r>
            </w:ins>
          </w:p>
        </w:tc>
      </w:tr>
      <w:tr w14:paraId="056085B5">
        <w:tblPrEx>
          <w:tblCellMar>
            <w:top w:w="0" w:type="dxa"/>
            <w:left w:w="108" w:type="dxa"/>
            <w:bottom w:w="0" w:type="dxa"/>
            <w:right w:w="108" w:type="dxa"/>
          </w:tblCellMar>
        </w:tblPrEx>
        <w:trPr>
          <w:ins w:id="78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AD20B99">
            <w:pPr>
              <w:jc w:val="center"/>
              <w:rPr>
                <w:ins w:id="782" w:author="Crystal Jing" w:date="2023-09-08T17:06:00Z"/>
                <w:b w:val="0"/>
                <w:bCs w:val="0"/>
                <w:caps w:val="0"/>
                <w:sz w:val="18"/>
                <w:szCs w:val="18"/>
                <w:lang w:eastAsia="zh-CN"/>
              </w:rPr>
            </w:pPr>
            <w:ins w:id="783" w:author="Crystal Jing" w:date="2023-09-08T17:06:00Z">
              <w:r>
                <w:rPr>
                  <w:rFonts w:hint="eastAsia"/>
                  <w:b/>
                  <w:bCs/>
                  <w:caps/>
                  <w:sz w:val="18"/>
                  <w:szCs w:val="18"/>
                  <w:lang w:eastAsia="zh-CN"/>
                </w:rPr>
                <w:t>1</w:t>
              </w:r>
            </w:ins>
            <w:ins w:id="784" w:author="Crystal Jing" w:date="2023-09-08T17:06:00Z">
              <w:r>
                <w:rPr>
                  <w:b/>
                  <w:bCs/>
                  <w:caps/>
                  <w:sz w:val="18"/>
                  <w:szCs w:val="18"/>
                  <w:lang w:eastAsia="zh-CN"/>
                </w:rPr>
                <w:t>-14</w:t>
              </w:r>
            </w:ins>
          </w:p>
        </w:tc>
        <w:tc>
          <w:tcPr>
            <w:tcW w:w="1680" w:type="dxa"/>
            <w:shd w:val="clear" w:color="auto" w:fill="FFFFFF" w:themeFill="background1"/>
          </w:tcPr>
          <w:p w14:paraId="2713C7C6">
            <w:pPr>
              <w:jc w:val="center"/>
              <w:rPr>
                <w:ins w:id="785" w:author="Crystal Jing" w:date="2023-09-08T17:06:00Z"/>
                <w:sz w:val="18"/>
                <w:szCs w:val="18"/>
                <w:lang w:eastAsia="zh-CN"/>
              </w:rPr>
            </w:pPr>
            <w:ins w:id="786" w:author="Crystal Jing" w:date="2023-09-08T17:06:00Z">
              <w:r>
                <w:rPr>
                  <w:sz w:val="18"/>
                  <w:szCs w:val="18"/>
                  <w:lang w:eastAsia="zh-CN"/>
                </w:rPr>
                <w:t>0.8936</w:t>
              </w:r>
            </w:ins>
          </w:p>
        </w:tc>
        <w:tc>
          <w:tcPr>
            <w:tcW w:w="1680" w:type="dxa"/>
            <w:shd w:val="clear" w:color="auto" w:fill="FFFFFF" w:themeFill="background1"/>
          </w:tcPr>
          <w:p w14:paraId="3CE3AC94">
            <w:pPr>
              <w:jc w:val="center"/>
              <w:rPr>
                <w:ins w:id="787" w:author="Crystal Jing" w:date="2023-09-08T17:06:00Z"/>
                <w:sz w:val="18"/>
                <w:szCs w:val="18"/>
                <w:lang w:eastAsia="zh-CN"/>
              </w:rPr>
            </w:pPr>
            <w:ins w:id="788" w:author="Crystal Jing" w:date="2023-09-08T17:06:00Z">
              <w:r>
                <w:rPr>
                  <w:sz w:val="18"/>
                  <w:szCs w:val="18"/>
                  <w:lang w:eastAsia="zh-CN"/>
                </w:rPr>
                <w:t>0.8723</w:t>
              </w:r>
            </w:ins>
          </w:p>
        </w:tc>
      </w:tr>
      <w:tr w14:paraId="5B8AAB92">
        <w:tblPrEx>
          <w:tblCellMar>
            <w:top w:w="0" w:type="dxa"/>
            <w:left w:w="108" w:type="dxa"/>
            <w:bottom w:w="0" w:type="dxa"/>
            <w:right w:w="108" w:type="dxa"/>
          </w:tblCellMar>
        </w:tblPrEx>
        <w:trPr>
          <w:ins w:id="78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2F61F5C">
            <w:pPr>
              <w:jc w:val="center"/>
              <w:rPr>
                <w:ins w:id="790" w:author="Crystal Jing" w:date="2023-09-08T17:06:00Z"/>
                <w:b w:val="0"/>
                <w:bCs w:val="0"/>
                <w:caps w:val="0"/>
                <w:sz w:val="18"/>
                <w:szCs w:val="18"/>
                <w:lang w:eastAsia="zh-CN"/>
              </w:rPr>
            </w:pPr>
            <w:ins w:id="791" w:author="Crystal Jing" w:date="2023-09-08T17:06:00Z">
              <w:r>
                <w:rPr>
                  <w:rFonts w:hint="eastAsia"/>
                  <w:b/>
                  <w:bCs/>
                  <w:caps/>
                  <w:sz w:val="18"/>
                  <w:szCs w:val="18"/>
                  <w:lang w:eastAsia="zh-CN"/>
                </w:rPr>
                <w:t>1</w:t>
              </w:r>
            </w:ins>
            <w:ins w:id="792" w:author="Crystal Jing" w:date="2023-09-08T17:06:00Z">
              <w:r>
                <w:rPr>
                  <w:b/>
                  <w:bCs/>
                  <w:caps/>
                  <w:sz w:val="18"/>
                  <w:szCs w:val="18"/>
                  <w:lang w:eastAsia="zh-CN"/>
                </w:rPr>
                <w:t>-15</w:t>
              </w:r>
            </w:ins>
          </w:p>
        </w:tc>
        <w:tc>
          <w:tcPr>
            <w:tcW w:w="1680" w:type="dxa"/>
            <w:shd w:val="clear" w:color="auto" w:fill="FFFFFF" w:themeFill="background1"/>
          </w:tcPr>
          <w:p w14:paraId="171DE584">
            <w:pPr>
              <w:jc w:val="center"/>
              <w:rPr>
                <w:ins w:id="793" w:author="Crystal Jing" w:date="2023-09-08T17:06:00Z"/>
                <w:sz w:val="18"/>
                <w:szCs w:val="18"/>
                <w:lang w:eastAsia="zh-CN"/>
              </w:rPr>
            </w:pPr>
            <w:ins w:id="794" w:author="Crystal Jing" w:date="2023-09-08T17:06:00Z">
              <w:r>
                <w:rPr>
                  <w:sz w:val="18"/>
                  <w:szCs w:val="18"/>
                  <w:lang w:eastAsia="zh-CN"/>
                </w:rPr>
                <w:t>0.8723</w:t>
              </w:r>
            </w:ins>
          </w:p>
        </w:tc>
        <w:tc>
          <w:tcPr>
            <w:tcW w:w="1680" w:type="dxa"/>
            <w:shd w:val="clear" w:color="auto" w:fill="FFFFFF" w:themeFill="background1"/>
          </w:tcPr>
          <w:p w14:paraId="70FAAB4D">
            <w:pPr>
              <w:jc w:val="center"/>
              <w:rPr>
                <w:ins w:id="795" w:author="Crystal Jing" w:date="2023-09-08T17:06:00Z"/>
                <w:sz w:val="18"/>
                <w:szCs w:val="18"/>
                <w:lang w:eastAsia="zh-CN"/>
              </w:rPr>
            </w:pPr>
            <w:ins w:id="796" w:author="Crystal Jing" w:date="2023-09-08T17:06:00Z">
              <w:r>
                <w:rPr>
                  <w:sz w:val="18"/>
                  <w:szCs w:val="18"/>
                  <w:lang w:eastAsia="zh-CN"/>
                </w:rPr>
                <w:t>0.8723</w:t>
              </w:r>
            </w:ins>
          </w:p>
        </w:tc>
      </w:tr>
      <w:tr w14:paraId="72268343">
        <w:tblPrEx>
          <w:tblCellMar>
            <w:top w:w="0" w:type="dxa"/>
            <w:left w:w="108" w:type="dxa"/>
            <w:bottom w:w="0" w:type="dxa"/>
            <w:right w:w="108" w:type="dxa"/>
          </w:tblCellMar>
        </w:tblPrEx>
        <w:trPr>
          <w:ins w:id="79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1E4F0F4">
            <w:pPr>
              <w:jc w:val="center"/>
              <w:rPr>
                <w:ins w:id="798" w:author="Crystal Jing" w:date="2023-09-08T17:06:00Z"/>
                <w:b w:val="0"/>
                <w:bCs w:val="0"/>
                <w:caps w:val="0"/>
                <w:sz w:val="18"/>
                <w:szCs w:val="18"/>
                <w:lang w:eastAsia="zh-CN"/>
              </w:rPr>
            </w:pPr>
            <w:ins w:id="799" w:author="Crystal Jing" w:date="2023-09-08T17:06:00Z">
              <w:r>
                <w:rPr>
                  <w:rFonts w:hint="eastAsia"/>
                  <w:b/>
                  <w:bCs/>
                  <w:caps/>
                  <w:sz w:val="18"/>
                  <w:szCs w:val="18"/>
                  <w:lang w:eastAsia="zh-CN"/>
                </w:rPr>
                <w:t>1</w:t>
              </w:r>
            </w:ins>
            <w:ins w:id="800" w:author="Crystal Jing" w:date="2023-09-08T17:06:00Z">
              <w:r>
                <w:rPr>
                  <w:b/>
                  <w:bCs/>
                  <w:caps/>
                  <w:sz w:val="18"/>
                  <w:szCs w:val="18"/>
                  <w:lang w:eastAsia="zh-CN"/>
                </w:rPr>
                <w:t>-16</w:t>
              </w:r>
            </w:ins>
          </w:p>
        </w:tc>
        <w:tc>
          <w:tcPr>
            <w:tcW w:w="1680" w:type="dxa"/>
            <w:shd w:val="clear" w:color="auto" w:fill="FFFFFF" w:themeFill="background1"/>
          </w:tcPr>
          <w:p w14:paraId="76FCB693">
            <w:pPr>
              <w:jc w:val="center"/>
              <w:rPr>
                <w:ins w:id="801" w:author="Crystal Jing" w:date="2023-09-08T17:06:00Z"/>
                <w:sz w:val="18"/>
                <w:szCs w:val="18"/>
                <w:lang w:eastAsia="zh-CN"/>
              </w:rPr>
            </w:pPr>
            <w:ins w:id="802" w:author="Crystal Jing" w:date="2023-09-08T17:06:00Z">
              <w:r>
                <w:rPr>
                  <w:sz w:val="18"/>
                  <w:szCs w:val="18"/>
                  <w:lang w:eastAsia="zh-CN"/>
                </w:rPr>
                <w:t>0.9149</w:t>
              </w:r>
            </w:ins>
          </w:p>
        </w:tc>
        <w:tc>
          <w:tcPr>
            <w:tcW w:w="1680" w:type="dxa"/>
            <w:shd w:val="clear" w:color="auto" w:fill="FFFFFF" w:themeFill="background1"/>
          </w:tcPr>
          <w:p w14:paraId="57F52202">
            <w:pPr>
              <w:jc w:val="center"/>
              <w:rPr>
                <w:ins w:id="803" w:author="Crystal Jing" w:date="2023-09-08T17:06:00Z"/>
                <w:sz w:val="18"/>
                <w:szCs w:val="18"/>
                <w:lang w:eastAsia="zh-CN"/>
              </w:rPr>
            </w:pPr>
            <w:ins w:id="804" w:author="Crystal Jing" w:date="2023-09-08T17:06:00Z">
              <w:r>
                <w:rPr>
                  <w:sz w:val="18"/>
                  <w:szCs w:val="18"/>
                  <w:lang w:eastAsia="zh-CN"/>
                </w:rPr>
                <w:t>0.9149</w:t>
              </w:r>
            </w:ins>
          </w:p>
        </w:tc>
      </w:tr>
      <w:tr w14:paraId="0D48B925">
        <w:tblPrEx>
          <w:tblCellMar>
            <w:top w:w="0" w:type="dxa"/>
            <w:left w:w="108" w:type="dxa"/>
            <w:bottom w:w="0" w:type="dxa"/>
            <w:right w:w="108" w:type="dxa"/>
          </w:tblCellMar>
        </w:tblPrEx>
        <w:trPr>
          <w:ins w:id="80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4A8687B1">
            <w:pPr>
              <w:jc w:val="center"/>
              <w:rPr>
                <w:ins w:id="806" w:author="Crystal Jing" w:date="2023-09-08T17:06:00Z"/>
                <w:b w:val="0"/>
                <w:bCs w:val="0"/>
                <w:caps w:val="0"/>
                <w:sz w:val="18"/>
                <w:szCs w:val="18"/>
                <w:lang w:eastAsia="zh-CN"/>
              </w:rPr>
            </w:pPr>
            <w:ins w:id="807" w:author="Crystal Jing" w:date="2023-09-08T17:06:00Z">
              <w:r>
                <w:rPr>
                  <w:rFonts w:hint="eastAsia"/>
                  <w:b/>
                  <w:bCs/>
                  <w:caps/>
                  <w:sz w:val="18"/>
                  <w:szCs w:val="18"/>
                  <w:lang w:eastAsia="zh-CN"/>
                </w:rPr>
                <w:t>1</w:t>
              </w:r>
            </w:ins>
            <w:ins w:id="808" w:author="Crystal Jing" w:date="2023-09-08T17:06:00Z">
              <w:r>
                <w:rPr>
                  <w:b/>
                  <w:bCs/>
                  <w:caps/>
                  <w:sz w:val="18"/>
                  <w:szCs w:val="18"/>
                  <w:lang w:eastAsia="zh-CN"/>
                </w:rPr>
                <w:t>-17</w:t>
              </w:r>
            </w:ins>
          </w:p>
        </w:tc>
        <w:tc>
          <w:tcPr>
            <w:tcW w:w="1680" w:type="dxa"/>
            <w:shd w:val="clear" w:color="auto" w:fill="FFFFFF" w:themeFill="background1"/>
          </w:tcPr>
          <w:p w14:paraId="26106FF0">
            <w:pPr>
              <w:jc w:val="center"/>
              <w:rPr>
                <w:ins w:id="809" w:author="Crystal Jing" w:date="2023-09-08T17:06:00Z"/>
                <w:sz w:val="18"/>
                <w:szCs w:val="18"/>
                <w:lang w:eastAsia="zh-CN"/>
              </w:rPr>
            </w:pPr>
            <w:ins w:id="810" w:author="Crystal Jing" w:date="2023-09-08T17:06:00Z">
              <w:r>
                <w:rPr>
                  <w:sz w:val="18"/>
                  <w:szCs w:val="18"/>
                  <w:lang w:eastAsia="zh-CN"/>
                </w:rPr>
                <w:t>0.8511</w:t>
              </w:r>
            </w:ins>
          </w:p>
        </w:tc>
        <w:tc>
          <w:tcPr>
            <w:tcW w:w="1680" w:type="dxa"/>
            <w:shd w:val="clear" w:color="auto" w:fill="FFFFFF" w:themeFill="background1"/>
          </w:tcPr>
          <w:p w14:paraId="5FA30D79">
            <w:pPr>
              <w:jc w:val="center"/>
              <w:rPr>
                <w:ins w:id="811" w:author="Crystal Jing" w:date="2023-09-08T17:06:00Z"/>
                <w:sz w:val="18"/>
                <w:szCs w:val="18"/>
                <w:lang w:eastAsia="zh-CN"/>
              </w:rPr>
            </w:pPr>
            <w:ins w:id="812" w:author="Crystal Jing" w:date="2023-09-08T17:06:00Z">
              <w:r>
                <w:rPr>
                  <w:sz w:val="18"/>
                  <w:szCs w:val="18"/>
                  <w:lang w:eastAsia="zh-CN"/>
                </w:rPr>
                <w:t>0.8511</w:t>
              </w:r>
            </w:ins>
          </w:p>
        </w:tc>
      </w:tr>
      <w:tr w14:paraId="595EC8A5">
        <w:tblPrEx>
          <w:tblCellMar>
            <w:top w:w="0" w:type="dxa"/>
            <w:left w:w="108" w:type="dxa"/>
            <w:bottom w:w="0" w:type="dxa"/>
            <w:right w:w="108" w:type="dxa"/>
          </w:tblCellMar>
        </w:tblPrEx>
        <w:trPr>
          <w:ins w:id="813" w:author="Crystal Jing" w:date="2023-09-08T17:06: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39F38048">
            <w:pPr>
              <w:jc w:val="center"/>
              <w:rPr>
                <w:ins w:id="814" w:author="Crystal Jing" w:date="2023-09-08T17:06:00Z"/>
                <w:b w:val="0"/>
                <w:bCs w:val="0"/>
                <w:caps w:val="0"/>
                <w:sz w:val="18"/>
                <w:szCs w:val="18"/>
                <w:lang w:eastAsia="zh-CN"/>
              </w:rPr>
            </w:pPr>
            <w:ins w:id="815" w:author="Crystal Jing" w:date="2023-09-08T17:06:00Z">
              <w:r>
                <w:rPr>
                  <w:rFonts w:hint="eastAsia"/>
                  <w:b/>
                  <w:bCs/>
                  <w:caps/>
                  <w:sz w:val="18"/>
                  <w:szCs w:val="18"/>
                  <w:lang w:eastAsia="zh-CN"/>
                </w:rPr>
                <w:t>1</w:t>
              </w:r>
            </w:ins>
            <w:ins w:id="816" w:author="Crystal Jing" w:date="2023-09-08T17:06:00Z">
              <w:r>
                <w:rPr>
                  <w:b/>
                  <w:bCs/>
                  <w:caps/>
                  <w:sz w:val="18"/>
                  <w:szCs w:val="18"/>
                  <w:lang w:eastAsia="zh-CN"/>
                </w:rPr>
                <w:t>-18</w:t>
              </w:r>
            </w:ins>
          </w:p>
        </w:tc>
        <w:tc>
          <w:tcPr>
            <w:tcW w:w="1680" w:type="dxa"/>
            <w:tcBorders>
              <w:bottom w:val="single" w:color="auto" w:sz="12" w:space="0"/>
            </w:tcBorders>
            <w:shd w:val="clear" w:color="auto" w:fill="FFFFFF" w:themeFill="background1"/>
          </w:tcPr>
          <w:p w14:paraId="4D8D1AB4">
            <w:pPr>
              <w:jc w:val="center"/>
              <w:rPr>
                <w:ins w:id="817" w:author="Crystal Jing" w:date="2023-09-08T17:06:00Z"/>
                <w:sz w:val="18"/>
                <w:szCs w:val="18"/>
                <w:lang w:eastAsia="zh-CN"/>
              </w:rPr>
            </w:pPr>
            <w:ins w:id="818" w:author="Crystal Jing" w:date="2023-09-08T17:06:00Z">
              <w:r>
                <w:rPr>
                  <w:sz w:val="18"/>
                  <w:szCs w:val="18"/>
                  <w:lang w:eastAsia="zh-CN"/>
                </w:rPr>
                <w:t>0.9149</w:t>
              </w:r>
            </w:ins>
          </w:p>
        </w:tc>
        <w:tc>
          <w:tcPr>
            <w:tcW w:w="1680" w:type="dxa"/>
            <w:tcBorders>
              <w:bottom w:val="single" w:color="auto" w:sz="12" w:space="0"/>
            </w:tcBorders>
            <w:shd w:val="clear" w:color="auto" w:fill="FFFFFF" w:themeFill="background1"/>
          </w:tcPr>
          <w:p w14:paraId="39464F58">
            <w:pPr>
              <w:jc w:val="center"/>
              <w:rPr>
                <w:ins w:id="819" w:author="Crystal Jing" w:date="2023-09-08T17:06:00Z"/>
                <w:sz w:val="18"/>
                <w:szCs w:val="18"/>
                <w:lang w:eastAsia="zh-CN"/>
              </w:rPr>
            </w:pPr>
            <w:ins w:id="820" w:author="Crystal Jing" w:date="2023-09-08T17:06:00Z">
              <w:r>
                <w:rPr>
                  <w:sz w:val="18"/>
                  <w:szCs w:val="18"/>
                  <w:lang w:eastAsia="zh-CN"/>
                </w:rPr>
                <w:t>0.9149</w:t>
              </w:r>
            </w:ins>
          </w:p>
        </w:tc>
      </w:tr>
    </w:tbl>
    <w:p w14:paraId="24444E71">
      <w:pPr>
        <w:widowControl w:val="0"/>
        <w:spacing w:line="252" w:lineRule="auto"/>
        <w:ind w:firstLine="200" w:firstLineChars="100"/>
        <w:jc w:val="center"/>
        <w:rPr>
          <w:ins w:id="821" w:author="Crystal Jing" w:date="2023-09-08T17:06:00Z"/>
          <w:b/>
          <w:bCs/>
          <w:color w:val="000000"/>
        </w:rPr>
      </w:pPr>
      <w:ins w:id="822" w:author="Crystal Jing" w:date="2023-09-08T17:06:00Z">
        <w:r>
          <w:rPr>
            <w:b/>
            <w:bCs/>
            <w:color w:val="000000"/>
          </w:rPr>
          <w:t>TABLE Ⅱ</w:t>
        </w:r>
      </w:ins>
    </w:p>
    <w:p w14:paraId="6B81F920">
      <w:pPr>
        <w:widowControl w:val="0"/>
        <w:spacing w:line="252" w:lineRule="auto"/>
        <w:ind w:firstLine="200" w:firstLineChars="100"/>
        <w:jc w:val="center"/>
        <w:rPr>
          <w:ins w:id="823" w:author="Crystal Jing" w:date="2023-09-08T17:06:00Z"/>
          <w:b/>
          <w:bCs/>
          <w:color w:val="000000"/>
          <w:lang w:eastAsia="zh-CN"/>
        </w:rPr>
      </w:pPr>
      <w:ins w:id="824" w:author="Crystal Jing" w:date="2023-09-08T17:06:00Z">
        <w:r>
          <w:rPr>
            <w:b/>
            <w:bCs/>
            <w:color w:val="000000"/>
            <w:lang w:eastAsia="zh-CN"/>
          </w:rPr>
          <w:t>MATCHING FROM LOW DIMENSIONS.</w:t>
        </w:r>
      </w:ins>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3548A925">
        <w:trPr>
          <w:ins w:id="825" w:author="Crystal Jing" w:date="2023-09-08T17:06:00Z"/>
        </w:trPr>
        <w:tc>
          <w:tcPr>
            <w:tcW w:w="5040" w:type="dxa"/>
            <w:gridSpan w:val="3"/>
            <w:tcBorders>
              <w:bottom w:val="single" w:color="auto" w:sz="12" w:space="0"/>
              <w:right w:val="nil"/>
            </w:tcBorders>
          </w:tcPr>
          <w:p w14:paraId="743F23AD">
            <w:pPr>
              <w:jc w:val="both"/>
              <w:rPr>
                <w:ins w:id="826" w:author="Crystal Jing" w:date="2023-09-08T17:06:00Z"/>
                <w:b w:val="0"/>
                <w:bCs w:val="0"/>
                <w:caps w:val="0"/>
                <w:lang w:eastAsia="zh-CN"/>
              </w:rPr>
            </w:pPr>
          </w:p>
        </w:tc>
      </w:tr>
      <w:tr w14:paraId="42054F88">
        <w:tblPrEx>
          <w:tblCellMar>
            <w:top w:w="0" w:type="dxa"/>
            <w:left w:w="108" w:type="dxa"/>
            <w:bottom w:w="0" w:type="dxa"/>
            <w:right w:w="108" w:type="dxa"/>
          </w:tblCellMar>
        </w:tblPrEx>
        <w:trPr>
          <w:ins w:id="827" w:author="Crystal Jing" w:date="2023-09-08T17:06: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3F8DCFAD">
            <w:pPr>
              <w:jc w:val="center"/>
              <w:rPr>
                <w:ins w:id="828" w:author="Crystal Jing" w:date="2023-09-08T17:06:00Z"/>
                <w:b w:val="0"/>
                <w:bCs w:val="0"/>
                <w:caps w:val="0"/>
                <w:lang w:eastAsia="zh-CN"/>
              </w:rPr>
            </w:pPr>
            <w:ins w:id="829" w:author="Crystal Jing" w:date="2023-09-08T17:06:00Z">
              <w:r>
                <w:rPr>
                  <w:b/>
                  <w:bCs/>
                  <w:caps/>
                  <w:sz w:val="15"/>
                  <w:szCs w:val="15"/>
                  <w:lang w:eastAsia="zh-CN"/>
                </w:rPr>
                <w:t>latent code layers used</w:t>
              </w:r>
            </w:ins>
          </w:p>
        </w:tc>
        <w:tc>
          <w:tcPr>
            <w:tcW w:w="3360" w:type="dxa"/>
            <w:gridSpan w:val="2"/>
            <w:tcBorders>
              <w:top w:val="single" w:color="auto" w:sz="12" w:space="0"/>
            </w:tcBorders>
            <w:shd w:val="clear" w:color="auto" w:fill="FFFFFF" w:themeFill="background1"/>
          </w:tcPr>
          <w:p w14:paraId="3E64F484">
            <w:pPr>
              <w:jc w:val="center"/>
              <w:rPr>
                <w:ins w:id="830" w:author="Crystal Jing" w:date="2023-09-08T17:06:00Z"/>
                <w:b/>
                <w:bCs/>
                <w:lang w:eastAsia="zh-CN"/>
              </w:rPr>
            </w:pPr>
            <w:ins w:id="831" w:author="Crystal Jing" w:date="2023-09-08T17:06:00Z">
              <w:r>
                <w:rPr>
                  <w:b/>
                  <w:bCs/>
                  <w:lang w:eastAsia="zh-CN"/>
                </w:rPr>
                <w:t>Accuracy</w:t>
              </w:r>
            </w:ins>
          </w:p>
        </w:tc>
      </w:tr>
      <w:tr w14:paraId="2A445466">
        <w:tblPrEx>
          <w:tblCellMar>
            <w:top w:w="0" w:type="dxa"/>
            <w:left w:w="108" w:type="dxa"/>
            <w:bottom w:w="0" w:type="dxa"/>
            <w:right w:w="108" w:type="dxa"/>
          </w:tblCellMar>
        </w:tblPrEx>
        <w:trPr>
          <w:ins w:id="832" w:author="Crystal Jing" w:date="2023-09-08T17:06: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60C8FD9B">
            <w:pPr>
              <w:jc w:val="both"/>
              <w:rPr>
                <w:ins w:id="833" w:author="Crystal Jing" w:date="2023-09-08T17:06:00Z"/>
                <w:b w:val="0"/>
                <w:bCs w:val="0"/>
                <w:caps w:val="0"/>
                <w:lang w:eastAsia="zh-CN"/>
              </w:rPr>
            </w:pPr>
          </w:p>
        </w:tc>
        <w:tc>
          <w:tcPr>
            <w:tcW w:w="1680" w:type="dxa"/>
            <w:tcBorders>
              <w:bottom w:val="single" w:color="auto" w:sz="4" w:space="0"/>
            </w:tcBorders>
            <w:shd w:val="clear" w:color="auto" w:fill="FFFFFF" w:themeFill="background1"/>
          </w:tcPr>
          <w:p w14:paraId="19B5FE0D">
            <w:pPr>
              <w:jc w:val="both"/>
              <w:rPr>
                <w:ins w:id="834" w:author="Crystal Jing" w:date="2023-09-08T17:06:00Z"/>
                <w:sz w:val="18"/>
                <w:szCs w:val="18"/>
                <w:lang w:eastAsia="zh-CN"/>
              </w:rPr>
            </w:pPr>
            <w:ins w:id="835" w:author="Crystal Jing" w:date="2023-09-08T17:06:00Z">
              <w:r>
                <w:rPr>
                  <w:sz w:val="18"/>
                  <w:szCs w:val="18"/>
                  <w:lang w:eastAsia="zh-CN"/>
                </w:rPr>
                <w:t>Cosine similarity</w:t>
              </w:r>
            </w:ins>
          </w:p>
        </w:tc>
        <w:tc>
          <w:tcPr>
            <w:tcW w:w="1680" w:type="dxa"/>
            <w:tcBorders>
              <w:bottom w:val="single" w:color="auto" w:sz="4" w:space="0"/>
            </w:tcBorders>
            <w:shd w:val="clear" w:color="auto" w:fill="FFFFFF" w:themeFill="background1"/>
          </w:tcPr>
          <w:p w14:paraId="75DFEAEC">
            <w:pPr>
              <w:jc w:val="both"/>
              <w:rPr>
                <w:ins w:id="836" w:author="Crystal Jing" w:date="2023-09-08T17:06:00Z"/>
                <w:sz w:val="18"/>
                <w:szCs w:val="18"/>
                <w:lang w:eastAsia="zh-CN"/>
              </w:rPr>
            </w:pPr>
            <w:ins w:id="837" w:author="Crystal Jing" w:date="2023-09-08T17:06:00Z">
              <w:r>
                <w:rPr>
                  <w:sz w:val="18"/>
                  <w:szCs w:val="18"/>
                  <w:lang w:eastAsia="zh-CN"/>
                </w:rPr>
                <w:t>Euclidean distance</w:t>
              </w:r>
            </w:ins>
          </w:p>
        </w:tc>
      </w:tr>
      <w:tr w14:paraId="214AF317">
        <w:tblPrEx>
          <w:tblCellMar>
            <w:top w:w="0" w:type="dxa"/>
            <w:left w:w="108" w:type="dxa"/>
            <w:bottom w:w="0" w:type="dxa"/>
            <w:right w:w="108" w:type="dxa"/>
          </w:tblCellMar>
        </w:tblPrEx>
        <w:trPr>
          <w:ins w:id="838" w:author="Crystal Jing" w:date="2023-09-08T17:06: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1A669FDA">
            <w:pPr>
              <w:jc w:val="center"/>
              <w:rPr>
                <w:ins w:id="839" w:author="Crystal Jing" w:date="2023-09-08T17:06:00Z"/>
                <w:b w:val="0"/>
                <w:bCs w:val="0"/>
                <w:caps w:val="0"/>
                <w:sz w:val="18"/>
                <w:szCs w:val="18"/>
                <w:lang w:eastAsia="zh-CN"/>
              </w:rPr>
            </w:pPr>
            <w:ins w:id="840" w:author="Crystal Jing" w:date="2023-09-08T17:06:00Z">
              <w:r>
                <w:rPr>
                  <w:rFonts w:hint="eastAsia"/>
                  <w:b/>
                  <w:bCs/>
                  <w:caps/>
                  <w:sz w:val="18"/>
                  <w:szCs w:val="18"/>
                  <w:lang w:eastAsia="zh-CN"/>
                </w:rPr>
                <w:t>1</w:t>
              </w:r>
            </w:ins>
            <w:ins w:id="841" w:author="Crystal Jing" w:date="2023-09-08T17:06:00Z">
              <w:r>
                <w:rPr>
                  <w:b/>
                  <w:bCs/>
                  <w:caps/>
                  <w:sz w:val="18"/>
                  <w:szCs w:val="18"/>
                  <w:lang w:eastAsia="zh-CN"/>
                </w:rPr>
                <w:t>8-18</w:t>
              </w:r>
            </w:ins>
          </w:p>
        </w:tc>
        <w:tc>
          <w:tcPr>
            <w:tcW w:w="1680" w:type="dxa"/>
            <w:tcBorders>
              <w:top w:val="single" w:color="auto" w:sz="4" w:space="0"/>
            </w:tcBorders>
            <w:shd w:val="clear" w:color="auto" w:fill="FFFFFF" w:themeFill="background1"/>
          </w:tcPr>
          <w:p w14:paraId="6E0F3D04">
            <w:pPr>
              <w:jc w:val="center"/>
              <w:rPr>
                <w:ins w:id="842" w:author="Crystal Jing" w:date="2023-09-08T17:06:00Z"/>
                <w:sz w:val="18"/>
                <w:szCs w:val="18"/>
                <w:lang w:eastAsia="zh-CN"/>
              </w:rPr>
            </w:pPr>
            <w:ins w:id="843" w:author="Crystal Jing" w:date="2023-09-08T17:06:00Z">
              <w:r>
                <w:rPr>
                  <w:sz w:val="18"/>
                  <w:szCs w:val="18"/>
                  <w:lang w:eastAsia="zh-CN"/>
                </w:rPr>
                <w:t>0.1915</w:t>
              </w:r>
            </w:ins>
          </w:p>
        </w:tc>
        <w:tc>
          <w:tcPr>
            <w:tcW w:w="1680" w:type="dxa"/>
            <w:tcBorders>
              <w:top w:val="single" w:color="auto" w:sz="4" w:space="0"/>
            </w:tcBorders>
            <w:shd w:val="clear" w:color="auto" w:fill="FFFFFF" w:themeFill="background1"/>
          </w:tcPr>
          <w:p w14:paraId="59A4C5F3">
            <w:pPr>
              <w:jc w:val="center"/>
              <w:rPr>
                <w:ins w:id="844" w:author="Crystal Jing" w:date="2023-09-08T17:06:00Z"/>
                <w:sz w:val="18"/>
                <w:szCs w:val="18"/>
                <w:lang w:eastAsia="zh-CN"/>
              </w:rPr>
            </w:pPr>
            <w:ins w:id="845" w:author="Crystal Jing" w:date="2023-09-08T17:06:00Z">
              <w:r>
                <w:rPr>
                  <w:sz w:val="18"/>
                  <w:szCs w:val="18"/>
                  <w:lang w:eastAsia="zh-CN"/>
                </w:rPr>
                <w:t>0.1915</w:t>
              </w:r>
            </w:ins>
          </w:p>
        </w:tc>
      </w:tr>
      <w:tr w14:paraId="483BE1CA">
        <w:tblPrEx>
          <w:tblCellMar>
            <w:top w:w="0" w:type="dxa"/>
            <w:left w:w="108" w:type="dxa"/>
            <w:bottom w:w="0" w:type="dxa"/>
            <w:right w:w="108" w:type="dxa"/>
          </w:tblCellMar>
        </w:tblPrEx>
        <w:trPr>
          <w:ins w:id="84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35C7DD7">
            <w:pPr>
              <w:jc w:val="center"/>
              <w:rPr>
                <w:ins w:id="847" w:author="Crystal Jing" w:date="2023-09-08T17:06:00Z"/>
                <w:b w:val="0"/>
                <w:bCs w:val="0"/>
                <w:caps w:val="0"/>
                <w:sz w:val="18"/>
                <w:szCs w:val="18"/>
                <w:lang w:eastAsia="zh-CN"/>
              </w:rPr>
            </w:pPr>
            <w:ins w:id="848" w:author="Crystal Jing" w:date="2023-09-08T17:06:00Z">
              <w:r>
                <w:rPr>
                  <w:rFonts w:hint="eastAsia"/>
                  <w:b/>
                  <w:bCs/>
                  <w:caps/>
                  <w:sz w:val="18"/>
                  <w:szCs w:val="18"/>
                  <w:lang w:eastAsia="zh-CN"/>
                </w:rPr>
                <w:t>1</w:t>
              </w:r>
            </w:ins>
            <w:ins w:id="849" w:author="Crystal Jing" w:date="2023-09-08T17:06:00Z">
              <w:r>
                <w:rPr>
                  <w:b/>
                  <w:bCs/>
                  <w:caps/>
                  <w:sz w:val="18"/>
                  <w:szCs w:val="18"/>
                  <w:lang w:eastAsia="zh-CN"/>
                </w:rPr>
                <w:t>8-17</w:t>
              </w:r>
            </w:ins>
          </w:p>
        </w:tc>
        <w:tc>
          <w:tcPr>
            <w:tcW w:w="1680" w:type="dxa"/>
            <w:shd w:val="clear" w:color="auto" w:fill="FFFFFF" w:themeFill="background1"/>
          </w:tcPr>
          <w:p w14:paraId="1E547BB2">
            <w:pPr>
              <w:jc w:val="center"/>
              <w:rPr>
                <w:ins w:id="850" w:author="Crystal Jing" w:date="2023-09-08T17:06:00Z"/>
                <w:sz w:val="18"/>
                <w:szCs w:val="18"/>
                <w:lang w:eastAsia="zh-CN"/>
              </w:rPr>
            </w:pPr>
            <w:ins w:id="851" w:author="Crystal Jing" w:date="2023-09-08T17:06:00Z">
              <w:r>
                <w:rPr>
                  <w:sz w:val="18"/>
                  <w:szCs w:val="18"/>
                  <w:lang w:eastAsia="zh-CN"/>
                </w:rPr>
                <w:t>0.1702</w:t>
              </w:r>
            </w:ins>
          </w:p>
        </w:tc>
        <w:tc>
          <w:tcPr>
            <w:tcW w:w="1680" w:type="dxa"/>
            <w:shd w:val="clear" w:color="auto" w:fill="FFFFFF" w:themeFill="background1"/>
          </w:tcPr>
          <w:p w14:paraId="2A1A264B">
            <w:pPr>
              <w:jc w:val="center"/>
              <w:rPr>
                <w:ins w:id="852" w:author="Crystal Jing" w:date="2023-09-08T17:06:00Z"/>
                <w:sz w:val="18"/>
                <w:szCs w:val="18"/>
                <w:lang w:eastAsia="zh-CN"/>
              </w:rPr>
            </w:pPr>
            <w:ins w:id="853" w:author="Crystal Jing" w:date="2023-09-08T17:06:00Z">
              <w:r>
                <w:rPr>
                  <w:sz w:val="18"/>
                  <w:szCs w:val="18"/>
                  <w:lang w:eastAsia="zh-CN"/>
                </w:rPr>
                <w:t>0.1702</w:t>
              </w:r>
            </w:ins>
          </w:p>
        </w:tc>
      </w:tr>
      <w:tr w14:paraId="4C812B6C">
        <w:tblPrEx>
          <w:tblCellMar>
            <w:top w:w="0" w:type="dxa"/>
            <w:left w:w="108" w:type="dxa"/>
            <w:bottom w:w="0" w:type="dxa"/>
            <w:right w:w="108" w:type="dxa"/>
          </w:tblCellMar>
        </w:tblPrEx>
        <w:trPr>
          <w:ins w:id="85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C51D45B">
            <w:pPr>
              <w:jc w:val="center"/>
              <w:rPr>
                <w:ins w:id="855" w:author="Crystal Jing" w:date="2023-09-08T17:06:00Z"/>
                <w:b w:val="0"/>
                <w:bCs w:val="0"/>
                <w:caps w:val="0"/>
                <w:sz w:val="18"/>
                <w:szCs w:val="18"/>
                <w:lang w:eastAsia="zh-CN"/>
              </w:rPr>
            </w:pPr>
            <w:ins w:id="856" w:author="Crystal Jing" w:date="2023-09-08T17:06:00Z">
              <w:r>
                <w:rPr>
                  <w:rFonts w:hint="eastAsia"/>
                  <w:b/>
                  <w:bCs/>
                  <w:caps/>
                  <w:sz w:val="18"/>
                  <w:szCs w:val="18"/>
                  <w:lang w:eastAsia="zh-CN"/>
                </w:rPr>
                <w:t>1</w:t>
              </w:r>
            </w:ins>
            <w:ins w:id="857" w:author="Crystal Jing" w:date="2023-09-08T17:06:00Z">
              <w:r>
                <w:rPr>
                  <w:b/>
                  <w:bCs/>
                  <w:caps/>
                  <w:sz w:val="18"/>
                  <w:szCs w:val="18"/>
                  <w:lang w:eastAsia="zh-CN"/>
                </w:rPr>
                <w:t>8-16</w:t>
              </w:r>
            </w:ins>
          </w:p>
        </w:tc>
        <w:tc>
          <w:tcPr>
            <w:tcW w:w="1680" w:type="dxa"/>
            <w:shd w:val="clear" w:color="auto" w:fill="FFFFFF" w:themeFill="background1"/>
          </w:tcPr>
          <w:p w14:paraId="2A4C75F6">
            <w:pPr>
              <w:jc w:val="center"/>
              <w:rPr>
                <w:ins w:id="858" w:author="Crystal Jing" w:date="2023-09-08T17:06:00Z"/>
                <w:sz w:val="18"/>
                <w:szCs w:val="18"/>
                <w:lang w:eastAsia="zh-CN"/>
              </w:rPr>
            </w:pPr>
            <w:ins w:id="859" w:author="Crystal Jing" w:date="2023-09-08T17:06:00Z">
              <w:r>
                <w:rPr>
                  <w:sz w:val="18"/>
                  <w:szCs w:val="18"/>
                  <w:lang w:eastAsia="zh-CN"/>
                </w:rPr>
                <w:t>0.2766</w:t>
              </w:r>
            </w:ins>
          </w:p>
        </w:tc>
        <w:tc>
          <w:tcPr>
            <w:tcW w:w="1680" w:type="dxa"/>
            <w:shd w:val="clear" w:color="auto" w:fill="FFFFFF" w:themeFill="background1"/>
          </w:tcPr>
          <w:p w14:paraId="52561C1B">
            <w:pPr>
              <w:jc w:val="center"/>
              <w:rPr>
                <w:ins w:id="860" w:author="Crystal Jing" w:date="2023-09-08T17:06:00Z"/>
                <w:sz w:val="18"/>
                <w:szCs w:val="18"/>
                <w:lang w:eastAsia="zh-CN"/>
              </w:rPr>
            </w:pPr>
            <w:ins w:id="861" w:author="Crystal Jing" w:date="2023-09-08T17:06:00Z">
              <w:r>
                <w:rPr>
                  <w:sz w:val="18"/>
                  <w:szCs w:val="18"/>
                  <w:lang w:eastAsia="zh-CN"/>
                </w:rPr>
                <w:t>0.2766</w:t>
              </w:r>
            </w:ins>
          </w:p>
        </w:tc>
      </w:tr>
      <w:tr w14:paraId="03AEE829">
        <w:tblPrEx>
          <w:tblCellMar>
            <w:top w:w="0" w:type="dxa"/>
            <w:left w:w="108" w:type="dxa"/>
            <w:bottom w:w="0" w:type="dxa"/>
            <w:right w:w="108" w:type="dxa"/>
          </w:tblCellMar>
        </w:tblPrEx>
        <w:trPr>
          <w:ins w:id="86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26BB27E">
            <w:pPr>
              <w:jc w:val="center"/>
              <w:rPr>
                <w:ins w:id="863" w:author="Crystal Jing" w:date="2023-09-08T17:06:00Z"/>
                <w:b w:val="0"/>
                <w:bCs w:val="0"/>
                <w:caps w:val="0"/>
                <w:sz w:val="18"/>
                <w:szCs w:val="18"/>
                <w:lang w:eastAsia="zh-CN"/>
              </w:rPr>
            </w:pPr>
            <w:ins w:id="864" w:author="Crystal Jing" w:date="2023-09-08T17:06:00Z">
              <w:r>
                <w:rPr>
                  <w:rFonts w:hint="eastAsia"/>
                  <w:b/>
                  <w:bCs/>
                  <w:caps/>
                  <w:sz w:val="18"/>
                  <w:szCs w:val="18"/>
                  <w:lang w:eastAsia="zh-CN"/>
                </w:rPr>
                <w:t>1</w:t>
              </w:r>
            </w:ins>
            <w:ins w:id="865" w:author="Crystal Jing" w:date="2023-09-08T17:06:00Z">
              <w:r>
                <w:rPr>
                  <w:b/>
                  <w:bCs/>
                  <w:caps/>
                  <w:sz w:val="18"/>
                  <w:szCs w:val="18"/>
                  <w:lang w:eastAsia="zh-CN"/>
                </w:rPr>
                <w:t>8-15</w:t>
              </w:r>
            </w:ins>
          </w:p>
        </w:tc>
        <w:tc>
          <w:tcPr>
            <w:tcW w:w="1680" w:type="dxa"/>
            <w:shd w:val="clear" w:color="auto" w:fill="FFFFFF" w:themeFill="background1"/>
          </w:tcPr>
          <w:p w14:paraId="48AB4099">
            <w:pPr>
              <w:jc w:val="center"/>
              <w:rPr>
                <w:ins w:id="866" w:author="Crystal Jing" w:date="2023-09-08T17:06:00Z"/>
                <w:sz w:val="18"/>
                <w:szCs w:val="18"/>
                <w:lang w:eastAsia="zh-CN"/>
              </w:rPr>
            </w:pPr>
            <w:ins w:id="867" w:author="Crystal Jing" w:date="2023-09-08T17:06:00Z">
              <w:r>
                <w:rPr>
                  <w:sz w:val="18"/>
                  <w:szCs w:val="18"/>
                  <w:lang w:eastAsia="zh-CN"/>
                </w:rPr>
                <w:t>0.3830</w:t>
              </w:r>
            </w:ins>
          </w:p>
        </w:tc>
        <w:tc>
          <w:tcPr>
            <w:tcW w:w="1680" w:type="dxa"/>
            <w:shd w:val="clear" w:color="auto" w:fill="FFFFFF" w:themeFill="background1"/>
          </w:tcPr>
          <w:p w14:paraId="6CDA0997">
            <w:pPr>
              <w:jc w:val="center"/>
              <w:rPr>
                <w:ins w:id="868" w:author="Crystal Jing" w:date="2023-09-08T17:06:00Z"/>
                <w:sz w:val="18"/>
                <w:szCs w:val="18"/>
                <w:lang w:eastAsia="zh-CN"/>
              </w:rPr>
            </w:pPr>
            <w:ins w:id="869" w:author="Crystal Jing" w:date="2023-09-08T17:06:00Z">
              <w:r>
                <w:rPr>
                  <w:sz w:val="18"/>
                  <w:szCs w:val="18"/>
                  <w:lang w:eastAsia="zh-CN"/>
                </w:rPr>
                <w:t>0.3830</w:t>
              </w:r>
            </w:ins>
          </w:p>
        </w:tc>
      </w:tr>
      <w:tr w14:paraId="6EF2087A">
        <w:tblPrEx>
          <w:tblCellMar>
            <w:top w:w="0" w:type="dxa"/>
            <w:left w:w="108" w:type="dxa"/>
            <w:bottom w:w="0" w:type="dxa"/>
            <w:right w:w="108" w:type="dxa"/>
          </w:tblCellMar>
        </w:tblPrEx>
        <w:trPr>
          <w:ins w:id="87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80D1B93">
            <w:pPr>
              <w:jc w:val="center"/>
              <w:rPr>
                <w:ins w:id="871" w:author="Crystal Jing" w:date="2023-09-08T17:06:00Z"/>
                <w:b w:val="0"/>
                <w:bCs w:val="0"/>
                <w:caps w:val="0"/>
                <w:sz w:val="18"/>
                <w:szCs w:val="18"/>
                <w:lang w:eastAsia="zh-CN"/>
              </w:rPr>
            </w:pPr>
            <w:ins w:id="872" w:author="Crystal Jing" w:date="2023-09-08T17:06:00Z">
              <w:r>
                <w:rPr>
                  <w:rFonts w:hint="eastAsia"/>
                  <w:b/>
                  <w:bCs/>
                  <w:caps/>
                  <w:sz w:val="18"/>
                  <w:szCs w:val="18"/>
                  <w:lang w:eastAsia="zh-CN"/>
                </w:rPr>
                <w:t>1</w:t>
              </w:r>
            </w:ins>
            <w:ins w:id="873" w:author="Crystal Jing" w:date="2023-09-08T17:06:00Z">
              <w:r>
                <w:rPr>
                  <w:b/>
                  <w:bCs/>
                  <w:caps/>
                  <w:sz w:val="18"/>
                  <w:szCs w:val="18"/>
                  <w:lang w:eastAsia="zh-CN"/>
                </w:rPr>
                <w:t>8-14</w:t>
              </w:r>
            </w:ins>
          </w:p>
        </w:tc>
        <w:tc>
          <w:tcPr>
            <w:tcW w:w="1680" w:type="dxa"/>
            <w:shd w:val="clear" w:color="auto" w:fill="FFFFFF" w:themeFill="background1"/>
          </w:tcPr>
          <w:p w14:paraId="59E7B676">
            <w:pPr>
              <w:jc w:val="center"/>
              <w:rPr>
                <w:ins w:id="874" w:author="Crystal Jing" w:date="2023-09-08T17:06:00Z"/>
                <w:sz w:val="18"/>
                <w:szCs w:val="18"/>
                <w:lang w:eastAsia="zh-CN"/>
              </w:rPr>
            </w:pPr>
            <w:ins w:id="875" w:author="Crystal Jing" w:date="2023-09-08T17:06:00Z">
              <w:r>
                <w:rPr>
                  <w:sz w:val="18"/>
                  <w:szCs w:val="18"/>
                  <w:lang w:eastAsia="zh-CN"/>
                </w:rPr>
                <w:t>0.6383</w:t>
              </w:r>
            </w:ins>
          </w:p>
        </w:tc>
        <w:tc>
          <w:tcPr>
            <w:tcW w:w="1680" w:type="dxa"/>
            <w:shd w:val="clear" w:color="auto" w:fill="FFFFFF" w:themeFill="background1"/>
          </w:tcPr>
          <w:p w14:paraId="294FA177">
            <w:pPr>
              <w:jc w:val="center"/>
              <w:rPr>
                <w:ins w:id="876" w:author="Crystal Jing" w:date="2023-09-08T17:06:00Z"/>
                <w:sz w:val="18"/>
                <w:szCs w:val="18"/>
                <w:lang w:eastAsia="zh-CN"/>
              </w:rPr>
            </w:pPr>
            <w:ins w:id="877" w:author="Crystal Jing" w:date="2023-09-08T17:06:00Z">
              <w:r>
                <w:rPr>
                  <w:sz w:val="18"/>
                  <w:szCs w:val="18"/>
                  <w:lang w:eastAsia="zh-CN"/>
                </w:rPr>
                <w:t>0.6383</w:t>
              </w:r>
            </w:ins>
          </w:p>
        </w:tc>
      </w:tr>
      <w:tr w14:paraId="00DC5504">
        <w:tblPrEx>
          <w:tblCellMar>
            <w:top w:w="0" w:type="dxa"/>
            <w:left w:w="108" w:type="dxa"/>
            <w:bottom w:w="0" w:type="dxa"/>
            <w:right w:w="108" w:type="dxa"/>
          </w:tblCellMar>
        </w:tblPrEx>
        <w:trPr>
          <w:ins w:id="87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63C1DA4">
            <w:pPr>
              <w:jc w:val="center"/>
              <w:rPr>
                <w:ins w:id="879" w:author="Crystal Jing" w:date="2023-09-08T17:06:00Z"/>
                <w:b w:val="0"/>
                <w:bCs w:val="0"/>
                <w:caps w:val="0"/>
                <w:sz w:val="18"/>
                <w:szCs w:val="18"/>
                <w:lang w:eastAsia="zh-CN"/>
              </w:rPr>
            </w:pPr>
            <w:ins w:id="880" w:author="Crystal Jing" w:date="2023-09-08T17:06:00Z">
              <w:r>
                <w:rPr>
                  <w:rFonts w:hint="eastAsia"/>
                  <w:b/>
                  <w:bCs/>
                  <w:caps/>
                  <w:sz w:val="18"/>
                  <w:szCs w:val="18"/>
                  <w:lang w:eastAsia="zh-CN"/>
                </w:rPr>
                <w:t>1</w:t>
              </w:r>
            </w:ins>
            <w:ins w:id="881" w:author="Crystal Jing" w:date="2023-09-08T17:06:00Z">
              <w:r>
                <w:rPr>
                  <w:b/>
                  <w:bCs/>
                  <w:caps/>
                  <w:sz w:val="18"/>
                  <w:szCs w:val="18"/>
                  <w:lang w:eastAsia="zh-CN"/>
                </w:rPr>
                <w:t>8-13</w:t>
              </w:r>
            </w:ins>
          </w:p>
        </w:tc>
        <w:tc>
          <w:tcPr>
            <w:tcW w:w="1680" w:type="dxa"/>
            <w:shd w:val="clear" w:color="auto" w:fill="FFFFFF" w:themeFill="background1"/>
          </w:tcPr>
          <w:p w14:paraId="5B49F704">
            <w:pPr>
              <w:jc w:val="center"/>
              <w:rPr>
                <w:ins w:id="882" w:author="Crystal Jing" w:date="2023-09-08T17:06:00Z"/>
                <w:sz w:val="18"/>
                <w:szCs w:val="18"/>
                <w:lang w:eastAsia="zh-CN"/>
              </w:rPr>
            </w:pPr>
            <w:ins w:id="883" w:author="Crystal Jing" w:date="2023-09-08T17:06:00Z">
              <w:r>
                <w:rPr>
                  <w:sz w:val="18"/>
                  <w:szCs w:val="18"/>
                  <w:lang w:eastAsia="zh-CN"/>
                </w:rPr>
                <w:t>0.7234</w:t>
              </w:r>
            </w:ins>
          </w:p>
        </w:tc>
        <w:tc>
          <w:tcPr>
            <w:tcW w:w="1680" w:type="dxa"/>
            <w:shd w:val="clear" w:color="auto" w:fill="FFFFFF" w:themeFill="background1"/>
          </w:tcPr>
          <w:p w14:paraId="3F963782">
            <w:pPr>
              <w:jc w:val="center"/>
              <w:rPr>
                <w:ins w:id="884" w:author="Crystal Jing" w:date="2023-09-08T17:06:00Z"/>
                <w:sz w:val="18"/>
                <w:szCs w:val="18"/>
                <w:lang w:eastAsia="zh-CN"/>
              </w:rPr>
            </w:pPr>
            <w:ins w:id="885" w:author="Crystal Jing" w:date="2023-09-08T17:06:00Z">
              <w:r>
                <w:rPr>
                  <w:sz w:val="18"/>
                  <w:szCs w:val="18"/>
                  <w:lang w:eastAsia="zh-CN"/>
                </w:rPr>
                <w:t>0.7021</w:t>
              </w:r>
            </w:ins>
          </w:p>
        </w:tc>
      </w:tr>
      <w:tr w14:paraId="52394614">
        <w:tblPrEx>
          <w:tblCellMar>
            <w:top w:w="0" w:type="dxa"/>
            <w:left w:w="108" w:type="dxa"/>
            <w:bottom w:w="0" w:type="dxa"/>
            <w:right w:w="108" w:type="dxa"/>
          </w:tblCellMar>
        </w:tblPrEx>
        <w:trPr>
          <w:ins w:id="88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FB62550">
            <w:pPr>
              <w:jc w:val="center"/>
              <w:rPr>
                <w:ins w:id="887" w:author="Crystal Jing" w:date="2023-09-08T17:06:00Z"/>
                <w:b w:val="0"/>
                <w:bCs w:val="0"/>
                <w:caps w:val="0"/>
                <w:sz w:val="18"/>
                <w:szCs w:val="18"/>
                <w:lang w:eastAsia="zh-CN"/>
              </w:rPr>
            </w:pPr>
            <w:ins w:id="888" w:author="Crystal Jing" w:date="2023-09-08T17:06:00Z">
              <w:r>
                <w:rPr>
                  <w:rFonts w:hint="eastAsia"/>
                  <w:b/>
                  <w:bCs/>
                  <w:caps/>
                  <w:sz w:val="18"/>
                  <w:szCs w:val="18"/>
                  <w:lang w:eastAsia="zh-CN"/>
                </w:rPr>
                <w:t>1</w:t>
              </w:r>
            </w:ins>
            <w:ins w:id="889" w:author="Crystal Jing" w:date="2023-09-08T17:06:00Z">
              <w:r>
                <w:rPr>
                  <w:b/>
                  <w:bCs/>
                  <w:caps/>
                  <w:sz w:val="18"/>
                  <w:szCs w:val="18"/>
                  <w:lang w:eastAsia="zh-CN"/>
                </w:rPr>
                <w:t>8-12</w:t>
              </w:r>
            </w:ins>
          </w:p>
        </w:tc>
        <w:tc>
          <w:tcPr>
            <w:tcW w:w="1680" w:type="dxa"/>
            <w:shd w:val="clear" w:color="auto" w:fill="FFFFFF" w:themeFill="background1"/>
          </w:tcPr>
          <w:p w14:paraId="29C24402">
            <w:pPr>
              <w:jc w:val="center"/>
              <w:rPr>
                <w:ins w:id="890" w:author="Crystal Jing" w:date="2023-09-08T17:06:00Z"/>
                <w:sz w:val="18"/>
                <w:szCs w:val="18"/>
                <w:lang w:eastAsia="zh-CN"/>
              </w:rPr>
            </w:pPr>
            <w:ins w:id="891" w:author="Crystal Jing" w:date="2023-09-08T17:06:00Z">
              <w:r>
                <w:rPr>
                  <w:sz w:val="18"/>
                  <w:szCs w:val="18"/>
                  <w:lang w:eastAsia="zh-CN"/>
                </w:rPr>
                <w:t>0.7021</w:t>
              </w:r>
            </w:ins>
          </w:p>
        </w:tc>
        <w:tc>
          <w:tcPr>
            <w:tcW w:w="1680" w:type="dxa"/>
            <w:shd w:val="clear" w:color="auto" w:fill="FFFFFF" w:themeFill="background1"/>
          </w:tcPr>
          <w:p w14:paraId="1CB7CCD2">
            <w:pPr>
              <w:jc w:val="center"/>
              <w:rPr>
                <w:ins w:id="892" w:author="Crystal Jing" w:date="2023-09-08T17:06:00Z"/>
                <w:sz w:val="18"/>
                <w:szCs w:val="18"/>
                <w:lang w:eastAsia="zh-CN"/>
              </w:rPr>
            </w:pPr>
            <w:ins w:id="893" w:author="Crystal Jing" w:date="2023-09-08T17:06:00Z">
              <w:r>
                <w:rPr>
                  <w:sz w:val="18"/>
                  <w:szCs w:val="18"/>
                  <w:lang w:eastAsia="zh-CN"/>
                </w:rPr>
                <w:t>0.6809</w:t>
              </w:r>
            </w:ins>
          </w:p>
        </w:tc>
      </w:tr>
      <w:tr w14:paraId="3B375EB5">
        <w:tblPrEx>
          <w:tblCellMar>
            <w:top w:w="0" w:type="dxa"/>
            <w:left w:w="108" w:type="dxa"/>
            <w:bottom w:w="0" w:type="dxa"/>
            <w:right w:w="108" w:type="dxa"/>
          </w:tblCellMar>
        </w:tblPrEx>
        <w:trPr>
          <w:ins w:id="89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A424EC8">
            <w:pPr>
              <w:jc w:val="center"/>
              <w:rPr>
                <w:ins w:id="895" w:author="Crystal Jing" w:date="2023-09-08T17:06:00Z"/>
                <w:b w:val="0"/>
                <w:bCs w:val="0"/>
                <w:caps w:val="0"/>
                <w:sz w:val="18"/>
                <w:szCs w:val="18"/>
                <w:lang w:eastAsia="zh-CN"/>
              </w:rPr>
            </w:pPr>
            <w:ins w:id="896" w:author="Crystal Jing" w:date="2023-09-08T17:06:00Z">
              <w:r>
                <w:rPr>
                  <w:rFonts w:hint="eastAsia"/>
                  <w:b/>
                  <w:bCs/>
                  <w:caps/>
                  <w:sz w:val="18"/>
                  <w:szCs w:val="18"/>
                  <w:lang w:eastAsia="zh-CN"/>
                </w:rPr>
                <w:t>1</w:t>
              </w:r>
            </w:ins>
            <w:ins w:id="897" w:author="Crystal Jing" w:date="2023-09-08T17:06:00Z">
              <w:r>
                <w:rPr>
                  <w:b/>
                  <w:bCs/>
                  <w:caps/>
                  <w:sz w:val="18"/>
                  <w:szCs w:val="18"/>
                  <w:lang w:eastAsia="zh-CN"/>
                </w:rPr>
                <w:t>8-11</w:t>
              </w:r>
            </w:ins>
          </w:p>
        </w:tc>
        <w:tc>
          <w:tcPr>
            <w:tcW w:w="1680" w:type="dxa"/>
            <w:shd w:val="clear" w:color="auto" w:fill="FFFFFF" w:themeFill="background1"/>
          </w:tcPr>
          <w:p w14:paraId="5CD54B30">
            <w:pPr>
              <w:jc w:val="center"/>
              <w:rPr>
                <w:ins w:id="898" w:author="Crystal Jing" w:date="2023-09-08T17:06:00Z"/>
                <w:sz w:val="18"/>
                <w:szCs w:val="18"/>
                <w:lang w:eastAsia="zh-CN"/>
              </w:rPr>
            </w:pPr>
            <w:ins w:id="899" w:author="Crystal Jing" w:date="2023-09-08T17:06:00Z">
              <w:r>
                <w:rPr>
                  <w:sz w:val="18"/>
                  <w:szCs w:val="18"/>
                  <w:lang w:eastAsia="zh-CN"/>
                </w:rPr>
                <w:t>0.8298</w:t>
              </w:r>
            </w:ins>
          </w:p>
        </w:tc>
        <w:tc>
          <w:tcPr>
            <w:tcW w:w="1680" w:type="dxa"/>
            <w:shd w:val="clear" w:color="auto" w:fill="FFFFFF" w:themeFill="background1"/>
          </w:tcPr>
          <w:p w14:paraId="7DB24614">
            <w:pPr>
              <w:jc w:val="center"/>
              <w:rPr>
                <w:ins w:id="900" w:author="Crystal Jing" w:date="2023-09-08T17:06:00Z"/>
                <w:sz w:val="18"/>
                <w:szCs w:val="18"/>
                <w:lang w:eastAsia="zh-CN"/>
              </w:rPr>
            </w:pPr>
            <w:ins w:id="901" w:author="Crystal Jing" w:date="2023-09-08T17:06:00Z">
              <w:r>
                <w:rPr>
                  <w:sz w:val="18"/>
                  <w:szCs w:val="18"/>
                  <w:lang w:eastAsia="zh-CN"/>
                </w:rPr>
                <w:t>0.8085</w:t>
              </w:r>
            </w:ins>
          </w:p>
        </w:tc>
      </w:tr>
      <w:tr w14:paraId="5D72DA61">
        <w:tblPrEx>
          <w:tblCellMar>
            <w:top w:w="0" w:type="dxa"/>
            <w:left w:w="108" w:type="dxa"/>
            <w:bottom w:w="0" w:type="dxa"/>
            <w:right w:w="108" w:type="dxa"/>
          </w:tblCellMar>
        </w:tblPrEx>
        <w:trPr>
          <w:ins w:id="90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6391FE4">
            <w:pPr>
              <w:jc w:val="center"/>
              <w:rPr>
                <w:ins w:id="903" w:author="Crystal Jing" w:date="2023-09-08T17:06:00Z"/>
                <w:b w:val="0"/>
                <w:bCs w:val="0"/>
                <w:caps w:val="0"/>
                <w:sz w:val="18"/>
                <w:szCs w:val="18"/>
                <w:lang w:eastAsia="zh-CN"/>
              </w:rPr>
            </w:pPr>
            <w:ins w:id="904" w:author="Crystal Jing" w:date="2023-09-08T17:06:00Z">
              <w:r>
                <w:rPr>
                  <w:rFonts w:hint="eastAsia"/>
                  <w:b/>
                  <w:bCs/>
                  <w:caps/>
                  <w:sz w:val="18"/>
                  <w:szCs w:val="18"/>
                  <w:lang w:eastAsia="zh-CN"/>
                </w:rPr>
                <w:t>1</w:t>
              </w:r>
            </w:ins>
            <w:ins w:id="905" w:author="Crystal Jing" w:date="2023-09-08T17:06:00Z">
              <w:r>
                <w:rPr>
                  <w:b/>
                  <w:bCs/>
                  <w:caps/>
                  <w:sz w:val="18"/>
                  <w:szCs w:val="18"/>
                  <w:lang w:eastAsia="zh-CN"/>
                </w:rPr>
                <w:t>8-10</w:t>
              </w:r>
            </w:ins>
          </w:p>
        </w:tc>
        <w:tc>
          <w:tcPr>
            <w:tcW w:w="1680" w:type="dxa"/>
            <w:shd w:val="clear" w:color="auto" w:fill="FFFFFF" w:themeFill="background1"/>
          </w:tcPr>
          <w:p w14:paraId="68895B5F">
            <w:pPr>
              <w:jc w:val="center"/>
              <w:rPr>
                <w:ins w:id="906" w:author="Crystal Jing" w:date="2023-09-08T17:06:00Z"/>
                <w:sz w:val="18"/>
                <w:szCs w:val="18"/>
                <w:lang w:eastAsia="zh-CN"/>
              </w:rPr>
            </w:pPr>
            <w:ins w:id="907" w:author="Crystal Jing" w:date="2023-09-08T17:06:00Z">
              <w:r>
                <w:rPr>
                  <w:sz w:val="18"/>
                  <w:szCs w:val="18"/>
                  <w:lang w:eastAsia="zh-CN"/>
                </w:rPr>
                <w:t>0.8298</w:t>
              </w:r>
            </w:ins>
          </w:p>
        </w:tc>
        <w:tc>
          <w:tcPr>
            <w:tcW w:w="1680" w:type="dxa"/>
            <w:shd w:val="clear" w:color="auto" w:fill="FFFFFF" w:themeFill="background1"/>
          </w:tcPr>
          <w:p w14:paraId="78833AC7">
            <w:pPr>
              <w:jc w:val="center"/>
              <w:rPr>
                <w:ins w:id="908" w:author="Crystal Jing" w:date="2023-09-08T17:06:00Z"/>
                <w:sz w:val="18"/>
                <w:szCs w:val="18"/>
                <w:lang w:eastAsia="zh-CN"/>
              </w:rPr>
            </w:pPr>
            <w:ins w:id="909" w:author="Crystal Jing" w:date="2023-09-08T17:06:00Z">
              <w:r>
                <w:rPr>
                  <w:sz w:val="18"/>
                  <w:szCs w:val="18"/>
                  <w:lang w:eastAsia="zh-CN"/>
                </w:rPr>
                <w:t>0.8298</w:t>
              </w:r>
            </w:ins>
          </w:p>
        </w:tc>
      </w:tr>
      <w:tr w14:paraId="5D9E6091">
        <w:tblPrEx>
          <w:tblCellMar>
            <w:top w:w="0" w:type="dxa"/>
            <w:left w:w="108" w:type="dxa"/>
            <w:bottom w:w="0" w:type="dxa"/>
            <w:right w:w="108" w:type="dxa"/>
          </w:tblCellMar>
        </w:tblPrEx>
        <w:trPr>
          <w:ins w:id="91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A309F45">
            <w:pPr>
              <w:jc w:val="center"/>
              <w:rPr>
                <w:ins w:id="911" w:author="Crystal Jing" w:date="2023-09-08T17:06:00Z"/>
                <w:b w:val="0"/>
                <w:bCs w:val="0"/>
                <w:caps w:val="0"/>
                <w:sz w:val="18"/>
                <w:szCs w:val="18"/>
                <w:lang w:eastAsia="zh-CN"/>
              </w:rPr>
            </w:pPr>
            <w:ins w:id="912" w:author="Crystal Jing" w:date="2023-09-08T17:06:00Z">
              <w:r>
                <w:rPr>
                  <w:rFonts w:hint="eastAsia"/>
                  <w:b/>
                  <w:bCs/>
                  <w:caps/>
                  <w:sz w:val="18"/>
                  <w:szCs w:val="18"/>
                  <w:lang w:eastAsia="zh-CN"/>
                </w:rPr>
                <w:t>1</w:t>
              </w:r>
            </w:ins>
            <w:ins w:id="913" w:author="Crystal Jing" w:date="2023-09-08T17:06:00Z">
              <w:r>
                <w:rPr>
                  <w:b/>
                  <w:bCs/>
                  <w:caps/>
                  <w:sz w:val="18"/>
                  <w:szCs w:val="18"/>
                  <w:lang w:eastAsia="zh-CN"/>
                </w:rPr>
                <w:t>8-9</w:t>
              </w:r>
            </w:ins>
          </w:p>
        </w:tc>
        <w:tc>
          <w:tcPr>
            <w:tcW w:w="1680" w:type="dxa"/>
            <w:shd w:val="clear" w:color="auto" w:fill="FFFFFF" w:themeFill="background1"/>
          </w:tcPr>
          <w:p w14:paraId="565AE059">
            <w:pPr>
              <w:jc w:val="center"/>
              <w:rPr>
                <w:ins w:id="914" w:author="Crystal Jing" w:date="2023-09-08T17:06:00Z"/>
                <w:sz w:val="18"/>
                <w:szCs w:val="18"/>
                <w:lang w:eastAsia="zh-CN"/>
              </w:rPr>
            </w:pPr>
            <w:ins w:id="915" w:author="Crystal Jing" w:date="2023-09-08T17:06:00Z">
              <w:r>
                <w:rPr>
                  <w:sz w:val="18"/>
                  <w:szCs w:val="18"/>
                  <w:lang w:eastAsia="zh-CN"/>
                </w:rPr>
                <w:t>0.8936</w:t>
              </w:r>
            </w:ins>
          </w:p>
        </w:tc>
        <w:tc>
          <w:tcPr>
            <w:tcW w:w="1680" w:type="dxa"/>
            <w:shd w:val="clear" w:color="auto" w:fill="FFFFFF" w:themeFill="background1"/>
          </w:tcPr>
          <w:p w14:paraId="775D9EB4">
            <w:pPr>
              <w:jc w:val="center"/>
              <w:rPr>
                <w:ins w:id="916" w:author="Crystal Jing" w:date="2023-09-08T17:06:00Z"/>
                <w:sz w:val="18"/>
                <w:szCs w:val="18"/>
                <w:lang w:eastAsia="zh-CN"/>
              </w:rPr>
            </w:pPr>
            <w:ins w:id="917" w:author="Crystal Jing" w:date="2023-09-08T17:06:00Z">
              <w:r>
                <w:rPr>
                  <w:sz w:val="18"/>
                  <w:szCs w:val="18"/>
                  <w:lang w:eastAsia="zh-CN"/>
                </w:rPr>
                <w:t>0.8936</w:t>
              </w:r>
            </w:ins>
          </w:p>
        </w:tc>
      </w:tr>
      <w:tr w14:paraId="1C417197">
        <w:tblPrEx>
          <w:tblCellMar>
            <w:top w:w="0" w:type="dxa"/>
            <w:left w:w="108" w:type="dxa"/>
            <w:bottom w:w="0" w:type="dxa"/>
            <w:right w:w="108" w:type="dxa"/>
          </w:tblCellMar>
        </w:tblPrEx>
        <w:trPr>
          <w:ins w:id="91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FEB7A36">
            <w:pPr>
              <w:jc w:val="center"/>
              <w:rPr>
                <w:ins w:id="919" w:author="Crystal Jing" w:date="2023-09-08T17:06:00Z"/>
                <w:b w:val="0"/>
                <w:bCs w:val="0"/>
                <w:caps w:val="0"/>
                <w:sz w:val="18"/>
                <w:szCs w:val="18"/>
                <w:lang w:eastAsia="zh-CN"/>
              </w:rPr>
            </w:pPr>
            <w:ins w:id="920" w:author="Crystal Jing" w:date="2023-09-08T17:06:00Z">
              <w:r>
                <w:rPr>
                  <w:rFonts w:hint="eastAsia"/>
                  <w:b/>
                  <w:bCs/>
                  <w:caps/>
                  <w:sz w:val="18"/>
                  <w:szCs w:val="18"/>
                  <w:lang w:eastAsia="zh-CN"/>
                </w:rPr>
                <w:t>1</w:t>
              </w:r>
            </w:ins>
            <w:ins w:id="921" w:author="Crystal Jing" w:date="2023-09-08T17:06:00Z">
              <w:r>
                <w:rPr>
                  <w:b/>
                  <w:bCs/>
                  <w:caps/>
                  <w:sz w:val="18"/>
                  <w:szCs w:val="18"/>
                  <w:lang w:eastAsia="zh-CN"/>
                </w:rPr>
                <w:t>8-8</w:t>
              </w:r>
            </w:ins>
          </w:p>
        </w:tc>
        <w:tc>
          <w:tcPr>
            <w:tcW w:w="1680" w:type="dxa"/>
            <w:shd w:val="clear" w:color="auto" w:fill="FFFFFF" w:themeFill="background1"/>
          </w:tcPr>
          <w:p w14:paraId="27BC33CC">
            <w:pPr>
              <w:jc w:val="center"/>
              <w:rPr>
                <w:ins w:id="922" w:author="Crystal Jing" w:date="2023-09-08T17:06:00Z"/>
                <w:sz w:val="18"/>
                <w:szCs w:val="18"/>
                <w:lang w:eastAsia="zh-CN"/>
              </w:rPr>
            </w:pPr>
            <w:ins w:id="923" w:author="Crystal Jing" w:date="2023-09-08T17:06:00Z">
              <w:r>
                <w:rPr>
                  <w:sz w:val="18"/>
                  <w:szCs w:val="18"/>
                  <w:lang w:eastAsia="zh-CN"/>
                </w:rPr>
                <w:t>0.7872</w:t>
              </w:r>
            </w:ins>
          </w:p>
        </w:tc>
        <w:tc>
          <w:tcPr>
            <w:tcW w:w="1680" w:type="dxa"/>
            <w:shd w:val="clear" w:color="auto" w:fill="FFFFFF" w:themeFill="background1"/>
          </w:tcPr>
          <w:p w14:paraId="7A1BEC34">
            <w:pPr>
              <w:jc w:val="center"/>
              <w:rPr>
                <w:ins w:id="924" w:author="Crystal Jing" w:date="2023-09-08T17:06:00Z"/>
                <w:sz w:val="18"/>
                <w:szCs w:val="18"/>
                <w:lang w:eastAsia="zh-CN"/>
              </w:rPr>
            </w:pPr>
            <w:ins w:id="925" w:author="Crystal Jing" w:date="2023-09-08T17:06:00Z">
              <w:r>
                <w:rPr>
                  <w:sz w:val="18"/>
                  <w:szCs w:val="18"/>
                  <w:lang w:eastAsia="zh-CN"/>
                </w:rPr>
                <w:t>0.7872</w:t>
              </w:r>
            </w:ins>
          </w:p>
        </w:tc>
      </w:tr>
      <w:tr w14:paraId="4FDCCE64">
        <w:tblPrEx>
          <w:tblCellMar>
            <w:top w:w="0" w:type="dxa"/>
            <w:left w:w="108" w:type="dxa"/>
            <w:bottom w:w="0" w:type="dxa"/>
            <w:right w:w="108" w:type="dxa"/>
          </w:tblCellMar>
        </w:tblPrEx>
        <w:trPr>
          <w:ins w:id="92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5AF7A83">
            <w:pPr>
              <w:jc w:val="center"/>
              <w:rPr>
                <w:ins w:id="927" w:author="Crystal Jing" w:date="2023-09-08T17:06:00Z"/>
                <w:b w:val="0"/>
                <w:bCs w:val="0"/>
                <w:caps w:val="0"/>
                <w:sz w:val="18"/>
                <w:szCs w:val="18"/>
                <w:lang w:eastAsia="zh-CN"/>
              </w:rPr>
            </w:pPr>
            <w:ins w:id="928" w:author="Crystal Jing" w:date="2023-09-08T17:06:00Z">
              <w:r>
                <w:rPr>
                  <w:rFonts w:hint="eastAsia"/>
                  <w:b/>
                  <w:bCs/>
                  <w:caps/>
                  <w:sz w:val="18"/>
                  <w:szCs w:val="18"/>
                  <w:lang w:eastAsia="zh-CN"/>
                </w:rPr>
                <w:t>1</w:t>
              </w:r>
            </w:ins>
            <w:ins w:id="929" w:author="Crystal Jing" w:date="2023-09-08T17:06:00Z">
              <w:r>
                <w:rPr>
                  <w:b/>
                  <w:bCs/>
                  <w:caps/>
                  <w:sz w:val="18"/>
                  <w:szCs w:val="18"/>
                  <w:lang w:eastAsia="zh-CN"/>
                </w:rPr>
                <w:t>8-7</w:t>
              </w:r>
            </w:ins>
          </w:p>
        </w:tc>
        <w:tc>
          <w:tcPr>
            <w:tcW w:w="1680" w:type="dxa"/>
            <w:shd w:val="clear" w:color="auto" w:fill="FFFFFF" w:themeFill="background1"/>
          </w:tcPr>
          <w:p w14:paraId="07FBA01A">
            <w:pPr>
              <w:jc w:val="center"/>
              <w:rPr>
                <w:ins w:id="930" w:author="Crystal Jing" w:date="2023-09-08T17:06:00Z"/>
                <w:sz w:val="18"/>
                <w:szCs w:val="18"/>
                <w:lang w:eastAsia="zh-CN"/>
              </w:rPr>
            </w:pPr>
            <w:ins w:id="931" w:author="Crystal Jing" w:date="2023-09-08T17:06:00Z">
              <w:r>
                <w:rPr>
                  <w:sz w:val="18"/>
                  <w:szCs w:val="18"/>
                  <w:lang w:eastAsia="zh-CN"/>
                </w:rPr>
                <w:t>0.8298</w:t>
              </w:r>
            </w:ins>
          </w:p>
        </w:tc>
        <w:tc>
          <w:tcPr>
            <w:tcW w:w="1680" w:type="dxa"/>
            <w:shd w:val="clear" w:color="auto" w:fill="FFFFFF" w:themeFill="background1"/>
          </w:tcPr>
          <w:p w14:paraId="5B39B4E0">
            <w:pPr>
              <w:jc w:val="center"/>
              <w:rPr>
                <w:ins w:id="932" w:author="Crystal Jing" w:date="2023-09-08T17:06:00Z"/>
                <w:sz w:val="18"/>
                <w:szCs w:val="18"/>
                <w:lang w:eastAsia="zh-CN"/>
              </w:rPr>
            </w:pPr>
            <w:ins w:id="933" w:author="Crystal Jing" w:date="2023-09-08T17:06:00Z">
              <w:r>
                <w:rPr>
                  <w:sz w:val="18"/>
                  <w:szCs w:val="18"/>
                  <w:lang w:eastAsia="zh-CN"/>
                </w:rPr>
                <w:t>0.8298</w:t>
              </w:r>
            </w:ins>
          </w:p>
        </w:tc>
      </w:tr>
      <w:tr w14:paraId="0C6F5A9F">
        <w:tblPrEx>
          <w:tblCellMar>
            <w:top w:w="0" w:type="dxa"/>
            <w:left w:w="108" w:type="dxa"/>
            <w:bottom w:w="0" w:type="dxa"/>
            <w:right w:w="108" w:type="dxa"/>
          </w:tblCellMar>
        </w:tblPrEx>
        <w:trPr>
          <w:ins w:id="93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4E6A413">
            <w:pPr>
              <w:jc w:val="center"/>
              <w:rPr>
                <w:ins w:id="935" w:author="Crystal Jing" w:date="2023-09-08T17:06:00Z"/>
                <w:b w:val="0"/>
                <w:bCs w:val="0"/>
                <w:caps w:val="0"/>
                <w:sz w:val="18"/>
                <w:szCs w:val="18"/>
                <w:lang w:eastAsia="zh-CN"/>
              </w:rPr>
            </w:pPr>
            <w:ins w:id="936" w:author="Crystal Jing" w:date="2023-09-08T17:06:00Z">
              <w:r>
                <w:rPr>
                  <w:rFonts w:hint="eastAsia"/>
                  <w:b/>
                  <w:bCs/>
                  <w:caps/>
                  <w:sz w:val="18"/>
                  <w:szCs w:val="18"/>
                  <w:lang w:eastAsia="zh-CN"/>
                </w:rPr>
                <w:t>1</w:t>
              </w:r>
            </w:ins>
            <w:ins w:id="937" w:author="Crystal Jing" w:date="2023-09-08T17:06:00Z">
              <w:r>
                <w:rPr>
                  <w:b/>
                  <w:bCs/>
                  <w:caps/>
                  <w:sz w:val="18"/>
                  <w:szCs w:val="18"/>
                  <w:lang w:eastAsia="zh-CN"/>
                </w:rPr>
                <w:t>8-6</w:t>
              </w:r>
            </w:ins>
          </w:p>
        </w:tc>
        <w:tc>
          <w:tcPr>
            <w:tcW w:w="1680" w:type="dxa"/>
            <w:shd w:val="clear" w:color="auto" w:fill="FFFFFF" w:themeFill="background1"/>
          </w:tcPr>
          <w:p w14:paraId="7F314D42">
            <w:pPr>
              <w:jc w:val="center"/>
              <w:rPr>
                <w:ins w:id="938" w:author="Crystal Jing" w:date="2023-09-08T17:06:00Z"/>
                <w:sz w:val="18"/>
                <w:szCs w:val="18"/>
                <w:lang w:eastAsia="zh-CN"/>
              </w:rPr>
            </w:pPr>
            <w:ins w:id="939" w:author="Crystal Jing" w:date="2023-09-08T17:06:00Z">
              <w:r>
                <w:rPr>
                  <w:sz w:val="18"/>
                  <w:szCs w:val="18"/>
                  <w:lang w:eastAsia="zh-CN"/>
                </w:rPr>
                <w:t>0.8085</w:t>
              </w:r>
            </w:ins>
          </w:p>
        </w:tc>
        <w:tc>
          <w:tcPr>
            <w:tcW w:w="1680" w:type="dxa"/>
            <w:shd w:val="clear" w:color="auto" w:fill="FFFFFF" w:themeFill="background1"/>
          </w:tcPr>
          <w:p w14:paraId="216DCD72">
            <w:pPr>
              <w:jc w:val="center"/>
              <w:rPr>
                <w:ins w:id="940" w:author="Crystal Jing" w:date="2023-09-08T17:06:00Z"/>
                <w:sz w:val="18"/>
                <w:szCs w:val="18"/>
                <w:lang w:eastAsia="zh-CN"/>
              </w:rPr>
            </w:pPr>
            <w:ins w:id="941" w:author="Crystal Jing" w:date="2023-09-08T17:06:00Z">
              <w:r>
                <w:rPr>
                  <w:sz w:val="18"/>
                  <w:szCs w:val="18"/>
                  <w:lang w:eastAsia="zh-CN"/>
                </w:rPr>
                <w:t>0.8085</w:t>
              </w:r>
            </w:ins>
          </w:p>
        </w:tc>
      </w:tr>
      <w:tr w14:paraId="2481759C">
        <w:tblPrEx>
          <w:tblCellMar>
            <w:top w:w="0" w:type="dxa"/>
            <w:left w:w="108" w:type="dxa"/>
            <w:bottom w:w="0" w:type="dxa"/>
            <w:right w:w="108" w:type="dxa"/>
          </w:tblCellMar>
        </w:tblPrEx>
        <w:trPr>
          <w:ins w:id="94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6F42ED3">
            <w:pPr>
              <w:jc w:val="center"/>
              <w:rPr>
                <w:ins w:id="943" w:author="Crystal Jing" w:date="2023-09-08T17:06:00Z"/>
                <w:b w:val="0"/>
                <w:bCs w:val="0"/>
                <w:caps w:val="0"/>
                <w:sz w:val="18"/>
                <w:szCs w:val="18"/>
                <w:lang w:eastAsia="zh-CN"/>
              </w:rPr>
            </w:pPr>
            <w:ins w:id="944" w:author="Crystal Jing" w:date="2023-09-08T17:06:00Z">
              <w:r>
                <w:rPr>
                  <w:rFonts w:hint="eastAsia"/>
                  <w:b/>
                  <w:bCs/>
                  <w:caps/>
                  <w:sz w:val="18"/>
                  <w:szCs w:val="18"/>
                  <w:lang w:eastAsia="zh-CN"/>
                </w:rPr>
                <w:t>1</w:t>
              </w:r>
            </w:ins>
            <w:ins w:id="945" w:author="Crystal Jing" w:date="2023-09-08T17:06:00Z">
              <w:r>
                <w:rPr>
                  <w:b/>
                  <w:bCs/>
                  <w:caps/>
                  <w:sz w:val="18"/>
                  <w:szCs w:val="18"/>
                  <w:lang w:eastAsia="zh-CN"/>
                </w:rPr>
                <w:t>8-5</w:t>
              </w:r>
            </w:ins>
          </w:p>
        </w:tc>
        <w:tc>
          <w:tcPr>
            <w:tcW w:w="1680" w:type="dxa"/>
            <w:shd w:val="clear" w:color="auto" w:fill="FFFFFF" w:themeFill="background1"/>
          </w:tcPr>
          <w:p w14:paraId="00B51CD0">
            <w:pPr>
              <w:jc w:val="center"/>
              <w:rPr>
                <w:ins w:id="946" w:author="Crystal Jing" w:date="2023-09-08T17:06:00Z"/>
                <w:sz w:val="18"/>
                <w:szCs w:val="18"/>
                <w:lang w:eastAsia="zh-CN"/>
              </w:rPr>
            </w:pPr>
            <w:ins w:id="947" w:author="Crystal Jing" w:date="2023-09-08T17:06:00Z">
              <w:r>
                <w:rPr>
                  <w:sz w:val="18"/>
                  <w:szCs w:val="18"/>
                  <w:lang w:eastAsia="zh-CN"/>
                </w:rPr>
                <w:t>0.7660</w:t>
              </w:r>
            </w:ins>
          </w:p>
        </w:tc>
        <w:tc>
          <w:tcPr>
            <w:tcW w:w="1680" w:type="dxa"/>
            <w:shd w:val="clear" w:color="auto" w:fill="FFFFFF" w:themeFill="background1"/>
          </w:tcPr>
          <w:p w14:paraId="3F1F07F7">
            <w:pPr>
              <w:jc w:val="center"/>
              <w:rPr>
                <w:ins w:id="948" w:author="Crystal Jing" w:date="2023-09-08T17:06:00Z"/>
                <w:sz w:val="18"/>
                <w:szCs w:val="18"/>
                <w:lang w:eastAsia="zh-CN"/>
              </w:rPr>
            </w:pPr>
            <w:ins w:id="949" w:author="Crystal Jing" w:date="2023-09-08T17:06:00Z">
              <w:r>
                <w:rPr>
                  <w:sz w:val="18"/>
                  <w:szCs w:val="18"/>
                  <w:lang w:eastAsia="zh-CN"/>
                </w:rPr>
                <w:t>0.7660</w:t>
              </w:r>
            </w:ins>
          </w:p>
        </w:tc>
      </w:tr>
      <w:tr w14:paraId="043BBD20">
        <w:tblPrEx>
          <w:tblCellMar>
            <w:top w:w="0" w:type="dxa"/>
            <w:left w:w="108" w:type="dxa"/>
            <w:bottom w:w="0" w:type="dxa"/>
            <w:right w:w="108" w:type="dxa"/>
          </w:tblCellMar>
        </w:tblPrEx>
        <w:trPr>
          <w:ins w:id="95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589AFAD">
            <w:pPr>
              <w:jc w:val="center"/>
              <w:rPr>
                <w:ins w:id="951" w:author="Crystal Jing" w:date="2023-09-08T17:06:00Z"/>
                <w:b w:val="0"/>
                <w:bCs w:val="0"/>
                <w:caps w:val="0"/>
                <w:sz w:val="18"/>
                <w:szCs w:val="18"/>
                <w:lang w:eastAsia="zh-CN"/>
              </w:rPr>
            </w:pPr>
            <w:ins w:id="952" w:author="Crystal Jing" w:date="2023-09-08T17:06:00Z">
              <w:r>
                <w:rPr>
                  <w:rFonts w:hint="eastAsia"/>
                  <w:b/>
                  <w:bCs/>
                  <w:caps/>
                  <w:sz w:val="18"/>
                  <w:szCs w:val="18"/>
                  <w:lang w:eastAsia="zh-CN"/>
                </w:rPr>
                <w:t>1</w:t>
              </w:r>
            </w:ins>
            <w:ins w:id="953" w:author="Crystal Jing" w:date="2023-09-08T17:06:00Z">
              <w:r>
                <w:rPr>
                  <w:b/>
                  <w:bCs/>
                  <w:caps/>
                  <w:sz w:val="18"/>
                  <w:szCs w:val="18"/>
                  <w:lang w:eastAsia="zh-CN"/>
                </w:rPr>
                <w:t>8-4</w:t>
              </w:r>
            </w:ins>
          </w:p>
        </w:tc>
        <w:tc>
          <w:tcPr>
            <w:tcW w:w="1680" w:type="dxa"/>
            <w:shd w:val="clear" w:color="auto" w:fill="FFFFFF" w:themeFill="background1"/>
          </w:tcPr>
          <w:p w14:paraId="5E2536B2">
            <w:pPr>
              <w:jc w:val="center"/>
              <w:rPr>
                <w:ins w:id="954" w:author="Crystal Jing" w:date="2023-09-08T17:06:00Z"/>
                <w:sz w:val="18"/>
                <w:szCs w:val="18"/>
                <w:lang w:eastAsia="zh-CN"/>
              </w:rPr>
            </w:pPr>
            <w:ins w:id="955" w:author="Crystal Jing" w:date="2023-09-08T17:06:00Z">
              <w:r>
                <w:rPr>
                  <w:sz w:val="18"/>
                  <w:szCs w:val="18"/>
                  <w:lang w:eastAsia="zh-CN"/>
                </w:rPr>
                <w:t>0.8298</w:t>
              </w:r>
            </w:ins>
          </w:p>
        </w:tc>
        <w:tc>
          <w:tcPr>
            <w:tcW w:w="1680" w:type="dxa"/>
            <w:shd w:val="clear" w:color="auto" w:fill="FFFFFF" w:themeFill="background1"/>
          </w:tcPr>
          <w:p w14:paraId="54B02301">
            <w:pPr>
              <w:jc w:val="center"/>
              <w:rPr>
                <w:ins w:id="956" w:author="Crystal Jing" w:date="2023-09-08T17:06:00Z"/>
                <w:sz w:val="18"/>
                <w:szCs w:val="18"/>
                <w:lang w:eastAsia="zh-CN"/>
              </w:rPr>
            </w:pPr>
            <w:ins w:id="957" w:author="Crystal Jing" w:date="2023-09-08T17:06:00Z">
              <w:r>
                <w:rPr>
                  <w:sz w:val="18"/>
                  <w:szCs w:val="18"/>
                  <w:lang w:eastAsia="zh-CN"/>
                </w:rPr>
                <w:t>0.7660</w:t>
              </w:r>
            </w:ins>
          </w:p>
        </w:tc>
      </w:tr>
      <w:tr w14:paraId="07ED594F">
        <w:tblPrEx>
          <w:tblCellMar>
            <w:top w:w="0" w:type="dxa"/>
            <w:left w:w="108" w:type="dxa"/>
            <w:bottom w:w="0" w:type="dxa"/>
            <w:right w:w="108" w:type="dxa"/>
          </w:tblCellMar>
        </w:tblPrEx>
        <w:trPr>
          <w:ins w:id="95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02D32D5A">
            <w:pPr>
              <w:jc w:val="center"/>
              <w:rPr>
                <w:ins w:id="959" w:author="Crystal Jing" w:date="2023-09-08T17:06:00Z"/>
                <w:b w:val="0"/>
                <w:bCs w:val="0"/>
                <w:caps w:val="0"/>
                <w:sz w:val="18"/>
                <w:szCs w:val="18"/>
                <w:lang w:eastAsia="zh-CN"/>
              </w:rPr>
            </w:pPr>
            <w:ins w:id="960" w:author="Crystal Jing" w:date="2023-09-08T17:06:00Z">
              <w:r>
                <w:rPr>
                  <w:rFonts w:hint="eastAsia"/>
                  <w:b/>
                  <w:bCs/>
                  <w:caps/>
                  <w:sz w:val="18"/>
                  <w:szCs w:val="18"/>
                  <w:lang w:eastAsia="zh-CN"/>
                </w:rPr>
                <w:t>1</w:t>
              </w:r>
            </w:ins>
            <w:ins w:id="961" w:author="Crystal Jing" w:date="2023-09-08T17:06:00Z">
              <w:r>
                <w:rPr>
                  <w:b/>
                  <w:bCs/>
                  <w:caps/>
                  <w:sz w:val="18"/>
                  <w:szCs w:val="18"/>
                  <w:lang w:eastAsia="zh-CN"/>
                </w:rPr>
                <w:t>8-3</w:t>
              </w:r>
            </w:ins>
          </w:p>
        </w:tc>
        <w:tc>
          <w:tcPr>
            <w:tcW w:w="1680" w:type="dxa"/>
            <w:shd w:val="clear" w:color="auto" w:fill="FFFFFF" w:themeFill="background1"/>
          </w:tcPr>
          <w:p w14:paraId="7A7F7610">
            <w:pPr>
              <w:jc w:val="center"/>
              <w:rPr>
                <w:ins w:id="962" w:author="Crystal Jing" w:date="2023-09-08T17:06:00Z"/>
                <w:sz w:val="18"/>
                <w:szCs w:val="18"/>
                <w:lang w:eastAsia="zh-CN"/>
              </w:rPr>
            </w:pPr>
            <w:ins w:id="963" w:author="Crystal Jing" w:date="2023-09-08T17:06:00Z">
              <w:r>
                <w:rPr>
                  <w:sz w:val="18"/>
                  <w:szCs w:val="18"/>
                  <w:lang w:eastAsia="zh-CN"/>
                </w:rPr>
                <w:t>0.8936</w:t>
              </w:r>
            </w:ins>
          </w:p>
        </w:tc>
        <w:tc>
          <w:tcPr>
            <w:tcW w:w="1680" w:type="dxa"/>
            <w:shd w:val="clear" w:color="auto" w:fill="FFFFFF" w:themeFill="background1"/>
          </w:tcPr>
          <w:p w14:paraId="06E12FA4">
            <w:pPr>
              <w:jc w:val="center"/>
              <w:rPr>
                <w:ins w:id="964" w:author="Crystal Jing" w:date="2023-09-08T17:06:00Z"/>
                <w:sz w:val="18"/>
                <w:szCs w:val="18"/>
                <w:lang w:eastAsia="zh-CN"/>
              </w:rPr>
            </w:pPr>
            <w:ins w:id="965" w:author="Crystal Jing" w:date="2023-09-08T17:06:00Z">
              <w:r>
                <w:rPr>
                  <w:sz w:val="18"/>
                  <w:szCs w:val="18"/>
                  <w:lang w:eastAsia="zh-CN"/>
                </w:rPr>
                <w:t>0.8723</w:t>
              </w:r>
            </w:ins>
          </w:p>
        </w:tc>
      </w:tr>
      <w:tr w14:paraId="6ECE0C96">
        <w:tblPrEx>
          <w:tblCellMar>
            <w:top w:w="0" w:type="dxa"/>
            <w:left w:w="108" w:type="dxa"/>
            <w:bottom w:w="0" w:type="dxa"/>
            <w:right w:w="108" w:type="dxa"/>
          </w:tblCellMar>
        </w:tblPrEx>
        <w:trPr>
          <w:ins w:id="96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787DE0D">
            <w:pPr>
              <w:jc w:val="center"/>
              <w:rPr>
                <w:ins w:id="967" w:author="Crystal Jing" w:date="2023-09-08T17:06:00Z"/>
                <w:b w:val="0"/>
                <w:bCs w:val="0"/>
                <w:caps w:val="0"/>
                <w:sz w:val="18"/>
                <w:szCs w:val="18"/>
                <w:lang w:eastAsia="zh-CN"/>
              </w:rPr>
            </w:pPr>
            <w:ins w:id="968" w:author="Crystal Jing" w:date="2023-09-08T17:06:00Z">
              <w:r>
                <w:rPr>
                  <w:rFonts w:hint="eastAsia"/>
                  <w:b/>
                  <w:bCs/>
                  <w:caps/>
                  <w:sz w:val="18"/>
                  <w:szCs w:val="18"/>
                  <w:lang w:eastAsia="zh-CN"/>
                </w:rPr>
                <w:t>1</w:t>
              </w:r>
            </w:ins>
            <w:ins w:id="969" w:author="Crystal Jing" w:date="2023-09-08T17:06:00Z">
              <w:r>
                <w:rPr>
                  <w:b/>
                  <w:bCs/>
                  <w:caps/>
                  <w:sz w:val="18"/>
                  <w:szCs w:val="18"/>
                  <w:lang w:eastAsia="zh-CN"/>
                </w:rPr>
                <w:t>8-2</w:t>
              </w:r>
            </w:ins>
          </w:p>
        </w:tc>
        <w:tc>
          <w:tcPr>
            <w:tcW w:w="1680" w:type="dxa"/>
            <w:shd w:val="clear" w:color="auto" w:fill="FFFFFF" w:themeFill="background1"/>
          </w:tcPr>
          <w:p w14:paraId="725E74F5">
            <w:pPr>
              <w:jc w:val="center"/>
              <w:rPr>
                <w:ins w:id="970" w:author="Crystal Jing" w:date="2023-09-08T17:06:00Z"/>
                <w:sz w:val="18"/>
                <w:szCs w:val="18"/>
                <w:lang w:eastAsia="zh-CN"/>
              </w:rPr>
            </w:pPr>
            <w:ins w:id="971" w:author="Crystal Jing" w:date="2023-09-08T17:06:00Z">
              <w:r>
                <w:rPr>
                  <w:sz w:val="18"/>
                  <w:szCs w:val="18"/>
                  <w:lang w:eastAsia="zh-CN"/>
                </w:rPr>
                <w:t>0.8511</w:t>
              </w:r>
            </w:ins>
          </w:p>
        </w:tc>
        <w:tc>
          <w:tcPr>
            <w:tcW w:w="1680" w:type="dxa"/>
            <w:shd w:val="clear" w:color="auto" w:fill="FFFFFF" w:themeFill="background1"/>
          </w:tcPr>
          <w:p w14:paraId="2CB9CBD9">
            <w:pPr>
              <w:jc w:val="center"/>
              <w:rPr>
                <w:ins w:id="972" w:author="Crystal Jing" w:date="2023-09-08T17:06:00Z"/>
                <w:sz w:val="18"/>
                <w:szCs w:val="18"/>
                <w:lang w:eastAsia="zh-CN"/>
              </w:rPr>
            </w:pPr>
            <w:ins w:id="973" w:author="Crystal Jing" w:date="2023-09-08T17:06:00Z">
              <w:r>
                <w:rPr>
                  <w:sz w:val="18"/>
                  <w:szCs w:val="18"/>
                  <w:lang w:eastAsia="zh-CN"/>
                </w:rPr>
                <w:t>0.8298</w:t>
              </w:r>
            </w:ins>
          </w:p>
        </w:tc>
      </w:tr>
      <w:tr w14:paraId="255A9FA5">
        <w:tblPrEx>
          <w:tblCellMar>
            <w:top w:w="0" w:type="dxa"/>
            <w:left w:w="108" w:type="dxa"/>
            <w:bottom w:w="0" w:type="dxa"/>
            <w:right w:w="108" w:type="dxa"/>
          </w:tblCellMar>
        </w:tblPrEx>
        <w:trPr>
          <w:ins w:id="974" w:author="Crystal Jing" w:date="2023-09-08T17:06: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71C5BEA4">
            <w:pPr>
              <w:jc w:val="center"/>
              <w:rPr>
                <w:ins w:id="975" w:author="Crystal Jing" w:date="2023-09-08T17:06:00Z"/>
                <w:b w:val="0"/>
                <w:bCs w:val="0"/>
                <w:caps w:val="0"/>
                <w:sz w:val="18"/>
                <w:szCs w:val="18"/>
                <w:lang w:eastAsia="zh-CN"/>
              </w:rPr>
            </w:pPr>
            <w:ins w:id="976" w:author="Crystal Jing" w:date="2023-09-08T17:06:00Z">
              <w:r>
                <w:rPr>
                  <w:rFonts w:hint="eastAsia"/>
                  <w:b/>
                  <w:bCs/>
                  <w:caps/>
                  <w:sz w:val="18"/>
                  <w:szCs w:val="18"/>
                  <w:lang w:eastAsia="zh-CN"/>
                </w:rPr>
                <w:t>1</w:t>
              </w:r>
            </w:ins>
            <w:ins w:id="977" w:author="Crystal Jing" w:date="2023-09-08T17:06:00Z">
              <w:r>
                <w:rPr>
                  <w:b/>
                  <w:bCs/>
                  <w:caps/>
                  <w:sz w:val="18"/>
                  <w:szCs w:val="18"/>
                  <w:lang w:eastAsia="zh-CN"/>
                </w:rPr>
                <w:t>8-1</w:t>
              </w:r>
            </w:ins>
          </w:p>
        </w:tc>
        <w:tc>
          <w:tcPr>
            <w:tcW w:w="1680" w:type="dxa"/>
            <w:tcBorders>
              <w:bottom w:val="single" w:color="auto" w:sz="12" w:space="0"/>
            </w:tcBorders>
            <w:shd w:val="clear" w:color="auto" w:fill="FFFFFF" w:themeFill="background1"/>
          </w:tcPr>
          <w:p w14:paraId="4A2F8600">
            <w:pPr>
              <w:jc w:val="center"/>
              <w:rPr>
                <w:ins w:id="978" w:author="Crystal Jing" w:date="2023-09-08T17:06:00Z"/>
                <w:sz w:val="18"/>
                <w:szCs w:val="18"/>
                <w:lang w:eastAsia="zh-CN"/>
              </w:rPr>
            </w:pPr>
            <w:ins w:id="979" w:author="Crystal Jing" w:date="2023-09-08T17:06:00Z">
              <w:r>
                <w:rPr>
                  <w:sz w:val="18"/>
                  <w:szCs w:val="18"/>
                  <w:lang w:eastAsia="zh-CN"/>
                </w:rPr>
                <w:t>0.9149</w:t>
              </w:r>
            </w:ins>
          </w:p>
        </w:tc>
        <w:tc>
          <w:tcPr>
            <w:tcW w:w="1680" w:type="dxa"/>
            <w:tcBorders>
              <w:bottom w:val="single" w:color="auto" w:sz="12" w:space="0"/>
            </w:tcBorders>
            <w:shd w:val="clear" w:color="auto" w:fill="FFFFFF" w:themeFill="background1"/>
          </w:tcPr>
          <w:p w14:paraId="1C34818C">
            <w:pPr>
              <w:jc w:val="center"/>
              <w:rPr>
                <w:ins w:id="980" w:author="Crystal Jing" w:date="2023-09-08T17:06:00Z"/>
                <w:sz w:val="18"/>
                <w:szCs w:val="18"/>
                <w:lang w:eastAsia="zh-CN"/>
              </w:rPr>
            </w:pPr>
            <w:ins w:id="981" w:author="Crystal Jing" w:date="2023-09-08T17:06:00Z">
              <w:r>
                <w:rPr>
                  <w:sz w:val="18"/>
                  <w:szCs w:val="18"/>
                  <w:lang w:eastAsia="zh-CN"/>
                </w:rPr>
                <w:t>0.9149</w:t>
              </w:r>
            </w:ins>
          </w:p>
        </w:tc>
      </w:tr>
    </w:tbl>
    <w:p w14:paraId="6DD3E6C0">
      <w:pPr>
        <w:widowControl w:val="0"/>
        <w:spacing w:line="252" w:lineRule="auto"/>
        <w:jc w:val="both"/>
        <w:rPr>
          <w:ins w:id="982"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2"/>
        </w:sectPr>
      </w:pPr>
    </w:p>
    <w:p w14:paraId="0CE0B835">
      <w:pPr>
        <w:widowControl w:val="0"/>
        <w:spacing w:line="252" w:lineRule="auto"/>
        <w:jc w:val="both"/>
        <w:rPr>
          <w:ins w:id="983"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1"/>
        </w:sectPr>
      </w:pPr>
    </w:p>
    <w:p w14:paraId="1FE9CAB4">
      <w:pPr>
        <w:widowControl w:val="0"/>
        <w:spacing w:line="252" w:lineRule="auto"/>
        <w:ind w:firstLine="0" w:firstLineChars="0"/>
        <w:jc w:val="both"/>
        <w:rPr>
          <w:color w:val="000000"/>
        </w:rPr>
        <w:pPrChange w:id="984" w:author="Crystal Jing" w:date="2023-09-08T17:05:00Z">
          <w:pPr>
            <w:widowControl w:val="0"/>
            <w:spacing w:line="252" w:lineRule="auto"/>
            <w:ind w:firstLine="200" w:firstLineChars="100"/>
            <w:jc w:val="both"/>
          </w:pPr>
        </w:pPrChange>
      </w:pPr>
      <w:r>
        <w:rPr>
          <w:color w:val="000000"/>
        </w:rPr>
        <w:t>variations and details in the data. In contrast, high-dimensional feature extractors are more inclined to capture global features that involve the overall structure and abstract concepts of the data.</w:t>
      </w:r>
    </w:p>
    <w:p w14:paraId="67120F04">
      <w:pPr>
        <w:widowControl w:val="0"/>
        <w:spacing w:line="252" w:lineRule="auto"/>
        <w:ind w:firstLine="200" w:firstLineChars="100"/>
        <w:jc w:val="both"/>
        <w:rPr>
          <w:color w:val="000000"/>
        </w:rPr>
      </w:pPr>
      <w:r>
        <w:rPr>
          <w:color w:val="000000"/>
        </w:rPr>
        <w:t xml:space="preserve">This view is particularly notable in applications in the field of face recognition. The increased reliance on high-dimensional </w:t>
      </w:r>
    </w:p>
    <w:p w14:paraId="1C03CD59">
      <w:pPr>
        <w:widowControl w:val="0"/>
        <w:spacing w:line="252" w:lineRule="auto"/>
        <w:jc w:val="both"/>
        <w:rPr>
          <w:del w:id="985"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622AF2F5">
      <w:pPr>
        <w:jc w:val="center"/>
        <w:rPr>
          <w:del w:id="986" w:author="Crystal Jing" w:date="2023-09-08T17:04:00Z"/>
          <w:rFonts w:ascii="宋体" w:hAnsi="宋体" w:eastAsia="宋体" w:cs="宋体"/>
          <w:b/>
          <w:bCs/>
          <w:sz w:val="24"/>
          <w:szCs w:val="24"/>
          <w:lang w:eastAsia="zh-CN"/>
        </w:rPr>
      </w:pPr>
      <w:del w:id="987" w:author="Crystal Jing" w:date="2023-09-08T17:04:00Z">
        <w:r>
          <w:rPr>
            <w:b/>
            <w:bCs/>
            <w:color w:val="000000"/>
          </w:rPr>
          <w:delText>TABLE I</w:delText>
        </w:r>
      </w:del>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15AF4658">
        <w:tblPrEx>
          <w:tblCellMar>
            <w:top w:w="0" w:type="dxa"/>
            <w:left w:w="108" w:type="dxa"/>
            <w:bottom w:w="0" w:type="dxa"/>
            <w:right w:w="108" w:type="dxa"/>
          </w:tblCellMar>
        </w:tblPrEx>
        <w:trPr>
          <w:del w:id="988" w:author="Crystal Jing" w:date="2023-09-08T17:04:00Z"/>
        </w:trPr>
        <w:tc>
          <w:tcPr>
            <w:tcW w:w="5040" w:type="dxa"/>
            <w:gridSpan w:val="3"/>
            <w:tcBorders>
              <w:bottom w:val="single" w:color="auto" w:sz="12" w:space="0"/>
              <w:right w:val="nil"/>
            </w:tcBorders>
          </w:tcPr>
          <w:p w14:paraId="24B79658">
            <w:pPr>
              <w:jc w:val="center"/>
              <w:rPr>
                <w:del w:id="989" w:author="Crystal Jing" w:date="2023-09-08T17:04:00Z"/>
                <w:rFonts w:eastAsia="宋体"/>
                <w:b/>
                <w:bCs/>
                <w:caps/>
                <w:color w:val="000000"/>
                <w:lang w:eastAsia="zh-CN"/>
              </w:rPr>
            </w:pPr>
            <w:del w:id="990" w:author="Crystal Jing" w:date="2023-09-08T17:04:00Z">
              <w:r>
                <w:rPr>
                  <w:rFonts w:eastAsia="宋体"/>
                  <w:b/>
                  <w:bCs/>
                  <w:caps/>
                  <w:color w:val="000000"/>
                  <w:lang w:eastAsia="zh-CN"/>
                </w:rPr>
                <w:delText>MATCHING FROM HIGH DIMENSIONS.</w:delText>
              </w:r>
            </w:del>
          </w:p>
          <w:p w14:paraId="320F72AE">
            <w:pPr>
              <w:jc w:val="center"/>
              <w:rPr>
                <w:del w:id="991" w:author="Crystal Jing" w:date="2023-09-08T17:04:00Z"/>
                <w:rFonts w:eastAsia="宋体"/>
                <w:b w:val="0"/>
                <w:bCs w:val="0"/>
                <w:caps/>
                <w:color w:val="000000"/>
                <w:lang w:eastAsia="zh-CN"/>
              </w:rPr>
            </w:pPr>
          </w:p>
        </w:tc>
      </w:tr>
      <w:tr w14:paraId="3AD939A4">
        <w:tblPrEx>
          <w:tblCellMar>
            <w:top w:w="0" w:type="dxa"/>
            <w:left w:w="108" w:type="dxa"/>
            <w:bottom w:w="0" w:type="dxa"/>
            <w:right w:w="108" w:type="dxa"/>
          </w:tblCellMar>
        </w:tblPrEx>
        <w:trPr>
          <w:del w:id="992" w:author="Crystal Jing" w:date="2023-09-08T17:04: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002A5C3D">
            <w:pPr>
              <w:jc w:val="center"/>
              <w:rPr>
                <w:del w:id="993" w:author="Crystal Jing" w:date="2023-09-08T17:04:00Z"/>
                <w:b w:val="0"/>
                <w:bCs w:val="0"/>
                <w:caps w:val="0"/>
                <w:lang w:eastAsia="zh-CN"/>
              </w:rPr>
            </w:pPr>
            <w:del w:id="994" w:author="Crystal Jing" w:date="2023-09-08T17:04:00Z">
              <w:r>
                <w:rPr>
                  <w:b/>
                  <w:bCs/>
                  <w:caps/>
                  <w:sz w:val="15"/>
                  <w:szCs w:val="15"/>
                  <w:lang w:eastAsia="zh-CN"/>
                </w:rPr>
                <w:delText>latent code layers used</w:delText>
              </w:r>
            </w:del>
          </w:p>
        </w:tc>
        <w:tc>
          <w:tcPr>
            <w:tcW w:w="3360" w:type="dxa"/>
            <w:gridSpan w:val="2"/>
            <w:tcBorders>
              <w:top w:val="single" w:color="auto" w:sz="12" w:space="0"/>
            </w:tcBorders>
            <w:shd w:val="clear" w:color="auto" w:fill="FFFFFF" w:themeFill="background1"/>
          </w:tcPr>
          <w:p w14:paraId="74214176">
            <w:pPr>
              <w:jc w:val="center"/>
              <w:rPr>
                <w:del w:id="995" w:author="Crystal Jing" w:date="2023-09-08T17:04:00Z"/>
                <w:b/>
                <w:bCs/>
                <w:lang w:eastAsia="zh-CN"/>
              </w:rPr>
            </w:pPr>
            <w:del w:id="996" w:author="Crystal Jing" w:date="2023-09-08T17:04:00Z">
              <w:r>
                <w:rPr>
                  <w:b/>
                  <w:bCs/>
                  <w:lang w:eastAsia="zh-CN"/>
                </w:rPr>
                <w:delText>Accuracy</w:delText>
              </w:r>
            </w:del>
          </w:p>
        </w:tc>
      </w:tr>
      <w:tr w14:paraId="729029C0">
        <w:tblPrEx>
          <w:tblCellMar>
            <w:top w:w="0" w:type="dxa"/>
            <w:left w:w="108" w:type="dxa"/>
            <w:bottom w:w="0" w:type="dxa"/>
            <w:right w:w="108" w:type="dxa"/>
          </w:tblCellMar>
        </w:tblPrEx>
        <w:trPr>
          <w:del w:id="997" w:author="Crystal Jing" w:date="2023-09-08T17:04: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3A850E7D">
            <w:pPr>
              <w:jc w:val="both"/>
              <w:rPr>
                <w:del w:id="998" w:author="Crystal Jing" w:date="2023-09-08T17:04:00Z"/>
                <w:b w:val="0"/>
                <w:bCs w:val="0"/>
                <w:caps w:val="0"/>
                <w:lang w:eastAsia="zh-CN"/>
              </w:rPr>
            </w:pPr>
          </w:p>
        </w:tc>
        <w:tc>
          <w:tcPr>
            <w:tcW w:w="1680" w:type="dxa"/>
            <w:tcBorders>
              <w:bottom w:val="single" w:color="auto" w:sz="4" w:space="0"/>
            </w:tcBorders>
            <w:shd w:val="clear" w:color="auto" w:fill="FFFFFF" w:themeFill="background1"/>
          </w:tcPr>
          <w:p w14:paraId="1D8996F2">
            <w:pPr>
              <w:jc w:val="both"/>
              <w:rPr>
                <w:del w:id="999" w:author="Crystal Jing" w:date="2023-09-08T17:04:00Z"/>
                <w:sz w:val="18"/>
                <w:szCs w:val="18"/>
                <w:lang w:eastAsia="zh-CN"/>
              </w:rPr>
            </w:pPr>
            <w:del w:id="1000" w:author="Crystal Jing" w:date="2023-09-08T17:04:00Z">
              <w:r>
                <w:rPr>
                  <w:sz w:val="18"/>
                  <w:szCs w:val="18"/>
                  <w:lang w:eastAsia="zh-CN"/>
                </w:rPr>
                <w:delText>Cosine similarity</w:delText>
              </w:r>
            </w:del>
          </w:p>
        </w:tc>
        <w:tc>
          <w:tcPr>
            <w:tcW w:w="1680" w:type="dxa"/>
            <w:tcBorders>
              <w:bottom w:val="single" w:color="auto" w:sz="4" w:space="0"/>
            </w:tcBorders>
            <w:shd w:val="clear" w:color="auto" w:fill="FFFFFF" w:themeFill="background1"/>
          </w:tcPr>
          <w:p w14:paraId="42708AF8">
            <w:pPr>
              <w:jc w:val="both"/>
              <w:rPr>
                <w:del w:id="1001" w:author="Crystal Jing" w:date="2023-09-08T17:04:00Z"/>
                <w:sz w:val="18"/>
                <w:szCs w:val="18"/>
                <w:lang w:eastAsia="zh-CN"/>
              </w:rPr>
            </w:pPr>
            <w:del w:id="1002" w:author="Crystal Jing" w:date="2023-09-08T17:04:00Z">
              <w:r>
                <w:rPr>
                  <w:sz w:val="18"/>
                  <w:szCs w:val="18"/>
                  <w:lang w:eastAsia="zh-CN"/>
                </w:rPr>
                <w:delText>Euclidean distance</w:delText>
              </w:r>
            </w:del>
          </w:p>
        </w:tc>
      </w:tr>
      <w:tr w14:paraId="04F7C188">
        <w:tblPrEx>
          <w:tblCellMar>
            <w:top w:w="0" w:type="dxa"/>
            <w:left w:w="108" w:type="dxa"/>
            <w:bottom w:w="0" w:type="dxa"/>
            <w:right w:w="108" w:type="dxa"/>
          </w:tblCellMar>
        </w:tblPrEx>
        <w:trPr>
          <w:del w:id="1003" w:author="Crystal Jing" w:date="2023-09-08T17:04: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1F9EACE7">
            <w:pPr>
              <w:jc w:val="center"/>
              <w:rPr>
                <w:del w:id="1004" w:author="Crystal Jing" w:date="2023-09-08T17:04:00Z"/>
                <w:b w:val="0"/>
                <w:bCs w:val="0"/>
                <w:caps w:val="0"/>
                <w:sz w:val="18"/>
                <w:szCs w:val="18"/>
                <w:lang w:eastAsia="zh-CN"/>
              </w:rPr>
            </w:pPr>
            <w:del w:id="1005" w:author="Crystal Jing" w:date="2023-09-08T17:04:00Z">
              <w:r>
                <w:rPr>
                  <w:rFonts w:hint="eastAsia"/>
                  <w:b/>
                  <w:bCs/>
                  <w:caps/>
                  <w:sz w:val="18"/>
                  <w:szCs w:val="18"/>
                  <w:lang w:eastAsia="zh-CN"/>
                </w:rPr>
                <w:delText>1</w:delText>
              </w:r>
            </w:del>
            <w:del w:id="1006" w:author="Crystal Jing" w:date="2023-09-08T17:04:00Z">
              <w:r>
                <w:rPr>
                  <w:b/>
                  <w:bCs/>
                  <w:caps/>
                  <w:sz w:val="18"/>
                  <w:szCs w:val="18"/>
                  <w:lang w:eastAsia="zh-CN"/>
                </w:rPr>
                <w:delText>-1</w:delText>
              </w:r>
            </w:del>
          </w:p>
        </w:tc>
        <w:tc>
          <w:tcPr>
            <w:tcW w:w="1680" w:type="dxa"/>
            <w:tcBorders>
              <w:top w:val="single" w:color="auto" w:sz="4" w:space="0"/>
            </w:tcBorders>
            <w:shd w:val="clear" w:color="auto" w:fill="FFFFFF" w:themeFill="background1"/>
          </w:tcPr>
          <w:p w14:paraId="255BE107">
            <w:pPr>
              <w:jc w:val="center"/>
              <w:rPr>
                <w:del w:id="1007" w:author="Crystal Jing" w:date="2023-09-08T17:04:00Z"/>
                <w:sz w:val="18"/>
                <w:szCs w:val="18"/>
                <w:lang w:eastAsia="zh-CN"/>
              </w:rPr>
            </w:pPr>
            <w:del w:id="1008" w:author="Crystal Jing" w:date="2023-09-08T17:04:00Z">
              <w:r>
                <w:rPr>
                  <w:sz w:val="18"/>
                  <w:szCs w:val="18"/>
                  <w:lang w:eastAsia="zh-CN"/>
                </w:rPr>
                <w:delText>0.2553</w:delText>
              </w:r>
            </w:del>
          </w:p>
        </w:tc>
        <w:tc>
          <w:tcPr>
            <w:tcW w:w="1680" w:type="dxa"/>
            <w:tcBorders>
              <w:top w:val="single" w:color="auto" w:sz="4" w:space="0"/>
            </w:tcBorders>
            <w:shd w:val="clear" w:color="auto" w:fill="FFFFFF" w:themeFill="background1"/>
          </w:tcPr>
          <w:p w14:paraId="50D48B7B">
            <w:pPr>
              <w:jc w:val="center"/>
              <w:rPr>
                <w:del w:id="1009" w:author="Crystal Jing" w:date="2023-09-08T17:04:00Z"/>
                <w:sz w:val="18"/>
                <w:szCs w:val="18"/>
                <w:lang w:eastAsia="zh-CN"/>
              </w:rPr>
            </w:pPr>
            <w:del w:id="1010" w:author="Crystal Jing" w:date="2023-09-08T17:04:00Z">
              <w:r>
                <w:rPr>
                  <w:sz w:val="18"/>
                  <w:szCs w:val="18"/>
                  <w:lang w:eastAsia="zh-CN"/>
                </w:rPr>
                <w:delText>0.2766</w:delText>
              </w:r>
            </w:del>
          </w:p>
        </w:tc>
      </w:tr>
      <w:tr w14:paraId="1161CF94">
        <w:tblPrEx>
          <w:tblCellMar>
            <w:top w:w="0" w:type="dxa"/>
            <w:left w:w="108" w:type="dxa"/>
            <w:bottom w:w="0" w:type="dxa"/>
            <w:right w:w="108" w:type="dxa"/>
          </w:tblCellMar>
        </w:tblPrEx>
        <w:trPr>
          <w:del w:id="101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FC83BB3">
            <w:pPr>
              <w:jc w:val="center"/>
              <w:rPr>
                <w:del w:id="1012" w:author="Crystal Jing" w:date="2023-09-08T17:04:00Z"/>
                <w:b w:val="0"/>
                <w:bCs w:val="0"/>
                <w:caps w:val="0"/>
                <w:sz w:val="18"/>
                <w:szCs w:val="18"/>
                <w:lang w:eastAsia="zh-CN"/>
              </w:rPr>
            </w:pPr>
            <w:del w:id="1013" w:author="Crystal Jing" w:date="2023-09-08T17:04:00Z">
              <w:r>
                <w:rPr>
                  <w:rFonts w:hint="eastAsia"/>
                  <w:b/>
                  <w:bCs/>
                  <w:caps/>
                  <w:sz w:val="18"/>
                  <w:szCs w:val="18"/>
                  <w:lang w:eastAsia="zh-CN"/>
                </w:rPr>
                <w:delText>1</w:delText>
              </w:r>
            </w:del>
            <w:del w:id="1014" w:author="Crystal Jing" w:date="2023-09-08T17:04:00Z">
              <w:r>
                <w:rPr>
                  <w:b/>
                  <w:bCs/>
                  <w:caps/>
                  <w:sz w:val="18"/>
                  <w:szCs w:val="18"/>
                  <w:lang w:eastAsia="zh-CN"/>
                </w:rPr>
                <w:delText>-2</w:delText>
              </w:r>
            </w:del>
          </w:p>
        </w:tc>
        <w:tc>
          <w:tcPr>
            <w:tcW w:w="1680" w:type="dxa"/>
            <w:shd w:val="clear" w:color="auto" w:fill="FFFFFF" w:themeFill="background1"/>
          </w:tcPr>
          <w:p w14:paraId="2FA70BD5">
            <w:pPr>
              <w:jc w:val="center"/>
              <w:rPr>
                <w:del w:id="1015" w:author="Crystal Jing" w:date="2023-09-08T17:04:00Z"/>
                <w:sz w:val="18"/>
                <w:szCs w:val="18"/>
                <w:lang w:eastAsia="zh-CN"/>
              </w:rPr>
            </w:pPr>
            <w:del w:id="1016" w:author="Crystal Jing" w:date="2023-09-08T17:04:00Z">
              <w:r>
                <w:rPr>
                  <w:sz w:val="18"/>
                  <w:szCs w:val="18"/>
                  <w:lang w:eastAsia="zh-CN"/>
                </w:rPr>
                <w:delText>0.4681</w:delText>
              </w:r>
            </w:del>
          </w:p>
        </w:tc>
        <w:tc>
          <w:tcPr>
            <w:tcW w:w="1680" w:type="dxa"/>
            <w:shd w:val="clear" w:color="auto" w:fill="FFFFFF" w:themeFill="background1"/>
          </w:tcPr>
          <w:p w14:paraId="367DC0FF">
            <w:pPr>
              <w:jc w:val="center"/>
              <w:rPr>
                <w:del w:id="1017" w:author="Crystal Jing" w:date="2023-09-08T17:04:00Z"/>
                <w:sz w:val="18"/>
                <w:szCs w:val="18"/>
                <w:lang w:eastAsia="zh-CN"/>
              </w:rPr>
            </w:pPr>
            <w:del w:id="1018" w:author="Crystal Jing" w:date="2023-09-08T17:04:00Z">
              <w:r>
                <w:rPr>
                  <w:sz w:val="18"/>
                  <w:szCs w:val="18"/>
                  <w:lang w:eastAsia="zh-CN"/>
                </w:rPr>
                <w:delText>0.4255</w:delText>
              </w:r>
            </w:del>
          </w:p>
        </w:tc>
      </w:tr>
      <w:tr w14:paraId="18C95FD2">
        <w:tblPrEx>
          <w:tblCellMar>
            <w:top w:w="0" w:type="dxa"/>
            <w:left w:w="108" w:type="dxa"/>
            <w:bottom w:w="0" w:type="dxa"/>
            <w:right w:w="108" w:type="dxa"/>
          </w:tblCellMar>
        </w:tblPrEx>
        <w:trPr>
          <w:del w:id="101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0652B8B">
            <w:pPr>
              <w:jc w:val="center"/>
              <w:rPr>
                <w:del w:id="1020" w:author="Crystal Jing" w:date="2023-09-08T17:04:00Z"/>
                <w:b w:val="0"/>
                <w:bCs w:val="0"/>
                <w:caps w:val="0"/>
                <w:sz w:val="18"/>
                <w:szCs w:val="18"/>
                <w:lang w:eastAsia="zh-CN"/>
              </w:rPr>
            </w:pPr>
            <w:del w:id="1021" w:author="Crystal Jing" w:date="2023-09-08T17:04:00Z">
              <w:r>
                <w:rPr>
                  <w:rFonts w:hint="eastAsia"/>
                  <w:b/>
                  <w:bCs/>
                  <w:caps/>
                  <w:sz w:val="18"/>
                  <w:szCs w:val="18"/>
                  <w:lang w:eastAsia="zh-CN"/>
                </w:rPr>
                <w:delText>1</w:delText>
              </w:r>
            </w:del>
            <w:del w:id="1022" w:author="Crystal Jing" w:date="2023-09-08T17:04:00Z">
              <w:r>
                <w:rPr>
                  <w:b/>
                  <w:bCs/>
                  <w:caps/>
                  <w:sz w:val="18"/>
                  <w:szCs w:val="18"/>
                  <w:lang w:eastAsia="zh-CN"/>
                </w:rPr>
                <w:delText>-3</w:delText>
              </w:r>
            </w:del>
          </w:p>
        </w:tc>
        <w:tc>
          <w:tcPr>
            <w:tcW w:w="1680" w:type="dxa"/>
            <w:shd w:val="clear" w:color="auto" w:fill="FFFFFF" w:themeFill="background1"/>
          </w:tcPr>
          <w:p w14:paraId="744457F9">
            <w:pPr>
              <w:jc w:val="center"/>
              <w:rPr>
                <w:del w:id="1023" w:author="Crystal Jing" w:date="2023-09-08T17:04:00Z"/>
                <w:sz w:val="18"/>
                <w:szCs w:val="18"/>
                <w:lang w:eastAsia="zh-CN"/>
              </w:rPr>
            </w:pPr>
            <w:del w:id="1024" w:author="Crystal Jing" w:date="2023-09-08T17:04:00Z">
              <w:r>
                <w:rPr>
                  <w:sz w:val="18"/>
                  <w:szCs w:val="18"/>
                  <w:lang w:eastAsia="zh-CN"/>
                </w:rPr>
                <w:delText>0.7447</w:delText>
              </w:r>
            </w:del>
          </w:p>
        </w:tc>
        <w:tc>
          <w:tcPr>
            <w:tcW w:w="1680" w:type="dxa"/>
            <w:shd w:val="clear" w:color="auto" w:fill="FFFFFF" w:themeFill="background1"/>
          </w:tcPr>
          <w:p w14:paraId="7CEFDB9F">
            <w:pPr>
              <w:jc w:val="center"/>
              <w:rPr>
                <w:del w:id="1025" w:author="Crystal Jing" w:date="2023-09-08T17:04:00Z"/>
                <w:sz w:val="18"/>
                <w:szCs w:val="18"/>
                <w:lang w:eastAsia="zh-CN"/>
              </w:rPr>
            </w:pPr>
            <w:del w:id="1026" w:author="Crystal Jing" w:date="2023-09-08T17:04:00Z">
              <w:r>
                <w:rPr>
                  <w:sz w:val="18"/>
                  <w:szCs w:val="18"/>
                  <w:lang w:eastAsia="zh-CN"/>
                </w:rPr>
                <w:delText>0.7447</w:delText>
              </w:r>
            </w:del>
          </w:p>
        </w:tc>
      </w:tr>
      <w:tr w14:paraId="52D8818E">
        <w:tblPrEx>
          <w:tblCellMar>
            <w:top w:w="0" w:type="dxa"/>
            <w:left w:w="108" w:type="dxa"/>
            <w:bottom w:w="0" w:type="dxa"/>
            <w:right w:w="108" w:type="dxa"/>
          </w:tblCellMar>
        </w:tblPrEx>
        <w:trPr>
          <w:del w:id="102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06DB4EA">
            <w:pPr>
              <w:jc w:val="center"/>
              <w:rPr>
                <w:del w:id="1028" w:author="Crystal Jing" w:date="2023-09-08T17:04:00Z"/>
                <w:b w:val="0"/>
                <w:bCs w:val="0"/>
                <w:caps w:val="0"/>
                <w:sz w:val="18"/>
                <w:szCs w:val="18"/>
                <w:lang w:eastAsia="zh-CN"/>
              </w:rPr>
            </w:pPr>
            <w:del w:id="1029" w:author="Crystal Jing" w:date="2023-09-08T17:04:00Z">
              <w:r>
                <w:rPr>
                  <w:rFonts w:hint="eastAsia"/>
                  <w:b/>
                  <w:bCs/>
                  <w:caps/>
                  <w:sz w:val="18"/>
                  <w:szCs w:val="18"/>
                  <w:lang w:eastAsia="zh-CN"/>
                </w:rPr>
                <w:delText>1</w:delText>
              </w:r>
            </w:del>
            <w:del w:id="1030" w:author="Crystal Jing" w:date="2023-09-08T17:04:00Z">
              <w:r>
                <w:rPr>
                  <w:b/>
                  <w:bCs/>
                  <w:caps/>
                  <w:sz w:val="18"/>
                  <w:szCs w:val="18"/>
                  <w:lang w:eastAsia="zh-CN"/>
                </w:rPr>
                <w:delText>-4</w:delText>
              </w:r>
            </w:del>
          </w:p>
        </w:tc>
        <w:tc>
          <w:tcPr>
            <w:tcW w:w="1680" w:type="dxa"/>
            <w:shd w:val="clear" w:color="auto" w:fill="FFFFFF" w:themeFill="background1"/>
          </w:tcPr>
          <w:p w14:paraId="0BC21C46">
            <w:pPr>
              <w:jc w:val="center"/>
              <w:rPr>
                <w:del w:id="1031" w:author="Crystal Jing" w:date="2023-09-08T17:04:00Z"/>
                <w:sz w:val="18"/>
                <w:szCs w:val="18"/>
                <w:lang w:eastAsia="zh-CN"/>
              </w:rPr>
            </w:pPr>
            <w:del w:id="1032" w:author="Crystal Jing" w:date="2023-09-08T17:04:00Z">
              <w:r>
                <w:rPr>
                  <w:sz w:val="18"/>
                  <w:szCs w:val="18"/>
                  <w:lang w:eastAsia="zh-CN"/>
                </w:rPr>
                <w:delText>0.7660</w:delText>
              </w:r>
            </w:del>
          </w:p>
        </w:tc>
        <w:tc>
          <w:tcPr>
            <w:tcW w:w="1680" w:type="dxa"/>
            <w:shd w:val="clear" w:color="auto" w:fill="FFFFFF" w:themeFill="background1"/>
          </w:tcPr>
          <w:p w14:paraId="30C363CD">
            <w:pPr>
              <w:jc w:val="center"/>
              <w:rPr>
                <w:del w:id="1033" w:author="Crystal Jing" w:date="2023-09-08T17:04:00Z"/>
                <w:sz w:val="18"/>
                <w:szCs w:val="18"/>
                <w:lang w:eastAsia="zh-CN"/>
              </w:rPr>
            </w:pPr>
            <w:del w:id="1034" w:author="Crystal Jing" w:date="2023-09-08T17:04:00Z">
              <w:r>
                <w:rPr>
                  <w:sz w:val="18"/>
                  <w:szCs w:val="18"/>
                  <w:lang w:eastAsia="zh-CN"/>
                </w:rPr>
                <w:delText>0.7660</w:delText>
              </w:r>
            </w:del>
          </w:p>
        </w:tc>
      </w:tr>
      <w:tr w14:paraId="3D77BB44">
        <w:tblPrEx>
          <w:tblCellMar>
            <w:top w:w="0" w:type="dxa"/>
            <w:left w:w="108" w:type="dxa"/>
            <w:bottom w:w="0" w:type="dxa"/>
            <w:right w:w="108" w:type="dxa"/>
          </w:tblCellMar>
        </w:tblPrEx>
        <w:trPr>
          <w:del w:id="103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6EF111E">
            <w:pPr>
              <w:jc w:val="center"/>
              <w:rPr>
                <w:del w:id="1036" w:author="Crystal Jing" w:date="2023-09-08T17:04:00Z"/>
                <w:b w:val="0"/>
                <w:bCs w:val="0"/>
                <w:caps w:val="0"/>
                <w:sz w:val="18"/>
                <w:szCs w:val="18"/>
                <w:lang w:eastAsia="zh-CN"/>
              </w:rPr>
            </w:pPr>
            <w:del w:id="1037" w:author="Crystal Jing" w:date="2023-09-08T17:04:00Z">
              <w:r>
                <w:rPr>
                  <w:rFonts w:hint="eastAsia"/>
                  <w:b/>
                  <w:bCs/>
                  <w:caps/>
                  <w:sz w:val="18"/>
                  <w:szCs w:val="18"/>
                  <w:lang w:eastAsia="zh-CN"/>
                </w:rPr>
                <w:delText>1</w:delText>
              </w:r>
            </w:del>
            <w:del w:id="1038" w:author="Crystal Jing" w:date="2023-09-08T17:04:00Z">
              <w:r>
                <w:rPr>
                  <w:b/>
                  <w:bCs/>
                  <w:caps/>
                  <w:sz w:val="18"/>
                  <w:szCs w:val="18"/>
                  <w:lang w:eastAsia="zh-CN"/>
                </w:rPr>
                <w:delText>-5</w:delText>
              </w:r>
            </w:del>
          </w:p>
        </w:tc>
        <w:tc>
          <w:tcPr>
            <w:tcW w:w="1680" w:type="dxa"/>
            <w:shd w:val="clear" w:color="auto" w:fill="FFFFFF" w:themeFill="background1"/>
          </w:tcPr>
          <w:p w14:paraId="2C709D0B">
            <w:pPr>
              <w:jc w:val="center"/>
              <w:rPr>
                <w:del w:id="1039" w:author="Crystal Jing" w:date="2023-09-08T17:04:00Z"/>
                <w:sz w:val="18"/>
                <w:szCs w:val="18"/>
                <w:lang w:eastAsia="zh-CN"/>
              </w:rPr>
            </w:pPr>
            <w:del w:id="1040" w:author="Crystal Jing" w:date="2023-09-08T17:04:00Z">
              <w:r>
                <w:rPr>
                  <w:sz w:val="18"/>
                  <w:szCs w:val="18"/>
                  <w:lang w:eastAsia="zh-CN"/>
                </w:rPr>
                <w:delText>0.7872</w:delText>
              </w:r>
            </w:del>
          </w:p>
        </w:tc>
        <w:tc>
          <w:tcPr>
            <w:tcW w:w="1680" w:type="dxa"/>
            <w:shd w:val="clear" w:color="auto" w:fill="FFFFFF" w:themeFill="background1"/>
          </w:tcPr>
          <w:p w14:paraId="77456D1C">
            <w:pPr>
              <w:jc w:val="center"/>
              <w:rPr>
                <w:del w:id="1041" w:author="Crystal Jing" w:date="2023-09-08T17:04:00Z"/>
                <w:sz w:val="18"/>
                <w:szCs w:val="18"/>
                <w:lang w:eastAsia="zh-CN"/>
              </w:rPr>
            </w:pPr>
            <w:del w:id="1042" w:author="Crystal Jing" w:date="2023-09-08T17:04:00Z">
              <w:r>
                <w:rPr>
                  <w:sz w:val="18"/>
                  <w:szCs w:val="18"/>
                  <w:lang w:eastAsia="zh-CN"/>
                </w:rPr>
                <w:delText>0.7660</w:delText>
              </w:r>
            </w:del>
          </w:p>
        </w:tc>
      </w:tr>
      <w:tr w14:paraId="0CE017BE">
        <w:tblPrEx>
          <w:tblCellMar>
            <w:top w:w="0" w:type="dxa"/>
            <w:left w:w="108" w:type="dxa"/>
            <w:bottom w:w="0" w:type="dxa"/>
            <w:right w:w="108" w:type="dxa"/>
          </w:tblCellMar>
        </w:tblPrEx>
        <w:trPr>
          <w:del w:id="104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557EF5A">
            <w:pPr>
              <w:jc w:val="center"/>
              <w:rPr>
                <w:del w:id="1044" w:author="Crystal Jing" w:date="2023-09-08T17:04:00Z"/>
                <w:b w:val="0"/>
                <w:bCs w:val="0"/>
                <w:caps w:val="0"/>
                <w:sz w:val="18"/>
                <w:szCs w:val="18"/>
                <w:lang w:eastAsia="zh-CN"/>
              </w:rPr>
            </w:pPr>
            <w:del w:id="1045" w:author="Crystal Jing" w:date="2023-09-08T17:04:00Z">
              <w:r>
                <w:rPr>
                  <w:rFonts w:hint="eastAsia"/>
                  <w:b/>
                  <w:bCs/>
                  <w:caps/>
                  <w:sz w:val="18"/>
                  <w:szCs w:val="18"/>
                  <w:lang w:eastAsia="zh-CN"/>
                </w:rPr>
                <w:delText>1</w:delText>
              </w:r>
            </w:del>
            <w:del w:id="1046" w:author="Crystal Jing" w:date="2023-09-08T17:04:00Z">
              <w:r>
                <w:rPr>
                  <w:b/>
                  <w:bCs/>
                  <w:caps/>
                  <w:sz w:val="18"/>
                  <w:szCs w:val="18"/>
                  <w:lang w:eastAsia="zh-CN"/>
                </w:rPr>
                <w:delText>-6</w:delText>
              </w:r>
            </w:del>
          </w:p>
        </w:tc>
        <w:tc>
          <w:tcPr>
            <w:tcW w:w="1680" w:type="dxa"/>
            <w:shd w:val="clear" w:color="auto" w:fill="FFFFFF" w:themeFill="background1"/>
          </w:tcPr>
          <w:p w14:paraId="09862CC3">
            <w:pPr>
              <w:jc w:val="center"/>
              <w:rPr>
                <w:del w:id="1047" w:author="Crystal Jing" w:date="2023-09-08T17:04:00Z"/>
                <w:sz w:val="18"/>
                <w:szCs w:val="18"/>
                <w:lang w:eastAsia="zh-CN"/>
              </w:rPr>
            </w:pPr>
            <w:del w:id="1048" w:author="Crystal Jing" w:date="2023-09-08T17:04:00Z">
              <w:r>
                <w:rPr>
                  <w:sz w:val="18"/>
                  <w:szCs w:val="18"/>
                  <w:lang w:eastAsia="zh-CN"/>
                </w:rPr>
                <w:delText>0.7872</w:delText>
              </w:r>
            </w:del>
          </w:p>
        </w:tc>
        <w:tc>
          <w:tcPr>
            <w:tcW w:w="1680" w:type="dxa"/>
            <w:shd w:val="clear" w:color="auto" w:fill="FFFFFF" w:themeFill="background1"/>
          </w:tcPr>
          <w:p w14:paraId="7B6FD8E1">
            <w:pPr>
              <w:jc w:val="center"/>
              <w:rPr>
                <w:del w:id="1049" w:author="Crystal Jing" w:date="2023-09-08T17:04:00Z"/>
                <w:sz w:val="18"/>
                <w:szCs w:val="18"/>
                <w:lang w:eastAsia="zh-CN"/>
              </w:rPr>
            </w:pPr>
            <w:del w:id="1050" w:author="Crystal Jing" w:date="2023-09-08T17:04:00Z">
              <w:r>
                <w:rPr>
                  <w:sz w:val="18"/>
                  <w:szCs w:val="18"/>
                  <w:lang w:eastAsia="zh-CN"/>
                </w:rPr>
                <w:delText>0.8085</w:delText>
              </w:r>
            </w:del>
          </w:p>
        </w:tc>
      </w:tr>
      <w:tr w14:paraId="0855AD45">
        <w:tblPrEx>
          <w:tblCellMar>
            <w:top w:w="0" w:type="dxa"/>
            <w:left w:w="108" w:type="dxa"/>
            <w:bottom w:w="0" w:type="dxa"/>
            <w:right w:w="108" w:type="dxa"/>
          </w:tblCellMar>
        </w:tblPrEx>
        <w:trPr>
          <w:del w:id="105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BFB8C00">
            <w:pPr>
              <w:jc w:val="center"/>
              <w:rPr>
                <w:del w:id="1052" w:author="Crystal Jing" w:date="2023-09-08T17:04:00Z"/>
                <w:b w:val="0"/>
                <w:bCs w:val="0"/>
                <w:caps w:val="0"/>
                <w:sz w:val="18"/>
                <w:szCs w:val="18"/>
                <w:lang w:eastAsia="zh-CN"/>
              </w:rPr>
            </w:pPr>
            <w:del w:id="1053" w:author="Crystal Jing" w:date="2023-09-08T17:04:00Z">
              <w:r>
                <w:rPr>
                  <w:rFonts w:hint="eastAsia"/>
                  <w:b/>
                  <w:bCs/>
                  <w:caps/>
                  <w:sz w:val="18"/>
                  <w:szCs w:val="18"/>
                  <w:lang w:eastAsia="zh-CN"/>
                </w:rPr>
                <w:delText>1</w:delText>
              </w:r>
            </w:del>
            <w:del w:id="1054" w:author="Crystal Jing" w:date="2023-09-08T17:04:00Z">
              <w:r>
                <w:rPr>
                  <w:b/>
                  <w:bCs/>
                  <w:caps/>
                  <w:sz w:val="18"/>
                  <w:szCs w:val="18"/>
                  <w:lang w:eastAsia="zh-CN"/>
                </w:rPr>
                <w:delText>-7</w:delText>
              </w:r>
            </w:del>
          </w:p>
        </w:tc>
        <w:tc>
          <w:tcPr>
            <w:tcW w:w="1680" w:type="dxa"/>
            <w:shd w:val="clear" w:color="auto" w:fill="FFFFFF" w:themeFill="background1"/>
          </w:tcPr>
          <w:p w14:paraId="4C368369">
            <w:pPr>
              <w:jc w:val="center"/>
              <w:rPr>
                <w:del w:id="1055" w:author="Crystal Jing" w:date="2023-09-08T17:04:00Z"/>
                <w:sz w:val="18"/>
                <w:szCs w:val="18"/>
                <w:lang w:eastAsia="zh-CN"/>
              </w:rPr>
            </w:pPr>
            <w:del w:id="1056" w:author="Crystal Jing" w:date="2023-09-08T17:04:00Z">
              <w:r>
                <w:rPr>
                  <w:sz w:val="18"/>
                  <w:szCs w:val="18"/>
                  <w:lang w:eastAsia="zh-CN"/>
                </w:rPr>
                <w:delText>0.8298</w:delText>
              </w:r>
            </w:del>
          </w:p>
        </w:tc>
        <w:tc>
          <w:tcPr>
            <w:tcW w:w="1680" w:type="dxa"/>
            <w:shd w:val="clear" w:color="auto" w:fill="FFFFFF" w:themeFill="background1"/>
          </w:tcPr>
          <w:p w14:paraId="625C41D0">
            <w:pPr>
              <w:jc w:val="center"/>
              <w:rPr>
                <w:del w:id="1057" w:author="Crystal Jing" w:date="2023-09-08T17:04:00Z"/>
                <w:sz w:val="18"/>
                <w:szCs w:val="18"/>
                <w:lang w:eastAsia="zh-CN"/>
              </w:rPr>
            </w:pPr>
            <w:del w:id="1058" w:author="Crystal Jing" w:date="2023-09-08T17:04:00Z">
              <w:r>
                <w:rPr>
                  <w:sz w:val="18"/>
                  <w:szCs w:val="18"/>
                  <w:lang w:eastAsia="zh-CN"/>
                </w:rPr>
                <w:delText>0.8085</w:delText>
              </w:r>
            </w:del>
          </w:p>
        </w:tc>
      </w:tr>
      <w:tr w14:paraId="4C0F524B">
        <w:tblPrEx>
          <w:tblCellMar>
            <w:top w:w="0" w:type="dxa"/>
            <w:left w:w="108" w:type="dxa"/>
            <w:bottom w:w="0" w:type="dxa"/>
            <w:right w:w="108" w:type="dxa"/>
          </w:tblCellMar>
        </w:tblPrEx>
        <w:trPr>
          <w:del w:id="105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9E4E856">
            <w:pPr>
              <w:jc w:val="center"/>
              <w:rPr>
                <w:del w:id="1060" w:author="Crystal Jing" w:date="2023-09-08T17:04:00Z"/>
                <w:b w:val="0"/>
                <w:bCs w:val="0"/>
                <w:caps w:val="0"/>
                <w:sz w:val="18"/>
                <w:szCs w:val="18"/>
                <w:lang w:eastAsia="zh-CN"/>
              </w:rPr>
            </w:pPr>
            <w:del w:id="1061" w:author="Crystal Jing" w:date="2023-09-08T17:04:00Z">
              <w:r>
                <w:rPr>
                  <w:rFonts w:hint="eastAsia"/>
                  <w:b/>
                  <w:bCs/>
                  <w:caps/>
                  <w:sz w:val="18"/>
                  <w:szCs w:val="18"/>
                  <w:lang w:eastAsia="zh-CN"/>
                </w:rPr>
                <w:delText>1</w:delText>
              </w:r>
            </w:del>
            <w:del w:id="1062" w:author="Crystal Jing" w:date="2023-09-08T17:04:00Z">
              <w:r>
                <w:rPr>
                  <w:b/>
                  <w:bCs/>
                  <w:caps/>
                  <w:sz w:val="18"/>
                  <w:szCs w:val="18"/>
                  <w:lang w:eastAsia="zh-CN"/>
                </w:rPr>
                <w:delText>-8</w:delText>
              </w:r>
            </w:del>
          </w:p>
        </w:tc>
        <w:tc>
          <w:tcPr>
            <w:tcW w:w="1680" w:type="dxa"/>
            <w:shd w:val="clear" w:color="auto" w:fill="FFFFFF" w:themeFill="background1"/>
          </w:tcPr>
          <w:p w14:paraId="3DB214E4">
            <w:pPr>
              <w:jc w:val="center"/>
              <w:rPr>
                <w:del w:id="1063" w:author="Crystal Jing" w:date="2023-09-08T17:04:00Z"/>
                <w:sz w:val="18"/>
                <w:szCs w:val="18"/>
                <w:lang w:eastAsia="zh-CN"/>
              </w:rPr>
            </w:pPr>
            <w:del w:id="1064" w:author="Crystal Jing" w:date="2023-09-08T17:04:00Z">
              <w:r>
                <w:rPr>
                  <w:sz w:val="18"/>
                  <w:szCs w:val="18"/>
                  <w:lang w:eastAsia="zh-CN"/>
                </w:rPr>
                <w:delText>0.8298</w:delText>
              </w:r>
            </w:del>
          </w:p>
        </w:tc>
        <w:tc>
          <w:tcPr>
            <w:tcW w:w="1680" w:type="dxa"/>
            <w:shd w:val="clear" w:color="auto" w:fill="FFFFFF" w:themeFill="background1"/>
          </w:tcPr>
          <w:p w14:paraId="73D84D03">
            <w:pPr>
              <w:jc w:val="center"/>
              <w:rPr>
                <w:del w:id="1065" w:author="Crystal Jing" w:date="2023-09-08T17:04:00Z"/>
                <w:sz w:val="18"/>
                <w:szCs w:val="18"/>
                <w:lang w:eastAsia="zh-CN"/>
              </w:rPr>
            </w:pPr>
            <w:del w:id="1066" w:author="Crystal Jing" w:date="2023-09-08T17:04:00Z">
              <w:r>
                <w:rPr>
                  <w:sz w:val="18"/>
                  <w:szCs w:val="18"/>
                  <w:lang w:eastAsia="zh-CN"/>
                </w:rPr>
                <w:delText>0.8298</w:delText>
              </w:r>
            </w:del>
          </w:p>
        </w:tc>
      </w:tr>
      <w:tr w14:paraId="285A0EE4">
        <w:tblPrEx>
          <w:tblCellMar>
            <w:top w:w="0" w:type="dxa"/>
            <w:left w:w="108" w:type="dxa"/>
            <w:bottom w:w="0" w:type="dxa"/>
            <w:right w:w="108" w:type="dxa"/>
          </w:tblCellMar>
        </w:tblPrEx>
        <w:trPr>
          <w:del w:id="106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2D4D7CC">
            <w:pPr>
              <w:jc w:val="center"/>
              <w:rPr>
                <w:del w:id="1068" w:author="Crystal Jing" w:date="2023-09-08T17:04:00Z"/>
                <w:b w:val="0"/>
                <w:bCs w:val="0"/>
                <w:caps w:val="0"/>
                <w:sz w:val="18"/>
                <w:szCs w:val="18"/>
                <w:lang w:eastAsia="zh-CN"/>
              </w:rPr>
            </w:pPr>
            <w:del w:id="1069" w:author="Crystal Jing" w:date="2023-09-08T17:04:00Z">
              <w:r>
                <w:rPr>
                  <w:rFonts w:hint="eastAsia"/>
                  <w:b/>
                  <w:bCs/>
                  <w:caps/>
                  <w:sz w:val="18"/>
                  <w:szCs w:val="18"/>
                  <w:lang w:eastAsia="zh-CN"/>
                </w:rPr>
                <w:delText>1</w:delText>
              </w:r>
            </w:del>
            <w:del w:id="1070" w:author="Crystal Jing" w:date="2023-09-08T17:04:00Z">
              <w:r>
                <w:rPr>
                  <w:b/>
                  <w:bCs/>
                  <w:caps/>
                  <w:sz w:val="18"/>
                  <w:szCs w:val="18"/>
                  <w:lang w:eastAsia="zh-CN"/>
                </w:rPr>
                <w:delText>-9</w:delText>
              </w:r>
            </w:del>
          </w:p>
        </w:tc>
        <w:tc>
          <w:tcPr>
            <w:tcW w:w="1680" w:type="dxa"/>
            <w:shd w:val="clear" w:color="auto" w:fill="FFFFFF" w:themeFill="background1"/>
          </w:tcPr>
          <w:p w14:paraId="3A676AB3">
            <w:pPr>
              <w:jc w:val="center"/>
              <w:rPr>
                <w:del w:id="1071" w:author="Crystal Jing" w:date="2023-09-08T17:04:00Z"/>
                <w:sz w:val="18"/>
                <w:szCs w:val="18"/>
                <w:lang w:eastAsia="zh-CN"/>
              </w:rPr>
            </w:pPr>
            <w:del w:id="1072" w:author="Crystal Jing" w:date="2023-09-08T17:04:00Z">
              <w:r>
                <w:rPr>
                  <w:sz w:val="18"/>
                  <w:szCs w:val="18"/>
                  <w:lang w:eastAsia="zh-CN"/>
                </w:rPr>
                <w:delText>0.8085</w:delText>
              </w:r>
            </w:del>
          </w:p>
        </w:tc>
        <w:tc>
          <w:tcPr>
            <w:tcW w:w="1680" w:type="dxa"/>
            <w:shd w:val="clear" w:color="auto" w:fill="FFFFFF" w:themeFill="background1"/>
          </w:tcPr>
          <w:p w14:paraId="2C753AB5">
            <w:pPr>
              <w:jc w:val="center"/>
              <w:rPr>
                <w:del w:id="1073" w:author="Crystal Jing" w:date="2023-09-08T17:04:00Z"/>
                <w:sz w:val="18"/>
                <w:szCs w:val="18"/>
                <w:lang w:eastAsia="zh-CN"/>
              </w:rPr>
            </w:pPr>
            <w:del w:id="1074" w:author="Crystal Jing" w:date="2023-09-08T17:04:00Z">
              <w:r>
                <w:rPr>
                  <w:sz w:val="18"/>
                  <w:szCs w:val="18"/>
                  <w:lang w:eastAsia="zh-CN"/>
                </w:rPr>
                <w:delText>0.7660</w:delText>
              </w:r>
            </w:del>
          </w:p>
        </w:tc>
      </w:tr>
      <w:tr w14:paraId="6F26F206">
        <w:tblPrEx>
          <w:tblCellMar>
            <w:top w:w="0" w:type="dxa"/>
            <w:left w:w="108" w:type="dxa"/>
            <w:bottom w:w="0" w:type="dxa"/>
            <w:right w:w="108" w:type="dxa"/>
          </w:tblCellMar>
        </w:tblPrEx>
        <w:trPr>
          <w:del w:id="107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1FA1234">
            <w:pPr>
              <w:jc w:val="center"/>
              <w:rPr>
                <w:del w:id="1076" w:author="Crystal Jing" w:date="2023-09-08T17:04:00Z"/>
                <w:b w:val="0"/>
                <w:bCs w:val="0"/>
                <w:caps w:val="0"/>
                <w:sz w:val="18"/>
                <w:szCs w:val="18"/>
                <w:lang w:eastAsia="zh-CN"/>
              </w:rPr>
            </w:pPr>
            <w:del w:id="1077" w:author="Crystal Jing" w:date="2023-09-08T17:04:00Z">
              <w:r>
                <w:rPr>
                  <w:rFonts w:hint="eastAsia"/>
                  <w:b/>
                  <w:bCs/>
                  <w:caps/>
                  <w:sz w:val="18"/>
                  <w:szCs w:val="18"/>
                  <w:lang w:eastAsia="zh-CN"/>
                </w:rPr>
                <w:delText>1</w:delText>
              </w:r>
            </w:del>
            <w:del w:id="1078" w:author="Crystal Jing" w:date="2023-09-08T17:04:00Z">
              <w:r>
                <w:rPr>
                  <w:b/>
                  <w:bCs/>
                  <w:caps/>
                  <w:sz w:val="18"/>
                  <w:szCs w:val="18"/>
                  <w:lang w:eastAsia="zh-CN"/>
                </w:rPr>
                <w:delText>-10</w:delText>
              </w:r>
            </w:del>
          </w:p>
        </w:tc>
        <w:tc>
          <w:tcPr>
            <w:tcW w:w="1680" w:type="dxa"/>
            <w:shd w:val="clear" w:color="auto" w:fill="FFFFFF" w:themeFill="background1"/>
          </w:tcPr>
          <w:p w14:paraId="11991269">
            <w:pPr>
              <w:jc w:val="center"/>
              <w:rPr>
                <w:del w:id="1079" w:author="Crystal Jing" w:date="2023-09-08T17:04:00Z"/>
                <w:sz w:val="18"/>
                <w:szCs w:val="18"/>
                <w:lang w:eastAsia="zh-CN"/>
              </w:rPr>
            </w:pPr>
            <w:del w:id="1080" w:author="Crystal Jing" w:date="2023-09-08T17:04:00Z">
              <w:r>
                <w:rPr>
                  <w:sz w:val="18"/>
                  <w:szCs w:val="18"/>
                  <w:lang w:eastAsia="zh-CN"/>
                </w:rPr>
                <w:delText>0.9362</w:delText>
              </w:r>
            </w:del>
          </w:p>
        </w:tc>
        <w:tc>
          <w:tcPr>
            <w:tcW w:w="1680" w:type="dxa"/>
            <w:shd w:val="clear" w:color="auto" w:fill="FFFFFF" w:themeFill="background1"/>
          </w:tcPr>
          <w:p w14:paraId="3863FE7E">
            <w:pPr>
              <w:jc w:val="center"/>
              <w:rPr>
                <w:del w:id="1081" w:author="Crystal Jing" w:date="2023-09-08T17:04:00Z"/>
                <w:sz w:val="18"/>
                <w:szCs w:val="18"/>
                <w:lang w:eastAsia="zh-CN"/>
              </w:rPr>
            </w:pPr>
            <w:del w:id="1082" w:author="Crystal Jing" w:date="2023-09-08T17:04:00Z">
              <w:r>
                <w:rPr>
                  <w:sz w:val="18"/>
                  <w:szCs w:val="18"/>
                  <w:lang w:eastAsia="zh-CN"/>
                </w:rPr>
                <w:delText>0.8936</w:delText>
              </w:r>
            </w:del>
          </w:p>
        </w:tc>
      </w:tr>
      <w:tr w14:paraId="44D0A1E7">
        <w:tblPrEx>
          <w:tblCellMar>
            <w:top w:w="0" w:type="dxa"/>
            <w:left w:w="108" w:type="dxa"/>
            <w:bottom w:w="0" w:type="dxa"/>
            <w:right w:w="108" w:type="dxa"/>
          </w:tblCellMar>
        </w:tblPrEx>
        <w:trPr>
          <w:del w:id="108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441FD09B">
            <w:pPr>
              <w:jc w:val="center"/>
              <w:rPr>
                <w:del w:id="1084" w:author="Crystal Jing" w:date="2023-09-08T17:04:00Z"/>
                <w:b w:val="0"/>
                <w:bCs w:val="0"/>
                <w:caps w:val="0"/>
                <w:sz w:val="18"/>
                <w:szCs w:val="18"/>
                <w:lang w:eastAsia="zh-CN"/>
              </w:rPr>
            </w:pPr>
            <w:del w:id="1085" w:author="Crystal Jing" w:date="2023-09-08T17:04:00Z">
              <w:r>
                <w:rPr>
                  <w:rFonts w:hint="eastAsia"/>
                  <w:b/>
                  <w:bCs/>
                  <w:caps/>
                  <w:sz w:val="18"/>
                  <w:szCs w:val="18"/>
                  <w:lang w:eastAsia="zh-CN"/>
                </w:rPr>
                <w:delText>1</w:delText>
              </w:r>
            </w:del>
            <w:del w:id="1086" w:author="Crystal Jing" w:date="2023-09-08T17:04:00Z">
              <w:r>
                <w:rPr>
                  <w:b/>
                  <w:bCs/>
                  <w:caps/>
                  <w:sz w:val="18"/>
                  <w:szCs w:val="18"/>
                  <w:lang w:eastAsia="zh-CN"/>
                </w:rPr>
                <w:delText>-11</w:delText>
              </w:r>
            </w:del>
          </w:p>
        </w:tc>
        <w:tc>
          <w:tcPr>
            <w:tcW w:w="1680" w:type="dxa"/>
            <w:shd w:val="clear" w:color="auto" w:fill="FFFFFF" w:themeFill="background1"/>
          </w:tcPr>
          <w:p w14:paraId="1392B10A">
            <w:pPr>
              <w:jc w:val="center"/>
              <w:rPr>
                <w:del w:id="1087" w:author="Crystal Jing" w:date="2023-09-08T17:04:00Z"/>
                <w:sz w:val="18"/>
                <w:szCs w:val="18"/>
                <w:lang w:eastAsia="zh-CN"/>
              </w:rPr>
            </w:pPr>
            <w:del w:id="1088" w:author="Crystal Jing" w:date="2023-09-08T17:04:00Z">
              <w:r>
                <w:rPr>
                  <w:sz w:val="18"/>
                  <w:szCs w:val="18"/>
                  <w:lang w:eastAsia="zh-CN"/>
                </w:rPr>
                <w:delText>0.8298</w:delText>
              </w:r>
            </w:del>
          </w:p>
        </w:tc>
        <w:tc>
          <w:tcPr>
            <w:tcW w:w="1680" w:type="dxa"/>
            <w:shd w:val="clear" w:color="auto" w:fill="FFFFFF" w:themeFill="background1"/>
          </w:tcPr>
          <w:p w14:paraId="7D9E813B">
            <w:pPr>
              <w:jc w:val="center"/>
              <w:rPr>
                <w:del w:id="1089" w:author="Crystal Jing" w:date="2023-09-08T17:04:00Z"/>
                <w:sz w:val="18"/>
                <w:szCs w:val="18"/>
                <w:lang w:eastAsia="zh-CN"/>
              </w:rPr>
            </w:pPr>
            <w:del w:id="1090" w:author="Crystal Jing" w:date="2023-09-08T17:04:00Z">
              <w:r>
                <w:rPr>
                  <w:sz w:val="18"/>
                  <w:szCs w:val="18"/>
                  <w:lang w:eastAsia="zh-CN"/>
                </w:rPr>
                <w:delText>0.8298</w:delText>
              </w:r>
            </w:del>
          </w:p>
        </w:tc>
      </w:tr>
      <w:tr w14:paraId="7F7F5AB9">
        <w:tblPrEx>
          <w:tblCellMar>
            <w:top w:w="0" w:type="dxa"/>
            <w:left w:w="108" w:type="dxa"/>
            <w:bottom w:w="0" w:type="dxa"/>
            <w:right w:w="108" w:type="dxa"/>
          </w:tblCellMar>
        </w:tblPrEx>
        <w:trPr>
          <w:del w:id="109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2E0034C">
            <w:pPr>
              <w:jc w:val="center"/>
              <w:rPr>
                <w:del w:id="1092" w:author="Crystal Jing" w:date="2023-09-08T17:04:00Z"/>
                <w:b w:val="0"/>
                <w:bCs w:val="0"/>
                <w:caps w:val="0"/>
                <w:sz w:val="18"/>
                <w:szCs w:val="18"/>
                <w:lang w:eastAsia="zh-CN"/>
              </w:rPr>
            </w:pPr>
            <w:del w:id="1093" w:author="Crystal Jing" w:date="2023-09-08T17:04:00Z">
              <w:r>
                <w:rPr>
                  <w:rFonts w:hint="eastAsia"/>
                  <w:b/>
                  <w:bCs/>
                  <w:caps/>
                  <w:sz w:val="18"/>
                  <w:szCs w:val="18"/>
                  <w:lang w:eastAsia="zh-CN"/>
                </w:rPr>
                <w:delText>1</w:delText>
              </w:r>
            </w:del>
            <w:del w:id="1094" w:author="Crystal Jing" w:date="2023-09-08T17:04:00Z">
              <w:r>
                <w:rPr>
                  <w:b/>
                  <w:bCs/>
                  <w:caps/>
                  <w:sz w:val="18"/>
                  <w:szCs w:val="18"/>
                  <w:lang w:eastAsia="zh-CN"/>
                </w:rPr>
                <w:delText>-12</w:delText>
              </w:r>
            </w:del>
          </w:p>
        </w:tc>
        <w:tc>
          <w:tcPr>
            <w:tcW w:w="1680" w:type="dxa"/>
            <w:shd w:val="clear" w:color="auto" w:fill="FFFFFF" w:themeFill="background1"/>
          </w:tcPr>
          <w:p w14:paraId="36EB2F0F">
            <w:pPr>
              <w:jc w:val="center"/>
              <w:rPr>
                <w:del w:id="1095" w:author="Crystal Jing" w:date="2023-09-08T17:04:00Z"/>
                <w:sz w:val="18"/>
                <w:szCs w:val="18"/>
                <w:lang w:eastAsia="zh-CN"/>
              </w:rPr>
            </w:pPr>
            <w:del w:id="1096" w:author="Crystal Jing" w:date="2023-09-08T17:04:00Z">
              <w:r>
                <w:rPr>
                  <w:sz w:val="18"/>
                  <w:szCs w:val="18"/>
                  <w:lang w:eastAsia="zh-CN"/>
                </w:rPr>
                <w:delText>0.9362</w:delText>
              </w:r>
            </w:del>
          </w:p>
        </w:tc>
        <w:tc>
          <w:tcPr>
            <w:tcW w:w="1680" w:type="dxa"/>
            <w:shd w:val="clear" w:color="auto" w:fill="FFFFFF" w:themeFill="background1"/>
          </w:tcPr>
          <w:p w14:paraId="777931FB">
            <w:pPr>
              <w:jc w:val="center"/>
              <w:rPr>
                <w:del w:id="1097" w:author="Crystal Jing" w:date="2023-09-08T17:04:00Z"/>
                <w:sz w:val="18"/>
                <w:szCs w:val="18"/>
                <w:lang w:eastAsia="zh-CN"/>
              </w:rPr>
            </w:pPr>
            <w:del w:id="1098" w:author="Crystal Jing" w:date="2023-09-08T17:04:00Z">
              <w:r>
                <w:rPr>
                  <w:sz w:val="18"/>
                  <w:szCs w:val="18"/>
                  <w:lang w:eastAsia="zh-CN"/>
                </w:rPr>
                <w:delText>0.8936</w:delText>
              </w:r>
            </w:del>
          </w:p>
        </w:tc>
      </w:tr>
      <w:tr w14:paraId="4C9734B3">
        <w:tblPrEx>
          <w:tblCellMar>
            <w:top w:w="0" w:type="dxa"/>
            <w:left w:w="108" w:type="dxa"/>
            <w:bottom w:w="0" w:type="dxa"/>
            <w:right w:w="108" w:type="dxa"/>
          </w:tblCellMar>
        </w:tblPrEx>
        <w:trPr>
          <w:del w:id="109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3C864D1">
            <w:pPr>
              <w:jc w:val="center"/>
              <w:rPr>
                <w:del w:id="1100" w:author="Crystal Jing" w:date="2023-09-08T17:04:00Z"/>
                <w:b w:val="0"/>
                <w:bCs w:val="0"/>
                <w:caps w:val="0"/>
                <w:sz w:val="18"/>
                <w:szCs w:val="18"/>
                <w:lang w:eastAsia="zh-CN"/>
              </w:rPr>
            </w:pPr>
            <w:del w:id="1101" w:author="Crystal Jing" w:date="2023-09-08T17:04:00Z">
              <w:r>
                <w:rPr>
                  <w:rFonts w:hint="eastAsia"/>
                  <w:b/>
                  <w:bCs/>
                  <w:caps/>
                  <w:sz w:val="18"/>
                  <w:szCs w:val="18"/>
                  <w:lang w:eastAsia="zh-CN"/>
                </w:rPr>
                <w:delText>1</w:delText>
              </w:r>
            </w:del>
            <w:del w:id="1102" w:author="Crystal Jing" w:date="2023-09-08T17:04:00Z">
              <w:r>
                <w:rPr>
                  <w:b/>
                  <w:bCs/>
                  <w:caps/>
                  <w:sz w:val="18"/>
                  <w:szCs w:val="18"/>
                  <w:lang w:eastAsia="zh-CN"/>
                </w:rPr>
                <w:delText>-13</w:delText>
              </w:r>
            </w:del>
          </w:p>
        </w:tc>
        <w:tc>
          <w:tcPr>
            <w:tcW w:w="1680" w:type="dxa"/>
            <w:shd w:val="clear" w:color="auto" w:fill="FFFFFF" w:themeFill="background1"/>
          </w:tcPr>
          <w:p w14:paraId="49D07846">
            <w:pPr>
              <w:jc w:val="center"/>
              <w:rPr>
                <w:del w:id="1103" w:author="Crystal Jing" w:date="2023-09-08T17:04:00Z"/>
                <w:sz w:val="18"/>
                <w:szCs w:val="18"/>
                <w:lang w:eastAsia="zh-CN"/>
              </w:rPr>
            </w:pPr>
            <w:del w:id="1104" w:author="Crystal Jing" w:date="2023-09-08T17:04:00Z">
              <w:r>
                <w:rPr>
                  <w:sz w:val="18"/>
                  <w:szCs w:val="18"/>
                  <w:lang w:eastAsia="zh-CN"/>
                </w:rPr>
                <w:delText>0.8723</w:delText>
              </w:r>
            </w:del>
          </w:p>
        </w:tc>
        <w:tc>
          <w:tcPr>
            <w:tcW w:w="1680" w:type="dxa"/>
            <w:shd w:val="clear" w:color="auto" w:fill="FFFFFF" w:themeFill="background1"/>
          </w:tcPr>
          <w:p w14:paraId="5DA2E0CE">
            <w:pPr>
              <w:jc w:val="center"/>
              <w:rPr>
                <w:del w:id="1105" w:author="Crystal Jing" w:date="2023-09-08T17:04:00Z"/>
                <w:sz w:val="18"/>
                <w:szCs w:val="18"/>
                <w:lang w:eastAsia="zh-CN"/>
              </w:rPr>
            </w:pPr>
            <w:del w:id="1106" w:author="Crystal Jing" w:date="2023-09-08T17:04:00Z">
              <w:r>
                <w:rPr>
                  <w:sz w:val="18"/>
                  <w:szCs w:val="18"/>
                  <w:lang w:eastAsia="zh-CN"/>
                </w:rPr>
                <w:delText>0.8723</w:delText>
              </w:r>
            </w:del>
          </w:p>
        </w:tc>
      </w:tr>
      <w:tr w14:paraId="45B7B2F1">
        <w:tblPrEx>
          <w:tblCellMar>
            <w:top w:w="0" w:type="dxa"/>
            <w:left w:w="108" w:type="dxa"/>
            <w:bottom w:w="0" w:type="dxa"/>
            <w:right w:w="108" w:type="dxa"/>
          </w:tblCellMar>
        </w:tblPrEx>
        <w:trPr>
          <w:del w:id="110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FCD8626">
            <w:pPr>
              <w:jc w:val="center"/>
              <w:rPr>
                <w:del w:id="1108" w:author="Crystal Jing" w:date="2023-09-08T17:04:00Z"/>
                <w:b w:val="0"/>
                <w:bCs w:val="0"/>
                <w:caps w:val="0"/>
                <w:sz w:val="18"/>
                <w:szCs w:val="18"/>
                <w:lang w:eastAsia="zh-CN"/>
              </w:rPr>
            </w:pPr>
            <w:del w:id="1109" w:author="Crystal Jing" w:date="2023-09-08T17:04:00Z">
              <w:r>
                <w:rPr>
                  <w:rFonts w:hint="eastAsia"/>
                  <w:b/>
                  <w:bCs/>
                  <w:caps/>
                  <w:sz w:val="18"/>
                  <w:szCs w:val="18"/>
                  <w:lang w:eastAsia="zh-CN"/>
                </w:rPr>
                <w:delText>1</w:delText>
              </w:r>
            </w:del>
            <w:del w:id="1110" w:author="Crystal Jing" w:date="2023-09-08T17:04:00Z">
              <w:r>
                <w:rPr>
                  <w:b/>
                  <w:bCs/>
                  <w:caps/>
                  <w:sz w:val="18"/>
                  <w:szCs w:val="18"/>
                  <w:lang w:eastAsia="zh-CN"/>
                </w:rPr>
                <w:delText>-14</w:delText>
              </w:r>
            </w:del>
          </w:p>
        </w:tc>
        <w:tc>
          <w:tcPr>
            <w:tcW w:w="1680" w:type="dxa"/>
            <w:shd w:val="clear" w:color="auto" w:fill="FFFFFF" w:themeFill="background1"/>
          </w:tcPr>
          <w:p w14:paraId="6AA058D0">
            <w:pPr>
              <w:jc w:val="center"/>
              <w:rPr>
                <w:del w:id="1111" w:author="Crystal Jing" w:date="2023-09-08T17:04:00Z"/>
                <w:sz w:val="18"/>
                <w:szCs w:val="18"/>
                <w:lang w:eastAsia="zh-CN"/>
              </w:rPr>
            </w:pPr>
            <w:del w:id="1112" w:author="Crystal Jing" w:date="2023-09-08T17:04:00Z">
              <w:r>
                <w:rPr>
                  <w:sz w:val="18"/>
                  <w:szCs w:val="18"/>
                  <w:lang w:eastAsia="zh-CN"/>
                </w:rPr>
                <w:delText>0.8936</w:delText>
              </w:r>
            </w:del>
          </w:p>
        </w:tc>
        <w:tc>
          <w:tcPr>
            <w:tcW w:w="1680" w:type="dxa"/>
            <w:shd w:val="clear" w:color="auto" w:fill="FFFFFF" w:themeFill="background1"/>
          </w:tcPr>
          <w:p w14:paraId="247C0AD1">
            <w:pPr>
              <w:jc w:val="center"/>
              <w:rPr>
                <w:del w:id="1113" w:author="Crystal Jing" w:date="2023-09-08T17:04:00Z"/>
                <w:sz w:val="18"/>
                <w:szCs w:val="18"/>
                <w:lang w:eastAsia="zh-CN"/>
              </w:rPr>
            </w:pPr>
            <w:del w:id="1114" w:author="Crystal Jing" w:date="2023-09-08T17:04:00Z">
              <w:r>
                <w:rPr>
                  <w:sz w:val="18"/>
                  <w:szCs w:val="18"/>
                  <w:lang w:eastAsia="zh-CN"/>
                </w:rPr>
                <w:delText>0.8723</w:delText>
              </w:r>
            </w:del>
          </w:p>
        </w:tc>
      </w:tr>
      <w:tr w14:paraId="34BFF99D">
        <w:tblPrEx>
          <w:tblCellMar>
            <w:top w:w="0" w:type="dxa"/>
            <w:left w:w="108" w:type="dxa"/>
            <w:bottom w:w="0" w:type="dxa"/>
            <w:right w:w="108" w:type="dxa"/>
          </w:tblCellMar>
        </w:tblPrEx>
        <w:trPr>
          <w:del w:id="111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358982D">
            <w:pPr>
              <w:jc w:val="center"/>
              <w:rPr>
                <w:del w:id="1116" w:author="Crystal Jing" w:date="2023-09-08T17:04:00Z"/>
                <w:b w:val="0"/>
                <w:bCs w:val="0"/>
                <w:caps w:val="0"/>
                <w:sz w:val="18"/>
                <w:szCs w:val="18"/>
                <w:lang w:eastAsia="zh-CN"/>
              </w:rPr>
            </w:pPr>
            <w:del w:id="1117" w:author="Crystal Jing" w:date="2023-09-08T17:04:00Z">
              <w:r>
                <w:rPr>
                  <w:rFonts w:hint="eastAsia"/>
                  <w:b/>
                  <w:bCs/>
                  <w:caps/>
                  <w:sz w:val="18"/>
                  <w:szCs w:val="18"/>
                  <w:lang w:eastAsia="zh-CN"/>
                </w:rPr>
                <w:delText>1</w:delText>
              </w:r>
            </w:del>
            <w:del w:id="1118" w:author="Crystal Jing" w:date="2023-09-08T17:04:00Z">
              <w:r>
                <w:rPr>
                  <w:b/>
                  <w:bCs/>
                  <w:caps/>
                  <w:sz w:val="18"/>
                  <w:szCs w:val="18"/>
                  <w:lang w:eastAsia="zh-CN"/>
                </w:rPr>
                <w:delText>-15</w:delText>
              </w:r>
            </w:del>
          </w:p>
        </w:tc>
        <w:tc>
          <w:tcPr>
            <w:tcW w:w="1680" w:type="dxa"/>
            <w:shd w:val="clear" w:color="auto" w:fill="FFFFFF" w:themeFill="background1"/>
          </w:tcPr>
          <w:p w14:paraId="68D2BAE8">
            <w:pPr>
              <w:jc w:val="center"/>
              <w:rPr>
                <w:del w:id="1119" w:author="Crystal Jing" w:date="2023-09-08T17:04:00Z"/>
                <w:sz w:val="18"/>
                <w:szCs w:val="18"/>
                <w:lang w:eastAsia="zh-CN"/>
              </w:rPr>
            </w:pPr>
            <w:del w:id="1120" w:author="Crystal Jing" w:date="2023-09-08T17:04:00Z">
              <w:r>
                <w:rPr>
                  <w:sz w:val="18"/>
                  <w:szCs w:val="18"/>
                  <w:lang w:eastAsia="zh-CN"/>
                </w:rPr>
                <w:delText>0.8723</w:delText>
              </w:r>
            </w:del>
          </w:p>
        </w:tc>
        <w:tc>
          <w:tcPr>
            <w:tcW w:w="1680" w:type="dxa"/>
            <w:shd w:val="clear" w:color="auto" w:fill="FFFFFF" w:themeFill="background1"/>
          </w:tcPr>
          <w:p w14:paraId="775937D6">
            <w:pPr>
              <w:jc w:val="center"/>
              <w:rPr>
                <w:del w:id="1121" w:author="Crystal Jing" w:date="2023-09-08T17:04:00Z"/>
                <w:sz w:val="18"/>
                <w:szCs w:val="18"/>
                <w:lang w:eastAsia="zh-CN"/>
              </w:rPr>
            </w:pPr>
            <w:del w:id="1122" w:author="Crystal Jing" w:date="2023-09-08T17:04:00Z">
              <w:r>
                <w:rPr>
                  <w:sz w:val="18"/>
                  <w:szCs w:val="18"/>
                  <w:lang w:eastAsia="zh-CN"/>
                </w:rPr>
                <w:delText>0.8723</w:delText>
              </w:r>
            </w:del>
          </w:p>
        </w:tc>
      </w:tr>
      <w:tr w14:paraId="12C78146">
        <w:tblPrEx>
          <w:tblCellMar>
            <w:top w:w="0" w:type="dxa"/>
            <w:left w:w="108" w:type="dxa"/>
            <w:bottom w:w="0" w:type="dxa"/>
            <w:right w:w="108" w:type="dxa"/>
          </w:tblCellMar>
        </w:tblPrEx>
        <w:trPr>
          <w:del w:id="112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43D7D307">
            <w:pPr>
              <w:jc w:val="center"/>
              <w:rPr>
                <w:del w:id="1124" w:author="Crystal Jing" w:date="2023-09-08T17:04:00Z"/>
                <w:b w:val="0"/>
                <w:bCs w:val="0"/>
                <w:caps w:val="0"/>
                <w:sz w:val="18"/>
                <w:szCs w:val="18"/>
                <w:lang w:eastAsia="zh-CN"/>
              </w:rPr>
            </w:pPr>
            <w:del w:id="1125" w:author="Crystal Jing" w:date="2023-09-08T17:04:00Z">
              <w:r>
                <w:rPr>
                  <w:rFonts w:hint="eastAsia"/>
                  <w:b/>
                  <w:bCs/>
                  <w:caps/>
                  <w:sz w:val="18"/>
                  <w:szCs w:val="18"/>
                  <w:lang w:eastAsia="zh-CN"/>
                </w:rPr>
                <w:delText>1</w:delText>
              </w:r>
            </w:del>
            <w:del w:id="1126" w:author="Crystal Jing" w:date="2023-09-08T17:04:00Z">
              <w:r>
                <w:rPr>
                  <w:b/>
                  <w:bCs/>
                  <w:caps/>
                  <w:sz w:val="18"/>
                  <w:szCs w:val="18"/>
                  <w:lang w:eastAsia="zh-CN"/>
                </w:rPr>
                <w:delText>-16</w:delText>
              </w:r>
            </w:del>
          </w:p>
        </w:tc>
        <w:tc>
          <w:tcPr>
            <w:tcW w:w="1680" w:type="dxa"/>
            <w:shd w:val="clear" w:color="auto" w:fill="FFFFFF" w:themeFill="background1"/>
          </w:tcPr>
          <w:p w14:paraId="49C788F6">
            <w:pPr>
              <w:jc w:val="center"/>
              <w:rPr>
                <w:del w:id="1127" w:author="Crystal Jing" w:date="2023-09-08T17:04:00Z"/>
                <w:sz w:val="18"/>
                <w:szCs w:val="18"/>
                <w:lang w:eastAsia="zh-CN"/>
              </w:rPr>
            </w:pPr>
            <w:del w:id="1128" w:author="Crystal Jing" w:date="2023-09-08T17:04:00Z">
              <w:r>
                <w:rPr>
                  <w:sz w:val="18"/>
                  <w:szCs w:val="18"/>
                  <w:lang w:eastAsia="zh-CN"/>
                </w:rPr>
                <w:delText>0.9149</w:delText>
              </w:r>
            </w:del>
          </w:p>
        </w:tc>
        <w:tc>
          <w:tcPr>
            <w:tcW w:w="1680" w:type="dxa"/>
            <w:shd w:val="clear" w:color="auto" w:fill="FFFFFF" w:themeFill="background1"/>
          </w:tcPr>
          <w:p w14:paraId="06DE21E8">
            <w:pPr>
              <w:jc w:val="center"/>
              <w:rPr>
                <w:del w:id="1129" w:author="Crystal Jing" w:date="2023-09-08T17:04:00Z"/>
                <w:sz w:val="18"/>
                <w:szCs w:val="18"/>
                <w:lang w:eastAsia="zh-CN"/>
              </w:rPr>
            </w:pPr>
            <w:del w:id="1130" w:author="Crystal Jing" w:date="2023-09-08T17:04:00Z">
              <w:r>
                <w:rPr>
                  <w:sz w:val="18"/>
                  <w:szCs w:val="18"/>
                  <w:lang w:eastAsia="zh-CN"/>
                </w:rPr>
                <w:delText>0.9149</w:delText>
              </w:r>
            </w:del>
          </w:p>
        </w:tc>
      </w:tr>
      <w:tr w14:paraId="31512DB4">
        <w:tblPrEx>
          <w:tblCellMar>
            <w:top w:w="0" w:type="dxa"/>
            <w:left w:w="108" w:type="dxa"/>
            <w:bottom w:w="0" w:type="dxa"/>
            <w:right w:w="108" w:type="dxa"/>
          </w:tblCellMar>
        </w:tblPrEx>
        <w:trPr>
          <w:del w:id="113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AB7128E">
            <w:pPr>
              <w:jc w:val="center"/>
              <w:rPr>
                <w:del w:id="1132" w:author="Crystal Jing" w:date="2023-09-08T17:04:00Z"/>
                <w:b w:val="0"/>
                <w:bCs w:val="0"/>
                <w:caps w:val="0"/>
                <w:sz w:val="18"/>
                <w:szCs w:val="18"/>
                <w:lang w:eastAsia="zh-CN"/>
              </w:rPr>
            </w:pPr>
            <w:del w:id="1133" w:author="Crystal Jing" w:date="2023-09-08T17:04:00Z">
              <w:r>
                <w:rPr>
                  <w:rFonts w:hint="eastAsia"/>
                  <w:b/>
                  <w:bCs/>
                  <w:caps/>
                  <w:sz w:val="18"/>
                  <w:szCs w:val="18"/>
                  <w:lang w:eastAsia="zh-CN"/>
                </w:rPr>
                <w:delText>1</w:delText>
              </w:r>
            </w:del>
            <w:del w:id="1134" w:author="Crystal Jing" w:date="2023-09-08T17:04:00Z">
              <w:r>
                <w:rPr>
                  <w:b/>
                  <w:bCs/>
                  <w:caps/>
                  <w:sz w:val="18"/>
                  <w:szCs w:val="18"/>
                  <w:lang w:eastAsia="zh-CN"/>
                </w:rPr>
                <w:delText>-17</w:delText>
              </w:r>
            </w:del>
          </w:p>
        </w:tc>
        <w:tc>
          <w:tcPr>
            <w:tcW w:w="1680" w:type="dxa"/>
            <w:shd w:val="clear" w:color="auto" w:fill="FFFFFF" w:themeFill="background1"/>
          </w:tcPr>
          <w:p w14:paraId="2C4F86F0">
            <w:pPr>
              <w:jc w:val="center"/>
              <w:rPr>
                <w:del w:id="1135" w:author="Crystal Jing" w:date="2023-09-08T17:04:00Z"/>
                <w:sz w:val="18"/>
                <w:szCs w:val="18"/>
                <w:lang w:eastAsia="zh-CN"/>
              </w:rPr>
            </w:pPr>
            <w:del w:id="1136" w:author="Crystal Jing" w:date="2023-09-08T17:04:00Z">
              <w:r>
                <w:rPr>
                  <w:sz w:val="18"/>
                  <w:szCs w:val="18"/>
                  <w:lang w:eastAsia="zh-CN"/>
                </w:rPr>
                <w:delText>0.8511</w:delText>
              </w:r>
            </w:del>
          </w:p>
        </w:tc>
        <w:tc>
          <w:tcPr>
            <w:tcW w:w="1680" w:type="dxa"/>
            <w:shd w:val="clear" w:color="auto" w:fill="FFFFFF" w:themeFill="background1"/>
          </w:tcPr>
          <w:p w14:paraId="01F86541">
            <w:pPr>
              <w:jc w:val="center"/>
              <w:rPr>
                <w:del w:id="1137" w:author="Crystal Jing" w:date="2023-09-08T17:04:00Z"/>
                <w:sz w:val="18"/>
                <w:szCs w:val="18"/>
                <w:lang w:eastAsia="zh-CN"/>
              </w:rPr>
            </w:pPr>
            <w:del w:id="1138" w:author="Crystal Jing" w:date="2023-09-08T17:04:00Z">
              <w:r>
                <w:rPr>
                  <w:sz w:val="18"/>
                  <w:szCs w:val="18"/>
                  <w:lang w:eastAsia="zh-CN"/>
                </w:rPr>
                <w:delText>0.8511</w:delText>
              </w:r>
            </w:del>
          </w:p>
        </w:tc>
      </w:tr>
      <w:tr w14:paraId="407BC71A">
        <w:tblPrEx>
          <w:tblCellMar>
            <w:top w:w="0" w:type="dxa"/>
            <w:left w:w="108" w:type="dxa"/>
            <w:bottom w:w="0" w:type="dxa"/>
            <w:right w:w="108" w:type="dxa"/>
          </w:tblCellMar>
        </w:tblPrEx>
        <w:trPr>
          <w:del w:id="1139" w:author="Crystal Jing" w:date="2023-09-08T17:04: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125329FD">
            <w:pPr>
              <w:jc w:val="center"/>
              <w:rPr>
                <w:del w:id="1140" w:author="Crystal Jing" w:date="2023-09-08T17:04:00Z"/>
                <w:b w:val="0"/>
                <w:bCs w:val="0"/>
                <w:caps w:val="0"/>
                <w:sz w:val="18"/>
                <w:szCs w:val="18"/>
                <w:lang w:eastAsia="zh-CN"/>
              </w:rPr>
            </w:pPr>
            <w:del w:id="1141" w:author="Crystal Jing" w:date="2023-09-08T17:04:00Z">
              <w:r>
                <w:rPr>
                  <w:rFonts w:hint="eastAsia"/>
                  <w:b/>
                  <w:bCs/>
                  <w:caps/>
                  <w:sz w:val="18"/>
                  <w:szCs w:val="18"/>
                  <w:lang w:eastAsia="zh-CN"/>
                </w:rPr>
                <w:delText>1</w:delText>
              </w:r>
            </w:del>
            <w:del w:id="1142" w:author="Crystal Jing" w:date="2023-09-08T17:04:00Z">
              <w:r>
                <w:rPr>
                  <w:b/>
                  <w:bCs/>
                  <w:caps/>
                  <w:sz w:val="18"/>
                  <w:szCs w:val="18"/>
                  <w:lang w:eastAsia="zh-CN"/>
                </w:rPr>
                <w:delText>-18</w:delText>
              </w:r>
            </w:del>
          </w:p>
        </w:tc>
        <w:tc>
          <w:tcPr>
            <w:tcW w:w="1680" w:type="dxa"/>
            <w:tcBorders>
              <w:bottom w:val="single" w:color="auto" w:sz="12" w:space="0"/>
            </w:tcBorders>
            <w:shd w:val="clear" w:color="auto" w:fill="FFFFFF" w:themeFill="background1"/>
          </w:tcPr>
          <w:p w14:paraId="1B7E7FFE">
            <w:pPr>
              <w:jc w:val="center"/>
              <w:rPr>
                <w:del w:id="1143" w:author="Crystal Jing" w:date="2023-09-08T17:04:00Z"/>
                <w:sz w:val="18"/>
                <w:szCs w:val="18"/>
                <w:lang w:eastAsia="zh-CN"/>
              </w:rPr>
            </w:pPr>
            <w:del w:id="1144" w:author="Crystal Jing" w:date="2023-09-08T17:04:00Z">
              <w:r>
                <w:rPr>
                  <w:sz w:val="18"/>
                  <w:szCs w:val="18"/>
                  <w:lang w:eastAsia="zh-CN"/>
                </w:rPr>
                <w:delText>0.9149</w:delText>
              </w:r>
            </w:del>
          </w:p>
        </w:tc>
        <w:tc>
          <w:tcPr>
            <w:tcW w:w="1680" w:type="dxa"/>
            <w:tcBorders>
              <w:bottom w:val="single" w:color="auto" w:sz="12" w:space="0"/>
            </w:tcBorders>
            <w:shd w:val="clear" w:color="auto" w:fill="FFFFFF" w:themeFill="background1"/>
          </w:tcPr>
          <w:p w14:paraId="5F00E5C6">
            <w:pPr>
              <w:jc w:val="center"/>
              <w:rPr>
                <w:del w:id="1145" w:author="Crystal Jing" w:date="2023-09-08T17:04:00Z"/>
                <w:sz w:val="18"/>
                <w:szCs w:val="18"/>
                <w:lang w:eastAsia="zh-CN"/>
              </w:rPr>
            </w:pPr>
            <w:del w:id="1146" w:author="Crystal Jing" w:date="2023-09-08T17:04:00Z">
              <w:r>
                <w:rPr>
                  <w:sz w:val="18"/>
                  <w:szCs w:val="18"/>
                  <w:lang w:eastAsia="zh-CN"/>
                </w:rPr>
                <w:delText>0.9149</w:delText>
              </w:r>
            </w:del>
          </w:p>
        </w:tc>
      </w:tr>
    </w:tbl>
    <w:p w14:paraId="6792190B">
      <w:pPr>
        <w:widowControl w:val="0"/>
        <w:spacing w:line="252" w:lineRule="auto"/>
        <w:ind w:firstLine="200" w:firstLineChars="100"/>
        <w:jc w:val="center"/>
        <w:rPr>
          <w:del w:id="1147" w:author="Crystal Jing" w:date="2023-09-08T17:04:00Z"/>
          <w:b/>
          <w:bCs/>
          <w:color w:val="000000"/>
        </w:rPr>
      </w:pPr>
      <w:del w:id="1148" w:author="Crystal Jing" w:date="2023-09-08T17:04:00Z">
        <w:r>
          <w:rPr>
            <w:b/>
            <w:bCs/>
            <w:color w:val="000000"/>
          </w:rPr>
          <w:delText>TABLE Ⅱ</w:delText>
        </w:r>
      </w:del>
    </w:p>
    <w:p w14:paraId="6AD7AAB6">
      <w:pPr>
        <w:widowControl w:val="0"/>
        <w:spacing w:line="252" w:lineRule="auto"/>
        <w:ind w:firstLine="200" w:firstLineChars="100"/>
        <w:jc w:val="center"/>
        <w:rPr>
          <w:del w:id="1149" w:author="Crystal Jing" w:date="2023-09-08T17:04:00Z"/>
          <w:b/>
          <w:bCs/>
          <w:color w:val="000000"/>
          <w:lang w:eastAsia="zh-CN"/>
        </w:rPr>
      </w:pPr>
      <w:del w:id="1150" w:author="Crystal Jing" w:date="2023-09-08T17:04:00Z">
        <w:r>
          <w:rPr>
            <w:b/>
            <w:bCs/>
            <w:color w:val="000000"/>
            <w:lang w:eastAsia="zh-CN"/>
          </w:rPr>
          <w:delText>MATCHING FROM LOW DIMENSIONS.</w:delText>
        </w:r>
      </w:del>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63F52F1E">
        <w:tblPrEx>
          <w:tblCellMar>
            <w:top w:w="0" w:type="dxa"/>
            <w:left w:w="108" w:type="dxa"/>
            <w:bottom w:w="0" w:type="dxa"/>
            <w:right w:w="108" w:type="dxa"/>
          </w:tblCellMar>
        </w:tblPrEx>
        <w:trPr>
          <w:del w:id="1151" w:author="Crystal Jing" w:date="2023-09-08T17:04:00Z"/>
        </w:trPr>
        <w:tc>
          <w:tcPr>
            <w:tcW w:w="5040" w:type="dxa"/>
            <w:gridSpan w:val="3"/>
            <w:tcBorders>
              <w:bottom w:val="single" w:color="auto" w:sz="12" w:space="0"/>
              <w:right w:val="nil"/>
            </w:tcBorders>
          </w:tcPr>
          <w:p w14:paraId="6EBD01A6">
            <w:pPr>
              <w:jc w:val="both"/>
              <w:rPr>
                <w:del w:id="1152" w:author="Crystal Jing" w:date="2023-09-08T17:04:00Z"/>
                <w:b w:val="0"/>
                <w:bCs w:val="0"/>
                <w:caps w:val="0"/>
                <w:lang w:eastAsia="zh-CN"/>
              </w:rPr>
            </w:pPr>
          </w:p>
        </w:tc>
      </w:tr>
      <w:tr w14:paraId="2135421A">
        <w:tblPrEx>
          <w:tblCellMar>
            <w:top w:w="0" w:type="dxa"/>
            <w:left w:w="108" w:type="dxa"/>
            <w:bottom w:w="0" w:type="dxa"/>
            <w:right w:w="108" w:type="dxa"/>
          </w:tblCellMar>
        </w:tblPrEx>
        <w:trPr>
          <w:del w:id="1153" w:author="Crystal Jing" w:date="2023-09-08T17:04: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501D8ECE">
            <w:pPr>
              <w:jc w:val="center"/>
              <w:rPr>
                <w:del w:id="1154" w:author="Crystal Jing" w:date="2023-09-08T17:04:00Z"/>
                <w:b w:val="0"/>
                <w:bCs w:val="0"/>
                <w:caps w:val="0"/>
                <w:lang w:eastAsia="zh-CN"/>
              </w:rPr>
            </w:pPr>
            <w:del w:id="1155" w:author="Crystal Jing" w:date="2023-09-08T17:04:00Z">
              <w:r>
                <w:rPr>
                  <w:b/>
                  <w:bCs/>
                  <w:caps/>
                  <w:sz w:val="15"/>
                  <w:szCs w:val="15"/>
                  <w:lang w:eastAsia="zh-CN"/>
                </w:rPr>
                <w:delText>latent code layers used</w:delText>
              </w:r>
            </w:del>
          </w:p>
        </w:tc>
        <w:tc>
          <w:tcPr>
            <w:tcW w:w="3360" w:type="dxa"/>
            <w:gridSpan w:val="2"/>
            <w:tcBorders>
              <w:top w:val="single" w:color="auto" w:sz="12" w:space="0"/>
            </w:tcBorders>
            <w:shd w:val="clear" w:color="auto" w:fill="FFFFFF" w:themeFill="background1"/>
          </w:tcPr>
          <w:p w14:paraId="18FC46CF">
            <w:pPr>
              <w:jc w:val="center"/>
              <w:rPr>
                <w:del w:id="1156" w:author="Crystal Jing" w:date="2023-09-08T17:04:00Z"/>
                <w:b/>
                <w:bCs/>
                <w:lang w:eastAsia="zh-CN"/>
              </w:rPr>
            </w:pPr>
            <w:del w:id="1157" w:author="Crystal Jing" w:date="2023-09-08T17:04:00Z">
              <w:r>
                <w:rPr>
                  <w:b/>
                  <w:bCs/>
                  <w:lang w:eastAsia="zh-CN"/>
                </w:rPr>
                <w:delText>Accuracy</w:delText>
              </w:r>
            </w:del>
          </w:p>
        </w:tc>
      </w:tr>
      <w:tr w14:paraId="7D5C65FC">
        <w:tblPrEx>
          <w:tblCellMar>
            <w:top w:w="0" w:type="dxa"/>
            <w:left w:w="108" w:type="dxa"/>
            <w:bottom w:w="0" w:type="dxa"/>
            <w:right w:w="108" w:type="dxa"/>
          </w:tblCellMar>
        </w:tblPrEx>
        <w:trPr>
          <w:del w:id="1158" w:author="Crystal Jing" w:date="2023-09-08T17:04: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13359D30">
            <w:pPr>
              <w:jc w:val="both"/>
              <w:rPr>
                <w:del w:id="1159" w:author="Crystal Jing" w:date="2023-09-08T17:04:00Z"/>
                <w:b w:val="0"/>
                <w:bCs w:val="0"/>
                <w:caps w:val="0"/>
                <w:lang w:eastAsia="zh-CN"/>
              </w:rPr>
            </w:pPr>
          </w:p>
        </w:tc>
        <w:tc>
          <w:tcPr>
            <w:tcW w:w="1680" w:type="dxa"/>
            <w:tcBorders>
              <w:bottom w:val="single" w:color="auto" w:sz="4" w:space="0"/>
            </w:tcBorders>
            <w:shd w:val="clear" w:color="auto" w:fill="FFFFFF" w:themeFill="background1"/>
          </w:tcPr>
          <w:p w14:paraId="0ADC07B1">
            <w:pPr>
              <w:jc w:val="both"/>
              <w:rPr>
                <w:del w:id="1160" w:author="Crystal Jing" w:date="2023-09-08T17:04:00Z"/>
                <w:sz w:val="18"/>
                <w:szCs w:val="18"/>
                <w:lang w:eastAsia="zh-CN"/>
              </w:rPr>
            </w:pPr>
            <w:del w:id="1161" w:author="Crystal Jing" w:date="2023-09-08T17:04:00Z">
              <w:r>
                <w:rPr>
                  <w:sz w:val="18"/>
                  <w:szCs w:val="18"/>
                  <w:lang w:eastAsia="zh-CN"/>
                </w:rPr>
                <w:delText>Cosine similarity</w:delText>
              </w:r>
            </w:del>
          </w:p>
        </w:tc>
        <w:tc>
          <w:tcPr>
            <w:tcW w:w="1680" w:type="dxa"/>
            <w:tcBorders>
              <w:bottom w:val="single" w:color="auto" w:sz="4" w:space="0"/>
            </w:tcBorders>
            <w:shd w:val="clear" w:color="auto" w:fill="FFFFFF" w:themeFill="background1"/>
          </w:tcPr>
          <w:p w14:paraId="361FCF31">
            <w:pPr>
              <w:jc w:val="both"/>
              <w:rPr>
                <w:del w:id="1162" w:author="Crystal Jing" w:date="2023-09-08T17:04:00Z"/>
                <w:sz w:val="18"/>
                <w:szCs w:val="18"/>
                <w:lang w:eastAsia="zh-CN"/>
              </w:rPr>
            </w:pPr>
            <w:del w:id="1163" w:author="Crystal Jing" w:date="2023-09-08T17:04:00Z">
              <w:r>
                <w:rPr>
                  <w:sz w:val="18"/>
                  <w:szCs w:val="18"/>
                  <w:lang w:eastAsia="zh-CN"/>
                </w:rPr>
                <w:delText>Euclidean distance</w:delText>
              </w:r>
            </w:del>
          </w:p>
        </w:tc>
      </w:tr>
      <w:tr w14:paraId="630F993B">
        <w:tblPrEx>
          <w:tblCellMar>
            <w:top w:w="0" w:type="dxa"/>
            <w:left w:w="108" w:type="dxa"/>
            <w:bottom w:w="0" w:type="dxa"/>
            <w:right w:w="108" w:type="dxa"/>
          </w:tblCellMar>
        </w:tblPrEx>
        <w:trPr>
          <w:del w:id="1164" w:author="Crystal Jing" w:date="2023-09-08T17:04: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5CC176EC">
            <w:pPr>
              <w:jc w:val="center"/>
              <w:rPr>
                <w:del w:id="1165" w:author="Crystal Jing" w:date="2023-09-08T17:04:00Z"/>
                <w:b w:val="0"/>
                <w:bCs w:val="0"/>
                <w:caps w:val="0"/>
                <w:sz w:val="18"/>
                <w:szCs w:val="18"/>
                <w:lang w:eastAsia="zh-CN"/>
              </w:rPr>
            </w:pPr>
            <w:del w:id="1166" w:author="Crystal Jing" w:date="2023-09-08T17:04:00Z">
              <w:r>
                <w:rPr>
                  <w:rFonts w:hint="eastAsia"/>
                  <w:b/>
                  <w:bCs/>
                  <w:caps/>
                  <w:sz w:val="18"/>
                  <w:szCs w:val="18"/>
                  <w:lang w:eastAsia="zh-CN"/>
                </w:rPr>
                <w:delText>1</w:delText>
              </w:r>
            </w:del>
            <w:del w:id="1167" w:author="Crystal Jing" w:date="2023-09-08T17:04:00Z">
              <w:r>
                <w:rPr>
                  <w:b/>
                  <w:bCs/>
                  <w:caps/>
                  <w:sz w:val="18"/>
                  <w:szCs w:val="18"/>
                  <w:lang w:eastAsia="zh-CN"/>
                </w:rPr>
                <w:delText>8-18</w:delText>
              </w:r>
            </w:del>
          </w:p>
        </w:tc>
        <w:tc>
          <w:tcPr>
            <w:tcW w:w="1680" w:type="dxa"/>
            <w:tcBorders>
              <w:top w:val="single" w:color="auto" w:sz="4" w:space="0"/>
            </w:tcBorders>
            <w:shd w:val="clear" w:color="auto" w:fill="FFFFFF" w:themeFill="background1"/>
          </w:tcPr>
          <w:p w14:paraId="04FC17AD">
            <w:pPr>
              <w:jc w:val="center"/>
              <w:rPr>
                <w:del w:id="1168" w:author="Crystal Jing" w:date="2023-09-08T17:04:00Z"/>
                <w:sz w:val="18"/>
                <w:szCs w:val="18"/>
                <w:lang w:eastAsia="zh-CN"/>
              </w:rPr>
            </w:pPr>
            <w:del w:id="1169" w:author="Crystal Jing" w:date="2023-09-08T17:04:00Z">
              <w:r>
                <w:rPr>
                  <w:sz w:val="18"/>
                  <w:szCs w:val="18"/>
                  <w:lang w:eastAsia="zh-CN"/>
                </w:rPr>
                <w:delText>0.1915</w:delText>
              </w:r>
            </w:del>
          </w:p>
        </w:tc>
        <w:tc>
          <w:tcPr>
            <w:tcW w:w="1680" w:type="dxa"/>
            <w:tcBorders>
              <w:top w:val="single" w:color="auto" w:sz="4" w:space="0"/>
            </w:tcBorders>
            <w:shd w:val="clear" w:color="auto" w:fill="FFFFFF" w:themeFill="background1"/>
          </w:tcPr>
          <w:p w14:paraId="5624F674">
            <w:pPr>
              <w:jc w:val="center"/>
              <w:rPr>
                <w:del w:id="1170" w:author="Crystal Jing" w:date="2023-09-08T17:04:00Z"/>
                <w:sz w:val="18"/>
                <w:szCs w:val="18"/>
                <w:lang w:eastAsia="zh-CN"/>
              </w:rPr>
            </w:pPr>
            <w:del w:id="1171" w:author="Crystal Jing" w:date="2023-09-08T17:04:00Z">
              <w:r>
                <w:rPr>
                  <w:sz w:val="18"/>
                  <w:szCs w:val="18"/>
                  <w:lang w:eastAsia="zh-CN"/>
                </w:rPr>
                <w:delText>0.1915</w:delText>
              </w:r>
            </w:del>
          </w:p>
        </w:tc>
      </w:tr>
      <w:tr w14:paraId="499C97ED">
        <w:tblPrEx>
          <w:tblCellMar>
            <w:top w:w="0" w:type="dxa"/>
            <w:left w:w="108" w:type="dxa"/>
            <w:bottom w:w="0" w:type="dxa"/>
            <w:right w:w="108" w:type="dxa"/>
          </w:tblCellMar>
        </w:tblPrEx>
        <w:trPr>
          <w:del w:id="117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8764526">
            <w:pPr>
              <w:jc w:val="center"/>
              <w:rPr>
                <w:del w:id="1173" w:author="Crystal Jing" w:date="2023-09-08T17:04:00Z"/>
                <w:b w:val="0"/>
                <w:bCs w:val="0"/>
                <w:caps w:val="0"/>
                <w:sz w:val="18"/>
                <w:szCs w:val="18"/>
                <w:lang w:eastAsia="zh-CN"/>
              </w:rPr>
            </w:pPr>
            <w:del w:id="1174" w:author="Crystal Jing" w:date="2023-09-08T17:04:00Z">
              <w:r>
                <w:rPr>
                  <w:rFonts w:hint="eastAsia"/>
                  <w:b/>
                  <w:bCs/>
                  <w:caps/>
                  <w:sz w:val="18"/>
                  <w:szCs w:val="18"/>
                  <w:lang w:eastAsia="zh-CN"/>
                </w:rPr>
                <w:delText>1</w:delText>
              </w:r>
            </w:del>
            <w:del w:id="1175" w:author="Crystal Jing" w:date="2023-09-08T17:04:00Z">
              <w:r>
                <w:rPr>
                  <w:b/>
                  <w:bCs/>
                  <w:caps/>
                  <w:sz w:val="18"/>
                  <w:szCs w:val="18"/>
                  <w:lang w:eastAsia="zh-CN"/>
                </w:rPr>
                <w:delText>8-17</w:delText>
              </w:r>
            </w:del>
          </w:p>
        </w:tc>
        <w:tc>
          <w:tcPr>
            <w:tcW w:w="1680" w:type="dxa"/>
            <w:shd w:val="clear" w:color="auto" w:fill="FFFFFF" w:themeFill="background1"/>
          </w:tcPr>
          <w:p w14:paraId="1C479F0B">
            <w:pPr>
              <w:jc w:val="center"/>
              <w:rPr>
                <w:del w:id="1176" w:author="Crystal Jing" w:date="2023-09-08T17:04:00Z"/>
                <w:sz w:val="18"/>
                <w:szCs w:val="18"/>
                <w:lang w:eastAsia="zh-CN"/>
              </w:rPr>
            </w:pPr>
            <w:del w:id="1177" w:author="Crystal Jing" w:date="2023-09-08T17:04:00Z">
              <w:r>
                <w:rPr>
                  <w:sz w:val="18"/>
                  <w:szCs w:val="18"/>
                  <w:lang w:eastAsia="zh-CN"/>
                </w:rPr>
                <w:delText>0.1702</w:delText>
              </w:r>
            </w:del>
          </w:p>
        </w:tc>
        <w:tc>
          <w:tcPr>
            <w:tcW w:w="1680" w:type="dxa"/>
            <w:shd w:val="clear" w:color="auto" w:fill="FFFFFF" w:themeFill="background1"/>
          </w:tcPr>
          <w:p w14:paraId="02AD337B">
            <w:pPr>
              <w:jc w:val="center"/>
              <w:rPr>
                <w:del w:id="1178" w:author="Crystal Jing" w:date="2023-09-08T17:04:00Z"/>
                <w:sz w:val="18"/>
                <w:szCs w:val="18"/>
                <w:lang w:eastAsia="zh-CN"/>
              </w:rPr>
            </w:pPr>
            <w:del w:id="1179" w:author="Crystal Jing" w:date="2023-09-08T17:04:00Z">
              <w:r>
                <w:rPr>
                  <w:sz w:val="18"/>
                  <w:szCs w:val="18"/>
                  <w:lang w:eastAsia="zh-CN"/>
                </w:rPr>
                <w:delText>0.1702</w:delText>
              </w:r>
            </w:del>
          </w:p>
        </w:tc>
      </w:tr>
      <w:tr w14:paraId="1CD965BD">
        <w:tblPrEx>
          <w:tblCellMar>
            <w:top w:w="0" w:type="dxa"/>
            <w:left w:w="108" w:type="dxa"/>
            <w:bottom w:w="0" w:type="dxa"/>
            <w:right w:w="108" w:type="dxa"/>
          </w:tblCellMar>
        </w:tblPrEx>
        <w:trPr>
          <w:del w:id="118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77D3951">
            <w:pPr>
              <w:jc w:val="center"/>
              <w:rPr>
                <w:del w:id="1181" w:author="Crystal Jing" w:date="2023-09-08T17:04:00Z"/>
                <w:b w:val="0"/>
                <w:bCs w:val="0"/>
                <w:caps w:val="0"/>
                <w:sz w:val="18"/>
                <w:szCs w:val="18"/>
                <w:lang w:eastAsia="zh-CN"/>
              </w:rPr>
            </w:pPr>
            <w:del w:id="1182" w:author="Crystal Jing" w:date="2023-09-08T17:04:00Z">
              <w:r>
                <w:rPr>
                  <w:rFonts w:hint="eastAsia"/>
                  <w:b/>
                  <w:bCs/>
                  <w:caps/>
                  <w:sz w:val="18"/>
                  <w:szCs w:val="18"/>
                  <w:lang w:eastAsia="zh-CN"/>
                </w:rPr>
                <w:delText>1</w:delText>
              </w:r>
            </w:del>
            <w:del w:id="1183" w:author="Crystal Jing" w:date="2023-09-08T17:04:00Z">
              <w:r>
                <w:rPr>
                  <w:b/>
                  <w:bCs/>
                  <w:caps/>
                  <w:sz w:val="18"/>
                  <w:szCs w:val="18"/>
                  <w:lang w:eastAsia="zh-CN"/>
                </w:rPr>
                <w:delText>8-16</w:delText>
              </w:r>
            </w:del>
          </w:p>
        </w:tc>
        <w:tc>
          <w:tcPr>
            <w:tcW w:w="1680" w:type="dxa"/>
            <w:shd w:val="clear" w:color="auto" w:fill="FFFFFF" w:themeFill="background1"/>
          </w:tcPr>
          <w:p w14:paraId="3A0C9737">
            <w:pPr>
              <w:jc w:val="center"/>
              <w:rPr>
                <w:del w:id="1184" w:author="Crystal Jing" w:date="2023-09-08T17:04:00Z"/>
                <w:sz w:val="18"/>
                <w:szCs w:val="18"/>
                <w:lang w:eastAsia="zh-CN"/>
              </w:rPr>
            </w:pPr>
            <w:del w:id="1185" w:author="Crystal Jing" w:date="2023-09-08T17:04:00Z">
              <w:r>
                <w:rPr>
                  <w:sz w:val="18"/>
                  <w:szCs w:val="18"/>
                  <w:lang w:eastAsia="zh-CN"/>
                </w:rPr>
                <w:delText>0.2766</w:delText>
              </w:r>
            </w:del>
          </w:p>
        </w:tc>
        <w:tc>
          <w:tcPr>
            <w:tcW w:w="1680" w:type="dxa"/>
            <w:shd w:val="clear" w:color="auto" w:fill="FFFFFF" w:themeFill="background1"/>
          </w:tcPr>
          <w:p w14:paraId="1011FB11">
            <w:pPr>
              <w:jc w:val="center"/>
              <w:rPr>
                <w:del w:id="1186" w:author="Crystal Jing" w:date="2023-09-08T17:04:00Z"/>
                <w:sz w:val="18"/>
                <w:szCs w:val="18"/>
                <w:lang w:eastAsia="zh-CN"/>
              </w:rPr>
            </w:pPr>
            <w:del w:id="1187" w:author="Crystal Jing" w:date="2023-09-08T17:04:00Z">
              <w:r>
                <w:rPr>
                  <w:sz w:val="18"/>
                  <w:szCs w:val="18"/>
                  <w:lang w:eastAsia="zh-CN"/>
                </w:rPr>
                <w:delText>0.2766</w:delText>
              </w:r>
            </w:del>
          </w:p>
        </w:tc>
      </w:tr>
      <w:tr w14:paraId="64F8B920">
        <w:tblPrEx>
          <w:tblCellMar>
            <w:top w:w="0" w:type="dxa"/>
            <w:left w:w="108" w:type="dxa"/>
            <w:bottom w:w="0" w:type="dxa"/>
            <w:right w:w="108" w:type="dxa"/>
          </w:tblCellMar>
        </w:tblPrEx>
        <w:trPr>
          <w:del w:id="118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B20BDBA">
            <w:pPr>
              <w:jc w:val="center"/>
              <w:rPr>
                <w:del w:id="1189" w:author="Crystal Jing" w:date="2023-09-08T17:04:00Z"/>
                <w:b w:val="0"/>
                <w:bCs w:val="0"/>
                <w:caps w:val="0"/>
                <w:sz w:val="18"/>
                <w:szCs w:val="18"/>
                <w:lang w:eastAsia="zh-CN"/>
              </w:rPr>
            </w:pPr>
            <w:del w:id="1190" w:author="Crystal Jing" w:date="2023-09-08T17:04:00Z">
              <w:r>
                <w:rPr>
                  <w:rFonts w:hint="eastAsia"/>
                  <w:b/>
                  <w:bCs/>
                  <w:caps/>
                  <w:sz w:val="18"/>
                  <w:szCs w:val="18"/>
                  <w:lang w:eastAsia="zh-CN"/>
                </w:rPr>
                <w:delText>1</w:delText>
              </w:r>
            </w:del>
            <w:del w:id="1191" w:author="Crystal Jing" w:date="2023-09-08T17:04:00Z">
              <w:r>
                <w:rPr>
                  <w:b/>
                  <w:bCs/>
                  <w:caps/>
                  <w:sz w:val="18"/>
                  <w:szCs w:val="18"/>
                  <w:lang w:eastAsia="zh-CN"/>
                </w:rPr>
                <w:delText>8-15</w:delText>
              </w:r>
            </w:del>
          </w:p>
        </w:tc>
        <w:tc>
          <w:tcPr>
            <w:tcW w:w="1680" w:type="dxa"/>
            <w:shd w:val="clear" w:color="auto" w:fill="FFFFFF" w:themeFill="background1"/>
          </w:tcPr>
          <w:p w14:paraId="121B8002">
            <w:pPr>
              <w:jc w:val="center"/>
              <w:rPr>
                <w:del w:id="1192" w:author="Crystal Jing" w:date="2023-09-08T17:04:00Z"/>
                <w:sz w:val="18"/>
                <w:szCs w:val="18"/>
                <w:lang w:eastAsia="zh-CN"/>
              </w:rPr>
            </w:pPr>
            <w:del w:id="1193" w:author="Crystal Jing" w:date="2023-09-08T17:04:00Z">
              <w:r>
                <w:rPr>
                  <w:sz w:val="18"/>
                  <w:szCs w:val="18"/>
                  <w:lang w:eastAsia="zh-CN"/>
                </w:rPr>
                <w:delText>0.3830</w:delText>
              </w:r>
            </w:del>
          </w:p>
        </w:tc>
        <w:tc>
          <w:tcPr>
            <w:tcW w:w="1680" w:type="dxa"/>
            <w:shd w:val="clear" w:color="auto" w:fill="FFFFFF" w:themeFill="background1"/>
          </w:tcPr>
          <w:p w14:paraId="440A94BC">
            <w:pPr>
              <w:jc w:val="center"/>
              <w:rPr>
                <w:del w:id="1194" w:author="Crystal Jing" w:date="2023-09-08T17:04:00Z"/>
                <w:sz w:val="18"/>
                <w:szCs w:val="18"/>
                <w:lang w:eastAsia="zh-CN"/>
              </w:rPr>
            </w:pPr>
            <w:del w:id="1195" w:author="Crystal Jing" w:date="2023-09-08T17:04:00Z">
              <w:r>
                <w:rPr>
                  <w:sz w:val="18"/>
                  <w:szCs w:val="18"/>
                  <w:lang w:eastAsia="zh-CN"/>
                </w:rPr>
                <w:delText>0.3830</w:delText>
              </w:r>
            </w:del>
          </w:p>
        </w:tc>
      </w:tr>
      <w:tr w14:paraId="66067182">
        <w:tblPrEx>
          <w:tblCellMar>
            <w:top w:w="0" w:type="dxa"/>
            <w:left w:w="108" w:type="dxa"/>
            <w:bottom w:w="0" w:type="dxa"/>
            <w:right w:w="108" w:type="dxa"/>
          </w:tblCellMar>
        </w:tblPrEx>
        <w:trPr>
          <w:del w:id="119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4E2EFBF">
            <w:pPr>
              <w:jc w:val="center"/>
              <w:rPr>
                <w:del w:id="1197" w:author="Crystal Jing" w:date="2023-09-08T17:04:00Z"/>
                <w:b w:val="0"/>
                <w:bCs w:val="0"/>
                <w:caps w:val="0"/>
                <w:sz w:val="18"/>
                <w:szCs w:val="18"/>
                <w:lang w:eastAsia="zh-CN"/>
              </w:rPr>
            </w:pPr>
            <w:del w:id="1198" w:author="Crystal Jing" w:date="2023-09-08T17:04:00Z">
              <w:r>
                <w:rPr>
                  <w:rFonts w:hint="eastAsia"/>
                  <w:b/>
                  <w:bCs/>
                  <w:caps/>
                  <w:sz w:val="18"/>
                  <w:szCs w:val="18"/>
                  <w:lang w:eastAsia="zh-CN"/>
                </w:rPr>
                <w:delText>1</w:delText>
              </w:r>
            </w:del>
            <w:del w:id="1199" w:author="Crystal Jing" w:date="2023-09-08T17:04:00Z">
              <w:r>
                <w:rPr>
                  <w:b/>
                  <w:bCs/>
                  <w:caps/>
                  <w:sz w:val="18"/>
                  <w:szCs w:val="18"/>
                  <w:lang w:eastAsia="zh-CN"/>
                </w:rPr>
                <w:delText>8-14</w:delText>
              </w:r>
            </w:del>
          </w:p>
        </w:tc>
        <w:tc>
          <w:tcPr>
            <w:tcW w:w="1680" w:type="dxa"/>
            <w:shd w:val="clear" w:color="auto" w:fill="FFFFFF" w:themeFill="background1"/>
          </w:tcPr>
          <w:p w14:paraId="0114342E">
            <w:pPr>
              <w:jc w:val="center"/>
              <w:rPr>
                <w:del w:id="1200" w:author="Crystal Jing" w:date="2023-09-08T17:04:00Z"/>
                <w:sz w:val="18"/>
                <w:szCs w:val="18"/>
                <w:lang w:eastAsia="zh-CN"/>
              </w:rPr>
            </w:pPr>
            <w:del w:id="1201" w:author="Crystal Jing" w:date="2023-09-08T17:04:00Z">
              <w:r>
                <w:rPr>
                  <w:sz w:val="18"/>
                  <w:szCs w:val="18"/>
                  <w:lang w:eastAsia="zh-CN"/>
                </w:rPr>
                <w:delText>0.6383</w:delText>
              </w:r>
            </w:del>
          </w:p>
        </w:tc>
        <w:tc>
          <w:tcPr>
            <w:tcW w:w="1680" w:type="dxa"/>
            <w:shd w:val="clear" w:color="auto" w:fill="FFFFFF" w:themeFill="background1"/>
          </w:tcPr>
          <w:p w14:paraId="7F226841">
            <w:pPr>
              <w:jc w:val="center"/>
              <w:rPr>
                <w:del w:id="1202" w:author="Crystal Jing" w:date="2023-09-08T17:04:00Z"/>
                <w:sz w:val="18"/>
                <w:szCs w:val="18"/>
                <w:lang w:eastAsia="zh-CN"/>
              </w:rPr>
            </w:pPr>
            <w:del w:id="1203" w:author="Crystal Jing" w:date="2023-09-08T17:04:00Z">
              <w:r>
                <w:rPr>
                  <w:sz w:val="18"/>
                  <w:szCs w:val="18"/>
                  <w:lang w:eastAsia="zh-CN"/>
                </w:rPr>
                <w:delText>0.6383</w:delText>
              </w:r>
            </w:del>
          </w:p>
        </w:tc>
      </w:tr>
      <w:tr w14:paraId="3DC2E7A1">
        <w:tblPrEx>
          <w:tblCellMar>
            <w:top w:w="0" w:type="dxa"/>
            <w:left w:w="108" w:type="dxa"/>
            <w:bottom w:w="0" w:type="dxa"/>
            <w:right w:w="108" w:type="dxa"/>
          </w:tblCellMar>
        </w:tblPrEx>
        <w:trPr>
          <w:del w:id="120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03D8330">
            <w:pPr>
              <w:jc w:val="center"/>
              <w:rPr>
                <w:del w:id="1205" w:author="Crystal Jing" w:date="2023-09-08T17:04:00Z"/>
                <w:b w:val="0"/>
                <w:bCs w:val="0"/>
                <w:caps w:val="0"/>
                <w:sz w:val="18"/>
                <w:szCs w:val="18"/>
                <w:lang w:eastAsia="zh-CN"/>
              </w:rPr>
            </w:pPr>
            <w:del w:id="1206" w:author="Crystal Jing" w:date="2023-09-08T17:04:00Z">
              <w:r>
                <w:rPr>
                  <w:rFonts w:hint="eastAsia"/>
                  <w:b/>
                  <w:bCs/>
                  <w:caps/>
                  <w:sz w:val="18"/>
                  <w:szCs w:val="18"/>
                  <w:lang w:eastAsia="zh-CN"/>
                </w:rPr>
                <w:delText>1</w:delText>
              </w:r>
            </w:del>
            <w:del w:id="1207" w:author="Crystal Jing" w:date="2023-09-08T17:04:00Z">
              <w:r>
                <w:rPr>
                  <w:b/>
                  <w:bCs/>
                  <w:caps/>
                  <w:sz w:val="18"/>
                  <w:szCs w:val="18"/>
                  <w:lang w:eastAsia="zh-CN"/>
                </w:rPr>
                <w:delText>8-13</w:delText>
              </w:r>
            </w:del>
          </w:p>
        </w:tc>
        <w:tc>
          <w:tcPr>
            <w:tcW w:w="1680" w:type="dxa"/>
            <w:shd w:val="clear" w:color="auto" w:fill="FFFFFF" w:themeFill="background1"/>
          </w:tcPr>
          <w:p w14:paraId="72DE7EAF">
            <w:pPr>
              <w:jc w:val="center"/>
              <w:rPr>
                <w:del w:id="1208" w:author="Crystal Jing" w:date="2023-09-08T17:04:00Z"/>
                <w:sz w:val="18"/>
                <w:szCs w:val="18"/>
                <w:lang w:eastAsia="zh-CN"/>
              </w:rPr>
            </w:pPr>
            <w:del w:id="1209" w:author="Crystal Jing" w:date="2023-09-08T17:04:00Z">
              <w:r>
                <w:rPr>
                  <w:sz w:val="18"/>
                  <w:szCs w:val="18"/>
                  <w:lang w:eastAsia="zh-CN"/>
                </w:rPr>
                <w:delText>0.7234</w:delText>
              </w:r>
            </w:del>
          </w:p>
        </w:tc>
        <w:tc>
          <w:tcPr>
            <w:tcW w:w="1680" w:type="dxa"/>
            <w:shd w:val="clear" w:color="auto" w:fill="FFFFFF" w:themeFill="background1"/>
          </w:tcPr>
          <w:p w14:paraId="5CAEECE5">
            <w:pPr>
              <w:jc w:val="center"/>
              <w:rPr>
                <w:del w:id="1210" w:author="Crystal Jing" w:date="2023-09-08T17:04:00Z"/>
                <w:sz w:val="18"/>
                <w:szCs w:val="18"/>
                <w:lang w:eastAsia="zh-CN"/>
              </w:rPr>
            </w:pPr>
            <w:del w:id="1211" w:author="Crystal Jing" w:date="2023-09-08T17:04:00Z">
              <w:r>
                <w:rPr>
                  <w:sz w:val="18"/>
                  <w:szCs w:val="18"/>
                  <w:lang w:eastAsia="zh-CN"/>
                </w:rPr>
                <w:delText>0.7021</w:delText>
              </w:r>
            </w:del>
          </w:p>
        </w:tc>
      </w:tr>
      <w:tr w14:paraId="5170BF0D">
        <w:tblPrEx>
          <w:tblCellMar>
            <w:top w:w="0" w:type="dxa"/>
            <w:left w:w="108" w:type="dxa"/>
            <w:bottom w:w="0" w:type="dxa"/>
            <w:right w:w="108" w:type="dxa"/>
          </w:tblCellMar>
        </w:tblPrEx>
        <w:trPr>
          <w:del w:id="121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93CEE8A">
            <w:pPr>
              <w:jc w:val="center"/>
              <w:rPr>
                <w:del w:id="1213" w:author="Crystal Jing" w:date="2023-09-08T17:04:00Z"/>
                <w:b w:val="0"/>
                <w:bCs w:val="0"/>
                <w:caps w:val="0"/>
                <w:sz w:val="18"/>
                <w:szCs w:val="18"/>
                <w:lang w:eastAsia="zh-CN"/>
              </w:rPr>
            </w:pPr>
            <w:del w:id="1214" w:author="Crystal Jing" w:date="2023-09-08T17:04:00Z">
              <w:r>
                <w:rPr>
                  <w:rFonts w:hint="eastAsia"/>
                  <w:b/>
                  <w:bCs/>
                  <w:caps/>
                  <w:sz w:val="18"/>
                  <w:szCs w:val="18"/>
                  <w:lang w:eastAsia="zh-CN"/>
                </w:rPr>
                <w:delText>1</w:delText>
              </w:r>
            </w:del>
            <w:del w:id="1215" w:author="Crystal Jing" w:date="2023-09-08T17:04:00Z">
              <w:r>
                <w:rPr>
                  <w:b/>
                  <w:bCs/>
                  <w:caps/>
                  <w:sz w:val="18"/>
                  <w:szCs w:val="18"/>
                  <w:lang w:eastAsia="zh-CN"/>
                </w:rPr>
                <w:delText>8-12</w:delText>
              </w:r>
            </w:del>
          </w:p>
        </w:tc>
        <w:tc>
          <w:tcPr>
            <w:tcW w:w="1680" w:type="dxa"/>
            <w:shd w:val="clear" w:color="auto" w:fill="FFFFFF" w:themeFill="background1"/>
          </w:tcPr>
          <w:p w14:paraId="31982948">
            <w:pPr>
              <w:jc w:val="center"/>
              <w:rPr>
                <w:del w:id="1216" w:author="Crystal Jing" w:date="2023-09-08T17:04:00Z"/>
                <w:sz w:val="18"/>
                <w:szCs w:val="18"/>
                <w:lang w:eastAsia="zh-CN"/>
              </w:rPr>
            </w:pPr>
            <w:del w:id="1217" w:author="Crystal Jing" w:date="2023-09-08T17:04:00Z">
              <w:r>
                <w:rPr>
                  <w:sz w:val="18"/>
                  <w:szCs w:val="18"/>
                  <w:lang w:eastAsia="zh-CN"/>
                </w:rPr>
                <w:delText>0.7021</w:delText>
              </w:r>
            </w:del>
          </w:p>
        </w:tc>
        <w:tc>
          <w:tcPr>
            <w:tcW w:w="1680" w:type="dxa"/>
            <w:shd w:val="clear" w:color="auto" w:fill="FFFFFF" w:themeFill="background1"/>
          </w:tcPr>
          <w:p w14:paraId="35748074">
            <w:pPr>
              <w:jc w:val="center"/>
              <w:rPr>
                <w:del w:id="1218" w:author="Crystal Jing" w:date="2023-09-08T17:04:00Z"/>
                <w:sz w:val="18"/>
                <w:szCs w:val="18"/>
                <w:lang w:eastAsia="zh-CN"/>
              </w:rPr>
            </w:pPr>
            <w:del w:id="1219" w:author="Crystal Jing" w:date="2023-09-08T17:04:00Z">
              <w:r>
                <w:rPr>
                  <w:sz w:val="18"/>
                  <w:szCs w:val="18"/>
                  <w:lang w:eastAsia="zh-CN"/>
                </w:rPr>
                <w:delText>0.6809</w:delText>
              </w:r>
            </w:del>
          </w:p>
        </w:tc>
      </w:tr>
      <w:tr w14:paraId="0DA8017D">
        <w:tblPrEx>
          <w:tblCellMar>
            <w:top w:w="0" w:type="dxa"/>
            <w:left w:w="108" w:type="dxa"/>
            <w:bottom w:w="0" w:type="dxa"/>
            <w:right w:w="108" w:type="dxa"/>
          </w:tblCellMar>
        </w:tblPrEx>
        <w:trPr>
          <w:del w:id="122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D5E388D">
            <w:pPr>
              <w:jc w:val="center"/>
              <w:rPr>
                <w:del w:id="1221" w:author="Crystal Jing" w:date="2023-09-08T17:04:00Z"/>
                <w:b w:val="0"/>
                <w:bCs w:val="0"/>
                <w:caps w:val="0"/>
                <w:sz w:val="18"/>
                <w:szCs w:val="18"/>
                <w:lang w:eastAsia="zh-CN"/>
              </w:rPr>
            </w:pPr>
            <w:del w:id="1222" w:author="Crystal Jing" w:date="2023-09-08T17:04:00Z">
              <w:r>
                <w:rPr>
                  <w:rFonts w:hint="eastAsia"/>
                  <w:b/>
                  <w:bCs/>
                  <w:caps/>
                  <w:sz w:val="18"/>
                  <w:szCs w:val="18"/>
                  <w:lang w:eastAsia="zh-CN"/>
                </w:rPr>
                <w:delText>1</w:delText>
              </w:r>
            </w:del>
            <w:del w:id="1223" w:author="Crystal Jing" w:date="2023-09-08T17:04:00Z">
              <w:r>
                <w:rPr>
                  <w:b/>
                  <w:bCs/>
                  <w:caps/>
                  <w:sz w:val="18"/>
                  <w:szCs w:val="18"/>
                  <w:lang w:eastAsia="zh-CN"/>
                </w:rPr>
                <w:delText>8-11</w:delText>
              </w:r>
            </w:del>
          </w:p>
        </w:tc>
        <w:tc>
          <w:tcPr>
            <w:tcW w:w="1680" w:type="dxa"/>
            <w:shd w:val="clear" w:color="auto" w:fill="FFFFFF" w:themeFill="background1"/>
          </w:tcPr>
          <w:p w14:paraId="52AC6977">
            <w:pPr>
              <w:jc w:val="center"/>
              <w:rPr>
                <w:del w:id="1224" w:author="Crystal Jing" w:date="2023-09-08T17:04:00Z"/>
                <w:sz w:val="18"/>
                <w:szCs w:val="18"/>
                <w:lang w:eastAsia="zh-CN"/>
              </w:rPr>
            </w:pPr>
            <w:del w:id="1225" w:author="Crystal Jing" w:date="2023-09-08T17:04:00Z">
              <w:r>
                <w:rPr>
                  <w:sz w:val="18"/>
                  <w:szCs w:val="18"/>
                  <w:lang w:eastAsia="zh-CN"/>
                </w:rPr>
                <w:delText>0.8298</w:delText>
              </w:r>
            </w:del>
          </w:p>
        </w:tc>
        <w:tc>
          <w:tcPr>
            <w:tcW w:w="1680" w:type="dxa"/>
            <w:shd w:val="clear" w:color="auto" w:fill="FFFFFF" w:themeFill="background1"/>
          </w:tcPr>
          <w:p w14:paraId="3B56D7F7">
            <w:pPr>
              <w:jc w:val="center"/>
              <w:rPr>
                <w:del w:id="1226" w:author="Crystal Jing" w:date="2023-09-08T17:04:00Z"/>
                <w:sz w:val="18"/>
                <w:szCs w:val="18"/>
                <w:lang w:eastAsia="zh-CN"/>
              </w:rPr>
            </w:pPr>
            <w:del w:id="1227" w:author="Crystal Jing" w:date="2023-09-08T17:04:00Z">
              <w:r>
                <w:rPr>
                  <w:sz w:val="18"/>
                  <w:szCs w:val="18"/>
                  <w:lang w:eastAsia="zh-CN"/>
                </w:rPr>
                <w:delText>0.8085</w:delText>
              </w:r>
            </w:del>
          </w:p>
        </w:tc>
      </w:tr>
      <w:tr w14:paraId="7B7D244D">
        <w:tblPrEx>
          <w:tblCellMar>
            <w:top w:w="0" w:type="dxa"/>
            <w:left w:w="108" w:type="dxa"/>
            <w:bottom w:w="0" w:type="dxa"/>
            <w:right w:w="108" w:type="dxa"/>
          </w:tblCellMar>
        </w:tblPrEx>
        <w:trPr>
          <w:del w:id="122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14DDB53">
            <w:pPr>
              <w:jc w:val="center"/>
              <w:rPr>
                <w:del w:id="1229" w:author="Crystal Jing" w:date="2023-09-08T17:04:00Z"/>
                <w:b w:val="0"/>
                <w:bCs w:val="0"/>
                <w:caps w:val="0"/>
                <w:sz w:val="18"/>
                <w:szCs w:val="18"/>
                <w:lang w:eastAsia="zh-CN"/>
              </w:rPr>
            </w:pPr>
            <w:del w:id="1230" w:author="Crystal Jing" w:date="2023-09-08T17:04:00Z">
              <w:r>
                <w:rPr>
                  <w:rFonts w:hint="eastAsia"/>
                  <w:b/>
                  <w:bCs/>
                  <w:caps/>
                  <w:sz w:val="18"/>
                  <w:szCs w:val="18"/>
                  <w:lang w:eastAsia="zh-CN"/>
                </w:rPr>
                <w:delText>1</w:delText>
              </w:r>
            </w:del>
            <w:del w:id="1231" w:author="Crystal Jing" w:date="2023-09-08T17:04:00Z">
              <w:r>
                <w:rPr>
                  <w:b/>
                  <w:bCs/>
                  <w:caps/>
                  <w:sz w:val="18"/>
                  <w:szCs w:val="18"/>
                  <w:lang w:eastAsia="zh-CN"/>
                </w:rPr>
                <w:delText>8-10</w:delText>
              </w:r>
            </w:del>
          </w:p>
        </w:tc>
        <w:tc>
          <w:tcPr>
            <w:tcW w:w="1680" w:type="dxa"/>
            <w:shd w:val="clear" w:color="auto" w:fill="FFFFFF" w:themeFill="background1"/>
          </w:tcPr>
          <w:p w14:paraId="22E3BA7F">
            <w:pPr>
              <w:jc w:val="center"/>
              <w:rPr>
                <w:del w:id="1232" w:author="Crystal Jing" w:date="2023-09-08T17:04:00Z"/>
                <w:sz w:val="18"/>
                <w:szCs w:val="18"/>
                <w:lang w:eastAsia="zh-CN"/>
              </w:rPr>
            </w:pPr>
            <w:del w:id="1233" w:author="Crystal Jing" w:date="2023-09-08T17:04:00Z">
              <w:r>
                <w:rPr>
                  <w:sz w:val="18"/>
                  <w:szCs w:val="18"/>
                  <w:lang w:eastAsia="zh-CN"/>
                </w:rPr>
                <w:delText>0.8298</w:delText>
              </w:r>
            </w:del>
          </w:p>
        </w:tc>
        <w:tc>
          <w:tcPr>
            <w:tcW w:w="1680" w:type="dxa"/>
            <w:shd w:val="clear" w:color="auto" w:fill="FFFFFF" w:themeFill="background1"/>
          </w:tcPr>
          <w:p w14:paraId="15766E96">
            <w:pPr>
              <w:jc w:val="center"/>
              <w:rPr>
                <w:del w:id="1234" w:author="Crystal Jing" w:date="2023-09-08T17:04:00Z"/>
                <w:sz w:val="18"/>
                <w:szCs w:val="18"/>
                <w:lang w:eastAsia="zh-CN"/>
              </w:rPr>
            </w:pPr>
            <w:del w:id="1235" w:author="Crystal Jing" w:date="2023-09-08T17:04:00Z">
              <w:r>
                <w:rPr>
                  <w:sz w:val="18"/>
                  <w:szCs w:val="18"/>
                  <w:lang w:eastAsia="zh-CN"/>
                </w:rPr>
                <w:delText>0.8298</w:delText>
              </w:r>
            </w:del>
          </w:p>
        </w:tc>
      </w:tr>
      <w:tr w14:paraId="4934DC2A">
        <w:tblPrEx>
          <w:tblCellMar>
            <w:top w:w="0" w:type="dxa"/>
            <w:left w:w="108" w:type="dxa"/>
            <w:bottom w:w="0" w:type="dxa"/>
            <w:right w:w="108" w:type="dxa"/>
          </w:tblCellMar>
        </w:tblPrEx>
        <w:trPr>
          <w:del w:id="123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AE6A230">
            <w:pPr>
              <w:jc w:val="center"/>
              <w:rPr>
                <w:del w:id="1237" w:author="Crystal Jing" w:date="2023-09-08T17:04:00Z"/>
                <w:b w:val="0"/>
                <w:bCs w:val="0"/>
                <w:caps w:val="0"/>
                <w:sz w:val="18"/>
                <w:szCs w:val="18"/>
                <w:lang w:eastAsia="zh-CN"/>
              </w:rPr>
            </w:pPr>
            <w:del w:id="1238" w:author="Crystal Jing" w:date="2023-09-08T17:04:00Z">
              <w:r>
                <w:rPr>
                  <w:rFonts w:hint="eastAsia"/>
                  <w:b/>
                  <w:bCs/>
                  <w:caps/>
                  <w:sz w:val="18"/>
                  <w:szCs w:val="18"/>
                  <w:lang w:eastAsia="zh-CN"/>
                </w:rPr>
                <w:delText>1</w:delText>
              </w:r>
            </w:del>
            <w:del w:id="1239" w:author="Crystal Jing" w:date="2023-09-08T17:04:00Z">
              <w:r>
                <w:rPr>
                  <w:b/>
                  <w:bCs/>
                  <w:caps/>
                  <w:sz w:val="18"/>
                  <w:szCs w:val="18"/>
                  <w:lang w:eastAsia="zh-CN"/>
                </w:rPr>
                <w:delText>8-9</w:delText>
              </w:r>
            </w:del>
          </w:p>
        </w:tc>
        <w:tc>
          <w:tcPr>
            <w:tcW w:w="1680" w:type="dxa"/>
            <w:shd w:val="clear" w:color="auto" w:fill="FFFFFF" w:themeFill="background1"/>
          </w:tcPr>
          <w:p w14:paraId="4CE8BF36">
            <w:pPr>
              <w:jc w:val="center"/>
              <w:rPr>
                <w:del w:id="1240" w:author="Crystal Jing" w:date="2023-09-08T17:04:00Z"/>
                <w:sz w:val="18"/>
                <w:szCs w:val="18"/>
                <w:lang w:eastAsia="zh-CN"/>
              </w:rPr>
            </w:pPr>
            <w:del w:id="1241" w:author="Crystal Jing" w:date="2023-09-08T17:04:00Z">
              <w:r>
                <w:rPr>
                  <w:sz w:val="18"/>
                  <w:szCs w:val="18"/>
                  <w:lang w:eastAsia="zh-CN"/>
                </w:rPr>
                <w:delText>0.8936</w:delText>
              </w:r>
            </w:del>
          </w:p>
        </w:tc>
        <w:tc>
          <w:tcPr>
            <w:tcW w:w="1680" w:type="dxa"/>
            <w:shd w:val="clear" w:color="auto" w:fill="FFFFFF" w:themeFill="background1"/>
          </w:tcPr>
          <w:p w14:paraId="17FC682A">
            <w:pPr>
              <w:jc w:val="center"/>
              <w:rPr>
                <w:del w:id="1242" w:author="Crystal Jing" w:date="2023-09-08T17:04:00Z"/>
                <w:sz w:val="18"/>
                <w:szCs w:val="18"/>
                <w:lang w:eastAsia="zh-CN"/>
              </w:rPr>
            </w:pPr>
            <w:del w:id="1243" w:author="Crystal Jing" w:date="2023-09-08T17:04:00Z">
              <w:r>
                <w:rPr>
                  <w:sz w:val="18"/>
                  <w:szCs w:val="18"/>
                  <w:lang w:eastAsia="zh-CN"/>
                </w:rPr>
                <w:delText>0.8936</w:delText>
              </w:r>
            </w:del>
          </w:p>
        </w:tc>
      </w:tr>
      <w:tr w14:paraId="5D90CDDD">
        <w:tblPrEx>
          <w:tblCellMar>
            <w:top w:w="0" w:type="dxa"/>
            <w:left w:w="108" w:type="dxa"/>
            <w:bottom w:w="0" w:type="dxa"/>
            <w:right w:w="108" w:type="dxa"/>
          </w:tblCellMar>
        </w:tblPrEx>
        <w:trPr>
          <w:del w:id="124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BEF06FC">
            <w:pPr>
              <w:jc w:val="center"/>
              <w:rPr>
                <w:del w:id="1245" w:author="Crystal Jing" w:date="2023-09-08T17:04:00Z"/>
                <w:b w:val="0"/>
                <w:bCs w:val="0"/>
                <w:caps w:val="0"/>
                <w:sz w:val="18"/>
                <w:szCs w:val="18"/>
                <w:lang w:eastAsia="zh-CN"/>
              </w:rPr>
            </w:pPr>
            <w:del w:id="1246" w:author="Crystal Jing" w:date="2023-09-08T17:04:00Z">
              <w:r>
                <w:rPr>
                  <w:rFonts w:hint="eastAsia"/>
                  <w:b/>
                  <w:bCs/>
                  <w:caps/>
                  <w:sz w:val="18"/>
                  <w:szCs w:val="18"/>
                  <w:lang w:eastAsia="zh-CN"/>
                </w:rPr>
                <w:delText>1</w:delText>
              </w:r>
            </w:del>
            <w:del w:id="1247" w:author="Crystal Jing" w:date="2023-09-08T17:04:00Z">
              <w:r>
                <w:rPr>
                  <w:b/>
                  <w:bCs/>
                  <w:caps/>
                  <w:sz w:val="18"/>
                  <w:szCs w:val="18"/>
                  <w:lang w:eastAsia="zh-CN"/>
                </w:rPr>
                <w:delText>8-8</w:delText>
              </w:r>
            </w:del>
          </w:p>
        </w:tc>
        <w:tc>
          <w:tcPr>
            <w:tcW w:w="1680" w:type="dxa"/>
            <w:shd w:val="clear" w:color="auto" w:fill="FFFFFF" w:themeFill="background1"/>
          </w:tcPr>
          <w:p w14:paraId="6BEBAF36">
            <w:pPr>
              <w:jc w:val="center"/>
              <w:rPr>
                <w:del w:id="1248" w:author="Crystal Jing" w:date="2023-09-08T17:04:00Z"/>
                <w:sz w:val="18"/>
                <w:szCs w:val="18"/>
                <w:lang w:eastAsia="zh-CN"/>
              </w:rPr>
            </w:pPr>
            <w:del w:id="1249" w:author="Crystal Jing" w:date="2023-09-08T17:04:00Z">
              <w:r>
                <w:rPr>
                  <w:sz w:val="18"/>
                  <w:szCs w:val="18"/>
                  <w:lang w:eastAsia="zh-CN"/>
                </w:rPr>
                <w:delText>0.7872</w:delText>
              </w:r>
            </w:del>
          </w:p>
        </w:tc>
        <w:tc>
          <w:tcPr>
            <w:tcW w:w="1680" w:type="dxa"/>
            <w:shd w:val="clear" w:color="auto" w:fill="FFFFFF" w:themeFill="background1"/>
          </w:tcPr>
          <w:p w14:paraId="4BAD9743">
            <w:pPr>
              <w:jc w:val="center"/>
              <w:rPr>
                <w:del w:id="1250" w:author="Crystal Jing" w:date="2023-09-08T17:04:00Z"/>
                <w:sz w:val="18"/>
                <w:szCs w:val="18"/>
                <w:lang w:eastAsia="zh-CN"/>
              </w:rPr>
            </w:pPr>
            <w:del w:id="1251" w:author="Crystal Jing" w:date="2023-09-08T17:04:00Z">
              <w:r>
                <w:rPr>
                  <w:sz w:val="18"/>
                  <w:szCs w:val="18"/>
                  <w:lang w:eastAsia="zh-CN"/>
                </w:rPr>
                <w:delText>0.7872</w:delText>
              </w:r>
            </w:del>
          </w:p>
        </w:tc>
      </w:tr>
      <w:tr w14:paraId="2050C994">
        <w:tblPrEx>
          <w:tblCellMar>
            <w:top w:w="0" w:type="dxa"/>
            <w:left w:w="108" w:type="dxa"/>
            <w:bottom w:w="0" w:type="dxa"/>
            <w:right w:w="108" w:type="dxa"/>
          </w:tblCellMar>
        </w:tblPrEx>
        <w:trPr>
          <w:del w:id="125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736800A">
            <w:pPr>
              <w:jc w:val="center"/>
              <w:rPr>
                <w:del w:id="1253" w:author="Crystal Jing" w:date="2023-09-08T17:04:00Z"/>
                <w:b w:val="0"/>
                <w:bCs w:val="0"/>
                <w:caps w:val="0"/>
                <w:sz w:val="18"/>
                <w:szCs w:val="18"/>
                <w:lang w:eastAsia="zh-CN"/>
              </w:rPr>
            </w:pPr>
            <w:del w:id="1254" w:author="Crystal Jing" w:date="2023-09-08T17:04:00Z">
              <w:r>
                <w:rPr>
                  <w:rFonts w:hint="eastAsia"/>
                  <w:b/>
                  <w:bCs/>
                  <w:caps/>
                  <w:sz w:val="18"/>
                  <w:szCs w:val="18"/>
                  <w:lang w:eastAsia="zh-CN"/>
                </w:rPr>
                <w:delText>1</w:delText>
              </w:r>
            </w:del>
            <w:del w:id="1255" w:author="Crystal Jing" w:date="2023-09-08T17:04:00Z">
              <w:r>
                <w:rPr>
                  <w:b/>
                  <w:bCs/>
                  <w:caps/>
                  <w:sz w:val="18"/>
                  <w:szCs w:val="18"/>
                  <w:lang w:eastAsia="zh-CN"/>
                </w:rPr>
                <w:delText>8-7</w:delText>
              </w:r>
            </w:del>
          </w:p>
        </w:tc>
        <w:tc>
          <w:tcPr>
            <w:tcW w:w="1680" w:type="dxa"/>
            <w:shd w:val="clear" w:color="auto" w:fill="FFFFFF" w:themeFill="background1"/>
          </w:tcPr>
          <w:p w14:paraId="20DAB090">
            <w:pPr>
              <w:jc w:val="center"/>
              <w:rPr>
                <w:del w:id="1256" w:author="Crystal Jing" w:date="2023-09-08T17:04:00Z"/>
                <w:sz w:val="18"/>
                <w:szCs w:val="18"/>
                <w:lang w:eastAsia="zh-CN"/>
              </w:rPr>
            </w:pPr>
            <w:del w:id="1257" w:author="Crystal Jing" w:date="2023-09-08T17:04:00Z">
              <w:r>
                <w:rPr>
                  <w:sz w:val="18"/>
                  <w:szCs w:val="18"/>
                  <w:lang w:eastAsia="zh-CN"/>
                </w:rPr>
                <w:delText>0.8298</w:delText>
              </w:r>
            </w:del>
          </w:p>
        </w:tc>
        <w:tc>
          <w:tcPr>
            <w:tcW w:w="1680" w:type="dxa"/>
            <w:shd w:val="clear" w:color="auto" w:fill="FFFFFF" w:themeFill="background1"/>
          </w:tcPr>
          <w:p w14:paraId="00B44F3F">
            <w:pPr>
              <w:jc w:val="center"/>
              <w:rPr>
                <w:del w:id="1258" w:author="Crystal Jing" w:date="2023-09-08T17:04:00Z"/>
                <w:sz w:val="18"/>
                <w:szCs w:val="18"/>
                <w:lang w:eastAsia="zh-CN"/>
              </w:rPr>
            </w:pPr>
            <w:del w:id="1259" w:author="Crystal Jing" w:date="2023-09-08T17:04:00Z">
              <w:r>
                <w:rPr>
                  <w:sz w:val="18"/>
                  <w:szCs w:val="18"/>
                  <w:lang w:eastAsia="zh-CN"/>
                </w:rPr>
                <w:delText>0.8298</w:delText>
              </w:r>
            </w:del>
          </w:p>
        </w:tc>
      </w:tr>
      <w:tr w14:paraId="36B9AEE2">
        <w:tblPrEx>
          <w:tblCellMar>
            <w:top w:w="0" w:type="dxa"/>
            <w:left w:w="108" w:type="dxa"/>
            <w:bottom w:w="0" w:type="dxa"/>
            <w:right w:w="108" w:type="dxa"/>
          </w:tblCellMar>
        </w:tblPrEx>
        <w:trPr>
          <w:del w:id="126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651F441">
            <w:pPr>
              <w:jc w:val="center"/>
              <w:rPr>
                <w:del w:id="1261" w:author="Crystal Jing" w:date="2023-09-08T17:04:00Z"/>
                <w:b w:val="0"/>
                <w:bCs w:val="0"/>
                <w:caps w:val="0"/>
                <w:sz w:val="18"/>
                <w:szCs w:val="18"/>
                <w:lang w:eastAsia="zh-CN"/>
              </w:rPr>
            </w:pPr>
            <w:del w:id="1262" w:author="Crystal Jing" w:date="2023-09-08T17:04:00Z">
              <w:r>
                <w:rPr>
                  <w:rFonts w:hint="eastAsia"/>
                  <w:b/>
                  <w:bCs/>
                  <w:caps/>
                  <w:sz w:val="18"/>
                  <w:szCs w:val="18"/>
                  <w:lang w:eastAsia="zh-CN"/>
                </w:rPr>
                <w:delText>1</w:delText>
              </w:r>
            </w:del>
            <w:del w:id="1263" w:author="Crystal Jing" w:date="2023-09-08T17:04:00Z">
              <w:r>
                <w:rPr>
                  <w:b/>
                  <w:bCs/>
                  <w:caps/>
                  <w:sz w:val="18"/>
                  <w:szCs w:val="18"/>
                  <w:lang w:eastAsia="zh-CN"/>
                </w:rPr>
                <w:delText>8-6</w:delText>
              </w:r>
            </w:del>
          </w:p>
        </w:tc>
        <w:tc>
          <w:tcPr>
            <w:tcW w:w="1680" w:type="dxa"/>
            <w:shd w:val="clear" w:color="auto" w:fill="FFFFFF" w:themeFill="background1"/>
          </w:tcPr>
          <w:p w14:paraId="21143D84">
            <w:pPr>
              <w:jc w:val="center"/>
              <w:rPr>
                <w:del w:id="1264" w:author="Crystal Jing" w:date="2023-09-08T17:04:00Z"/>
                <w:sz w:val="18"/>
                <w:szCs w:val="18"/>
                <w:lang w:eastAsia="zh-CN"/>
              </w:rPr>
            </w:pPr>
            <w:del w:id="1265" w:author="Crystal Jing" w:date="2023-09-08T17:04:00Z">
              <w:r>
                <w:rPr>
                  <w:sz w:val="18"/>
                  <w:szCs w:val="18"/>
                  <w:lang w:eastAsia="zh-CN"/>
                </w:rPr>
                <w:delText>0.8085</w:delText>
              </w:r>
            </w:del>
          </w:p>
        </w:tc>
        <w:tc>
          <w:tcPr>
            <w:tcW w:w="1680" w:type="dxa"/>
            <w:shd w:val="clear" w:color="auto" w:fill="FFFFFF" w:themeFill="background1"/>
          </w:tcPr>
          <w:p w14:paraId="2088AF4C">
            <w:pPr>
              <w:jc w:val="center"/>
              <w:rPr>
                <w:del w:id="1266" w:author="Crystal Jing" w:date="2023-09-08T17:04:00Z"/>
                <w:sz w:val="18"/>
                <w:szCs w:val="18"/>
                <w:lang w:eastAsia="zh-CN"/>
              </w:rPr>
            </w:pPr>
            <w:del w:id="1267" w:author="Crystal Jing" w:date="2023-09-08T17:04:00Z">
              <w:r>
                <w:rPr>
                  <w:sz w:val="18"/>
                  <w:szCs w:val="18"/>
                  <w:lang w:eastAsia="zh-CN"/>
                </w:rPr>
                <w:delText>0.8085</w:delText>
              </w:r>
            </w:del>
          </w:p>
        </w:tc>
      </w:tr>
      <w:tr w14:paraId="074CDC47">
        <w:tblPrEx>
          <w:tblCellMar>
            <w:top w:w="0" w:type="dxa"/>
            <w:left w:w="108" w:type="dxa"/>
            <w:bottom w:w="0" w:type="dxa"/>
            <w:right w:w="108" w:type="dxa"/>
          </w:tblCellMar>
        </w:tblPrEx>
        <w:trPr>
          <w:del w:id="126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C76D764">
            <w:pPr>
              <w:jc w:val="center"/>
              <w:rPr>
                <w:del w:id="1269" w:author="Crystal Jing" w:date="2023-09-08T17:04:00Z"/>
                <w:b w:val="0"/>
                <w:bCs w:val="0"/>
                <w:caps w:val="0"/>
                <w:sz w:val="18"/>
                <w:szCs w:val="18"/>
                <w:lang w:eastAsia="zh-CN"/>
              </w:rPr>
            </w:pPr>
            <w:del w:id="1270" w:author="Crystal Jing" w:date="2023-09-08T17:04:00Z">
              <w:r>
                <w:rPr>
                  <w:rFonts w:hint="eastAsia"/>
                  <w:b/>
                  <w:bCs/>
                  <w:caps/>
                  <w:sz w:val="18"/>
                  <w:szCs w:val="18"/>
                  <w:lang w:eastAsia="zh-CN"/>
                </w:rPr>
                <w:delText>1</w:delText>
              </w:r>
            </w:del>
            <w:del w:id="1271" w:author="Crystal Jing" w:date="2023-09-08T17:04:00Z">
              <w:r>
                <w:rPr>
                  <w:b/>
                  <w:bCs/>
                  <w:caps/>
                  <w:sz w:val="18"/>
                  <w:szCs w:val="18"/>
                  <w:lang w:eastAsia="zh-CN"/>
                </w:rPr>
                <w:delText>8-5</w:delText>
              </w:r>
            </w:del>
          </w:p>
        </w:tc>
        <w:tc>
          <w:tcPr>
            <w:tcW w:w="1680" w:type="dxa"/>
            <w:shd w:val="clear" w:color="auto" w:fill="FFFFFF" w:themeFill="background1"/>
          </w:tcPr>
          <w:p w14:paraId="4631CF26">
            <w:pPr>
              <w:jc w:val="center"/>
              <w:rPr>
                <w:del w:id="1272" w:author="Crystal Jing" w:date="2023-09-08T17:04:00Z"/>
                <w:sz w:val="18"/>
                <w:szCs w:val="18"/>
                <w:lang w:eastAsia="zh-CN"/>
              </w:rPr>
            </w:pPr>
            <w:del w:id="1273" w:author="Crystal Jing" w:date="2023-09-08T17:04:00Z">
              <w:r>
                <w:rPr>
                  <w:sz w:val="18"/>
                  <w:szCs w:val="18"/>
                  <w:lang w:eastAsia="zh-CN"/>
                </w:rPr>
                <w:delText>0.7660</w:delText>
              </w:r>
            </w:del>
          </w:p>
        </w:tc>
        <w:tc>
          <w:tcPr>
            <w:tcW w:w="1680" w:type="dxa"/>
            <w:shd w:val="clear" w:color="auto" w:fill="FFFFFF" w:themeFill="background1"/>
          </w:tcPr>
          <w:p w14:paraId="7FE4CB01">
            <w:pPr>
              <w:jc w:val="center"/>
              <w:rPr>
                <w:del w:id="1274" w:author="Crystal Jing" w:date="2023-09-08T17:04:00Z"/>
                <w:sz w:val="18"/>
                <w:szCs w:val="18"/>
                <w:lang w:eastAsia="zh-CN"/>
              </w:rPr>
            </w:pPr>
            <w:del w:id="1275" w:author="Crystal Jing" w:date="2023-09-08T17:04:00Z">
              <w:r>
                <w:rPr>
                  <w:sz w:val="18"/>
                  <w:szCs w:val="18"/>
                  <w:lang w:eastAsia="zh-CN"/>
                </w:rPr>
                <w:delText>0.7660</w:delText>
              </w:r>
            </w:del>
          </w:p>
        </w:tc>
      </w:tr>
      <w:tr w14:paraId="667D0F86">
        <w:tblPrEx>
          <w:tblCellMar>
            <w:top w:w="0" w:type="dxa"/>
            <w:left w:w="108" w:type="dxa"/>
            <w:bottom w:w="0" w:type="dxa"/>
            <w:right w:w="108" w:type="dxa"/>
          </w:tblCellMar>
        </w:tblPrEx>
        <w:trPr>
          <w:del w:id="127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AAB4D76">
            <w:pPr>
              <w:jc w:val="center"/>
              <w:rPr>
                <w:del w:id="1277" w:author="Crystal Jing" w:date="2023-09-08T17:04:00Z"/>
                <w:b w:val="0"/>
                <w:bCs w:val="0"/>
                <w:caps w:val="0"/>
                <w:sz w:val="18"/>
                <w:szCs w:val="18"/>
                <w:lang w:eastAsia="zh-CN"/>
              </w:rPr>
            </w:pPr>
            <w:del w:id="1278" w:author="Crystal Jing" w:date="2023-09-08T17:04:00Z">
              <w:r>
                <w:rPr>
                  <w:rFonts w:hint="eastAsia"/>
                  <w:b/>
                  <w:bCs/>
                  <w:caps/>
                  <w:sz w:val="18"/>
                  <w:szCs w:val="18"/>
                  <w:lang w:eastAsia="zh-CN"/>
                </w:rPr>
                <w:delText>1</w:delText>
              </w:r>
            </w:del>
            <w:del w:id="1279" w:author="Crystal Jing" w:date="2023-09-08T17:04:00Z">
              <w:r>
                <w:rPr>
                  <w:b/>
                  <w:bCs/>
                  <w:caps/>
                  <w:sz w:val="18"/>
                  <w:szCs w:val="18"/>
                  <w:lang w:eastAsia="zh-CN"/>
                </w:rPr>
                <w:delText>8-4</w:delText>
              </w:r>
            </w:del>
          </w:p>
        </w:tc>
        <w:tc>
          <w:tcPr>
            <w:tcW w:w="1680" w:type="dxa"/>
            <w:shd w:val="clear" w:color="auto" w:fill="FFFFFF" w:themeFill="background1"/>
          </w:tcPr>
          <w:p w14:paraId="08C76E27">
            <w:pPr>
              <w:jc w:val="center"/>
              <w:rPr>
                <w:del w:id="1280" w:author="Crystal Jing" w:date="2023-09-08T17:04:00Z"/>
                <w:sz w:val="18"/>
                <w:szCs w:val="18"/>
                <w:lang w:eastAsia="zh-CN"/>
              </w:rPr>
            </w:pPr>
            <w:del w:id="1281" w:author="Crystal Jing" w:date="2023-09-08T17:04:00Z">
              <w:r>
                <w:rPr>
                  <w:sz w:val="18"/>
                  <w:szCs w:val="18"/>
                  <w:lang w:eastAsia="zh-CN"/>
                </w:rPr>
                <w:delText>0.8298</w:delText>
              </w:r>
            </w:del>
          </w:p>
        </w:tc>
        <w:tc>
          <w:tcPr>
            <w:tcW w:w="1680" w:type="dxa"/>
            <w:shd w:val="clear" w:color="auto" w:fill="FFFFFF" w:themeFill="background1"/>
          </w:tcPr>
          <w:p w14:paraId="65D9902E">
            <w:pPr>
              <w:jc w:val="center"/>
              <w:rPr>
                <w:del w:id="1282" w:author="Crystal Jing" w:date="2023-09-08T17:04:00Z"/>
                <w:sz w:val="18"/>
                <w:szCs w:val="18"/>
                <w:lang w:eastAsia="zh-CN"/>
              </w:rPr>
            </w:pPr>
            <w:del w:id="1283" w:author="Crystal Jing" w:date="2023-09-08T17:04:00Z">
              <w:r>
                <w:rPr>
                  <w:sz w:val="18"/>
                  <w:szCs w:val="18"/>
                  <w:lang w:eastAsia="zh-CN"/>
                </w:rPr>
                <w:delText>0.7660</w:delText>
              </w:r>
            </w:del>
          </w:p>
        </w:tc>
      </w:tr>
      <w:tr w14:paraId="4392DA9C">
        <w:tblPrEx>
          <w:tblCellMar>
            <w:top w:w="0" w:type="dxa"/>
            <w:left w:w="108" w:type="dxa"/>
            <w:bottom w:w="0" w:type="dxa"/>
            <w:right w:w="108" w:type="dxa"/>
          </w:tblCellMar>
        </w:tblPrEx>
        <w:trPr>
          <w:del w:id="128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6C96736">
            <w:pPr>
              <w:jc w:val="center"/>
              <w:rPr>
                <w:del w:id="1285" w:author="Crystal Jing" w:date="2023-09-08T17:04:00Z"/>
                <w:b w:val="0"/>
                <w:bCs w:val="0"/>
                <w:caps w:val="0"/>
                <w:sz w:val="18"/>
                <w:szCs w:val="18"/>
                <w:lang w:eastAsia="zh-CN"/>
              </w:rPr>
            </w:pPr>
            <w:del w:id="1286" w:author="Crystal Jing" w:date="2023-09-08T17:04:00Z">
              <w:r>
                <w:rPr>
                  <w:rFonts w:hint="eastAsia"/>
                  <w:b/>
                  <w:bCs/>
                  <w:caps/>
                  <w:sz w:val="18"/>
                  <w:szCs w:val="18"/>
                  <w:lang w:eastAsia="zh-CN"/>
                </w:rPr>
                <w:delText>1</w:delText>
              </w:r>
            </w:del>
            <w:del w:id="1287" w:author="Crystal Jing" w:date="2023-09-08T17:04:00Z">
              <w:r>
                <w:rPr>
                  <w:b/>
                  <w:bCs/>
                  <w:caps/>
                  <w:sz w:val="18"/>
                  <w:szCs w:val="18"/>
                  <w:lang w:eastAsia="zh-CN"/>
                </w:rPr>
                <w:delText>8-3</w:delText>
              </w:r>
            </w:del>
          </w:p>
        </w:tc>
        <w:tc>
          <w:tcPr>
            <w:tcW w:w="1680" w:type="dxa"/>
            <w:shd w:val="clear" w:color="auto" w:fill="FFFFFF" w:themeFill="background1"/>
          </w:tcPr>
          <w:p w14:paraId="57897329">
            <w:pPr>
              <w:jc w:val="center"/>
              <w:rPr>
                <w:del w:id="1288" w:author="Crystal Jing" w:date="2023-09-08T17:04:00Z"/>
                <w:sz w:val="18"/>
                <w:szCs w:val="18"/>
                <w:lang w:eastAsia="zh-CN"/>
              </w:rPr>
            </w:pPr>
            <w:del w:id="1289" w:author="Crystal Jing" w:date="2023-09-08T17:04:00Z">
              <w:r>
                <w:rPr>
                  <w:sz w:val="18"/>
                  <w:szCs w:val="18"/>
                  <w:lang w:eastAsia="zh-CN"/>
                </w:rPr>
                <w:delText>0.8936</w:delText>
              </w:r>
            </w:del>
          </w:p>
        </w:tc>
        <w:tc>
          <w:tcPr>
            <w:tcW w:w="1680" w:type="dxa"/>
            <w:shd w:val="clear" w:color="auto" w:fill="FFFFFF" w:themeFill="background1"/>
          </w:tcPr>
          <w:p w14:paraId="4F13BEFD">
            <w:pPr>
              <w:jc w:val="center"/>
              <w:rPr>
                <w:del w:id="1290" w:author="Crystal Jing" w:date="2023-09-08T17:04:00Z"/>
                <w:sz w:val="18"/>
                <w:szCs w:val="18"/>
                <w:lang w:eastAsia="zh-CN"/>
              </w:rPr>
            </w:pPr>
            <w:del w:id="1291" w:author="Crystal Jing" w:date="2023-09-08T17:04:00Z">
              <w:r>
                <w:rPr>
                  <w:sz w:val="18"/>
                  <w:szCs w:val="18"/>
                  <w:lang w:eastAsia="zh-CN"/>
                </w:rPr>
                <w:delText>0.8723</w:delText>
              </w:r>
            </w:del>
          </w:p>
        </w:tc>
      </w:tr>
      <w:tr w14:paraId="45BA4E4A">
        <w:tblPrEx>
          <w:tblCellMar>
            <w:top w:w="0" w:type="dxa"/>
            <w:left w:w="108" w:type="dxa"/>
            <w:bottom w:w="0" w:type="dxa"/>
            <w:right w:w="108" w:type="dxa"/>
          </w:tblCellMar>
        </w:tblPrEx>
        <w:trPr>
          <w:del w:id="129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3D95F52">
            <w:pPr>
              <w:jc w:val="center"/>
              <w:rPr>
                <w:del w:id="1293" w:author="Crystal Jing" w:date="2023-09-08T17:04:00Z"/>
                <w:b w:val="0"/>
                <w:bCs w:val="0"/>
                <w:caps w:val="0"/>
                <w:sz w:val="18"/>
                <w:szCs w:val="18"/>
                <w:lang w:eastAsia="zh-CN"/>
              </w:rPr>
            </w:pPr>
            <w:del w:id="1294" w:author="Crystal Jing" w:date="2023-09-08T17:04:00Z">
              <w:r>
                <w:rPr>
                  <w:rFonts w:hint="eastAsia"/>
                  <w:b/>
                  <w:bCs/>
                  <w:caps/>
                  <w:sz w:val="18"/>
                  <w:szCs w:val="18"/>
                  <w:lang w:eastAsia="zh-CN"/>
                </w:rPr>
                <w:delText>1</w:delText>
              </w:r>
            </w:del>
            <w:del w:id="1295" w:author="Crystal Jing" w:date="2023-09-08T17:04:00Z">
              <w:r>
                <w:rPr>
                  <w:b/>
                  <w:bCs/>
                  <w:caps/>
                  <w:sz w:val="18"/>
                  <w:szCs w:val="18"/>
                  <w:lang w:eastAsia="zh-CN"/>
                </w:rPr>
                <w:delText>8-2</w:delText>
              </w:r>
            </w:del>
          </w:p>
        </w:tc>
        <w:tc>
          <w:tcPr>
            <w:tcW w:w="1680" w:type="dxa"/>
            <w:shd w:val="clear" w:color="auto" w:fill="FFFFFF" w:themeFill="background1"/>
          </w:tcPr>
          <w:p w14:paraId="752AC605">
            <w:pPr>
              <w:jc w:val="center"/>
              <w:rPr>
                <w:del w:id="1296" w:author="Crystal Jing" w:date="2023-09-08T17:04:00Z"/>
                <w:sz w:val="18"/>
                <w:szCs w:val="18"/>
                <w:lang w:eastAsia="zh-CN"/>
              </w:rPr>
            </w:pPr>
            <w:del w:id="1297" w:author="Crystal Jing" w:date="2023-09-08T17:04:00Z">
              <w:r>
                <w:rPr>
                  <w:sz w:val="18"/>
                  <w:szCs w:val="18"/>
                  <w:lang w:eastAsia="zh-CN"/>
                </w:rPr>
                <w:delText>0.8511</w:delText>
              </w:r>
            </w:del>
          </w:p>
        </w:tc>
        <w:tc>
          <w:tcPr>
            <w:tcW w:w="1680" w:type="dxa"/>
            <w:shd w:val="clear" w:color="auto" w:fill="FFFFFF" w:themeFill="background1"/>
          </w:tcPr>
          <w:p w14:paraId="04FBAA20">
            <w:pPr>
              <w:jc w:val="center"/>
              <w:rPr>
                <w:del w:id="1298" w:author="Crystal Jing" w:date="2023-09-08T17:04:00Z"/>
                <w:sz w:val="18"/>
                <w:szCs w:val="18"/>
                <w:lang w:eastAsia="zh-CN"/>
              </w:rPr>
            </w:pPr>
            <w:del w:id="1299" w:author="Crystal Jing" w:date="2023-09-08T17:04:00Z">
              <w:r>
                <w:rPr>
                  <w:sz w:val="18"/>
                  <w:szCs w:val="18"/>
                  <w:lang w:eastAsia="zh-CN"/>
                </w:rPr>
                <w:delText>0.8298</w:delText>
              </w:r>
            </w:del>
          </w:p>
        </w:tc>
      </w:tr>
      <w:tr w14:paraId="2C68FBDE">
        <w:tblPrEx>
          <w:tblCellMar>
            <w:top w:w="0" w:type="dxa"/>
            <w:left w:w="108" w:type="dxa"/>
            <w:bottom w:w="0" w:type="dxa"/>
            <w:right w:w="108" w:type="dxa"/>
          </w:tblCellMar>
        </w:tblPrEx>
        <w:trPr>
          <w:del w:id="1300" w:author="Crystal Jing" w:date="2023-09-08T17:04: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175A3D5C">
            <w:pPr>
              <w:jc w:val="center"/>
              <w:rPr>
                <w:del w:id="1301" w:author="Crystal Jing" w:date="2023-09-08T17:04:00Z"/>
                <w:b w:val="0"/>
                <w:bCs w:val="0"/>
                <w:caps w:val="0"/>
                <w:sz w:val="18"/>
                <w:szCs w:val="18"/>
                <w:lang w:eastAsia="zh-CN"/>
              </w:rPr>
            </w:pPr>
            <w:del w:id="1302" w:author="Crystal Jing" w:date="2023-09-08T17:04:00Z">
              <w:r>
                <w:rPr>
                  <w:rFonts w:hint="eastAsia"/>
                  <w:b/>
                  <w:bCs/>
                  <w:caps/>
                  <w:sz w:val="18"/>
                  <w:szCs w:val="18"/>
                  <w:lang w:eastAsia="zh-CN"/>
                </w:rPr>
                <w:delText>1</w:delText>
              </w:r>
            </w:del>
            <w:del w:id="1303" w:author="Crystal Jing" w:date="2023-09-08T17:04:00Z">
              <w:r>
                <w:rPr>
                  <w:b/>
                  <w:bCs/>
                  <w:caps/>
                  <w:sz w:val="18"/>
                  <w:szCs w:val="18"/>
                  <w:lang w:eastAsia="zh-CN"/>
                </w:rPr>
                <w:delText>8-1</w:delText>
              </w:r>
            </w:del>
          </w:p>
        </w:tc>
        <w:tc>
          <w:tcPr>
            <w:tcW w:w="1680" w:type="dxa"/>
            <w:tcBorders>
              <w:bottom w:val="single" w:color="auto" w:sz="12" w:space="0"/>
            </w:tcBorders>
            <w:shd w:val="clear" w:color="auto" w:fill="FFFFFF" w:themeFill="background1"/>
          </w:tcPr>
          <w:p w14:paraId="7BF0A90B">
            <w:pPr>
              <w:jc w:val="center"/>
              <w:rPr>
                <w:del w:id="1304" w:author="Crystal Jing" w:date="2023-09-08T17:04:00Z"/>
                <w:sz w:val="18"/>
                <w:szCs w:val="18"/>
                <w:lang w:eastAsia="zh-CN"/>
              </w:rPr>
            </w:pPr>
            <w:del w:id="1305" w:author="Crystal Jing" w:date="2023-09-08T17:04:00Z">
              <w:r>
                <w:rPr>
                  <w:sz w:val="18"/>
                  <w:szCs w:val="18"/>
                  <w:lang w:eastAsia="zh-CN"/>
                </w:rPr>
                <w:delText>0.9149</w:delText>
              </w:r>
            </w:del>
          </w:p>
        </w:tc>
        <w:tc>
          <w:tcPr>
            <w:tcW w:w="1680" w:type="dxa"/>
            <w:tcBorders>
              <w:bottom w:val="single" w:color="auto" w:sz="12" w:space="0"/>
            </w:tcBorders>
            <w:shd w:val="clear" w:color="auto" w:fill="FFFFFF" w:themeFill="background1"/>
          </w:tcPr>
          <w:p w14:paraId="5A91F4CB">
            <w:pPr>
              <w:jc w:val="center"/>
              <w:rPr>
                <w:del w:id="1306" w:author="Crystal Jing" w:date="2023-09-08T17:04:00Z"/>
                <w:sz w:val="18"/>
                <w:szCs w:val="18"/>
                <w:lang w:eastAsia="zh-CN"/>
              </w:rPr>
            </w:pPr>
            <w:del w:id="1307" w:author="Crystal Jing" w:date="2023-09-08T17:04:00Z">
              <w:r>
                <w:rPr>
                  <w:sz w:val="18"/>
                  <w:szCs w:val="18"/>
                  <w:lang w:eastAsia="zh-CN"/>
                </w:rPr>
                <w:delText>0.9149</w:delText>
              </w:r>
            </w:del>
          </w:p>
        </w:tc>
      </w:tr>
    </w:tbl>
    <w:p w14:paraId="789CDB29">
      <w:pPr>
        <w:widowControl w:val="0"/>
        <w:spacing w:line="252" w:lineRule="auto"/>
        <w:jc w:val="both"/>
        <w:rPr>
          <w:del w:id="1308"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7A7E9A6D">
      <w:pPr>
        <w:widowControl w:val="0"/>
        <w:spacing w:line="252" w:lineRule="auto"/>
        <w:jc w:val="both"/>
        <w:rPr>
          <w:del w:id="1309"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5E156D01">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w:t>
      </w:r>
      <w:del w:id="1310" w:author="Crystal Jing" w:date="2023-09-08T17:17:00Z">
        <w:r>
          <w:rPr>
            <w:color w:val="000000"/>
          </w:rPr>
          <w:delText>,</w:delText>
        </w:r>
      </w:del>
      <w:r>
        <w:rPr>
          <w:color w:val="000000"/>
        </w:rPr>
        <w:t xml:space="preserve"> but also overall facial structure and high-level semantic features. This observation actually provides strong support for face association re-recognition, suggesting that humans pay more attention to high-dimensional semantic features in face recognition.</w:t>
      </w:r>
    </w:p>
    <w:p w14:paraId="7703A231">
      <w:pPr>
        <w:widowControl w:val="0"/>
        <w:spacing w:line="252" w:lineRule="auto"/>
        <w:ind w:firstLine="144"/>
        <w:jc w:val="both"/>
        <w:rPr>
          <w:color w:val="000000"/>
        </w:rPr>
      </w:pPr>
      <w:r>
        <w:rPr>
          <w:color w:val="000000"/>
        </w:rPr>
        <w:t xml:space="preserve">When solving matching problems, </w:t>
      </w:r>
      <w:ins w:id="1311" w:author="小杜" w:date="2023-09-07T21:04:00Z">
        <w:r>
          <w:rPr>
            <w:rFonts w:hint="eastAsia"/>
            <w:color w:val="000000"/>
          </w:rPr>
          <w:t>it is important to acknowledge the impact of differences in dimensionality on feature representation.</w:t>
        </w:r>
      </w:ins>
      <w:del w:id="1312" w:author="小杜" w:date="2023-09-07T21:04:00Z">
        <w:r>
          <w:rPr>
            <w:color w:val="000000"/>
          </w:rPr>
          <w:delText>we need to recognize the role of dimensionality differences in feature representation.</w:delText>
        </w:r>
      </w:del>
      <w:r>
        <w:rPr>
          <w:color w:val="000000"/>
        </w:rPr>
        <w:t xml:space="preserve"> </w:t>
      </w:r>
      <w:ins w:id="1313"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1314"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useful insight into understanding the diversity of feature extraction and the role of different dimensional information in the matching task.</w:t>
      </w:r>
    </w:p>
    <w:p w14:paraId="6172220B">
      <w:pPr>
        <w:ind w:firstLine="144"/>
        <w:rPr>
          <w:color w:val="000000"/>
        </w:rPr>
      </w:pPr>
      <w:r>
        <w:rPr>
          <w:b/>
          <w:color w:val="000000"/>
          <w:lang w:eastAsia="zh-CN"/>
        </w:rPr>
        <w:t>c) Multiple loss functions</w:t>
      </w:r>
    </w:p>
    <w:p w14:paraId="7290DDBB">
      <w:pPr>
        <w:widowControl w:val="0"/>
        <w:spacing w:line="252" w:lineRule="auto"/>
        <w:ind w:firstLine="200" w:firstLineChars="100"/>
        <w:jc w:val="both"/>
        <w:rPr>
          <w:color w:val="000000"/>
        </w:rPr>
      </w:pPr>
      <w:r>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9731B1">
      <w:pPr>
        <w:widowControl w:val="0"/>
        <w:spacing w:line="252" w:lineRule="auto"/>
        <w:ind w:firstLine="200" w:firstLineChars="100"/>
        <w:jc w:val="both"/>
        <w:rPr>
          <w:color w:val="000000"/>
        </w:rPr>
      </w:pPr>
      <w:r>
        <w:rPr>
          <w:color w:val="000000"/>
        </w:rPr>
        <w:t>First</w:t>
      </w:r>
      <w:ins w:id="1315" w:author="Crystal Jing" w:date="2023-09-08T17:08:00Z">
        <w:r>
          <w:rPr>
            <w:color w:val="000000"/>
          </w:rPr>
          <w:t>,</w:t>
        </w:r>
      </w:ins>
      <w:r>
        <w:rPr>
          <w:color w:val="000000"/>
        </w:rPr>
        <w:t xml:space="preserve"> we introduce the pixel-level L</w:t>
      </w:r>
      <w:r>
        <w:rPr>
          <w:color w:val="000000"/>
          <w:vertAlign w:val="subscript"/>
        </w:rPr>
        <w:t>2</w:t>
      </w:r>
      <w:r>
        <w:rPr>
          <w:color w:val="000000"/>
        </w:rPr>
        <w:t xml:space="preserve"> loss function, calculated as follows.</w:t>
      </w:r>
    </w:p>
    <w:p w14:paraId="555A165C">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m:sty m:val="p"/>
                    </m:rPr>
                    <w:rPr>
                      <w:rFonts w:ascii="Cambria Math" w:hAnsi="Cambria Math"/>
                    </w:rPr>
                    <m:t>2</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w:ins w:id="1316" w:author="Crystal Jing" w:date="2023-09-08T17:08:00Z">
                        <m:r>
                          <m:rPr>
                            <m:sty m:val="p"/>
                          </m:rPr>
                          <w:rPr>
                            <w:rFonts w:ascii="Cambria Math" w:hAnsi="Cambria Math"/>
                          </w:rPr>
                          <m:t>BAMMFR</m:t>
                        </m:r>
                      </w:ins>
                      <w:del w:id="1317" w:author="Crystal Jing" w:date="2023-09-08T17:08:00Z">
                        <m:r>
                          <m:rPr/>
                          <w:rPr>
                            <w:rFonts w:ascii="Cambria Math" w:hAnsi="Cambria Math"/>
                          </w:rPr>
                          <m:t>FPPSD</m:t>
                        </m:r>
                      </w:del>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ctrlPr>
                        <w:rPr>
                          <w:rFonts w:ascii="Cambria Math" w:hAnsi="Cambria Math"/>
                          <w:iCs/>
                        </w:rPr>
                      </m:ctrlPr>
                    </m:e>
                  </m:d>
                  <m:ctrlPr>
                    <w:rPr>
                      <w:rFonts w:ascii="Cambria Math" w:hAnsi="Cambria Math"/>
                      <w:iCs/>
                    </w:rPr>
                  </m:ctrlPr>
                </m:e>
                <m:sub>
                  <m:r>
                    <m:rPr>
                      <m:sty m:val="p"/>
                    </m:rPr>
                    <w:rPr>
                      <w:rFonts w:ascii="Cambria Math"/>
                    </w:rPr>
                    <m:t>2</m:t>
                  </m:r>
                  <m:ctrlPr>
                    <w:rPr>
                      <w:rFonts w:ascii="Cambria Math" w:hAnsi="Cambria Math"/>
                      <w:iCs/>
                    </w:rPr>
                  </m:ctrlPr>
                </m:sub>
              </m:sSub>
              <m:r>
                <m:rPr>
                  <m:sty m:val="p"/>
                </m:rPr>
                <w:rPr>
                  <w:rFonts w:ascii="Cambria Math"/>
                </w:rPr>
                <m:t>#</m:t>
              </m:r>
              <m:d>
                <m:dPr>
                  <m:ctrlPr>
                    <w:rPr>
                      <w:rFonts w:ascii="Cambria Math" w:hAnsi="Cambria Math"/>
                      <w:iCs/>
                    </w:rPr>
                  </m:ctrlPr>
                </m:dPr>
                <m:e>
                  <m:r>
                    <m:rPr>
                      <m:sty m:val="p"/>
                    </m:rPr>
                    <w:rPr>
                      <w:rFonts w:ascii="Cambria Math"/>
                    </w:rPr>
                    <m:t>7</m:t>
                  </m:r>
                  <m:ctrlPr>
                    <w:rPr>
                      <w:rFonts w:ascii="Cambria Math" w:hAnsi="Cambria Math"/>
                      <w:iCs/>
                    </w:rPr>
                  </m:ctrlPr>
                </m:e>
              </m:d>
              <m:ctrlPr>
                <w:rPr>
                  <w:rFonts w:ascii="Cambria Math" w:hAnsi="Cambria Math"/>
                  <w:iCs/>
                </w:rPr>
              </m:ctrlPr>
            </m:e>
          </m:eqArr>
        </m:oMath>
      </m:oMathPara>
    </w:p>
    <w:p w14:paraId="7C18B710">
      <w:pPr>
        <w:ind w:firstLine="200" w:firstLineChars="100"/>
        <w:jc w:val="both"/>
        <w:rPr>
          <w:iCs/>
        </w:rPr>
      </w:pPr>
      <w:r>
        <w:rPr>
          <w:iCs/>
        </w:rPr>
        <w:t xml:space="preserve">Where </w:t>
      </w:r>
      <m:oMath>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oMath>
      <w:r>
        <w:rPr>
          <w:iCs/>
        </w:rPr>
        <w:t xml:space="preserve"> denotes the input face image, </w:t>
      </w:r>
      <m:oMath>
        <w:ins w:id="1318" w:author="Crystal Jing" w:date="2023-09-08T17:09:00Z">
          <m:r>
            <m:rPr/>
            <w:rPr>
              <w:rFonts w:ascii="Cambria Math" w:hAnsi="Cambria Math"/>
            </w:rPr>
            <m:t>BAMMFR</m:t>
          </m:r>
        </w:ins>
        <w:del w:id="1319" w:author="Crystal Jing" w:date="2023-09-08T17:09:00Z">
          <m:r>
            <m:rPr/>
            <w:rPr>
              <w:rFonts w:ascii="Cambria Math" w:hAnsi="Cambria Math"/>
            </w:rPr>
            <m:t>FPPSD</m:t>
          </m:r>
        </w:del>
        <m:r>
          <m:rPr>
            <m:sty m:val="p"/>
          </m:rPr>
          <w:rPr>
            <w:rFonts w:ascii="Cambria Math" w:hAnsi="Cambria Math"/>
          </w:rPr>
          <m:t>(∗)</m:t>
        </m:r>
      </m:oMath>
      <w:r>
        <w:rPr>
          <w:iCs/>
        </w:rPr>
        <w:t xml:space="preserve"> denotes the entire face encryption and decryption algorithm framework, and </w:t>
      </w:r>
      <m:oMath>
        <w:del w:id="1320" w:author="Crystal Jing" w:date="2023-09-08T17:09:00Z">
          <m:r>
            <m:rPr/>
            <w:rPr>
              <w:rFonts w:ascii="Cambria Math" w:hAnsi="Cambria Math"/>
            </w:rPr>
            <m:t>FPPSD</m:t>
          </m:r>
        </w:del>
        <w:ins w:id="1321" w:author="Crystal Jing" w:date="2023-09-08T17:09:00Z">
          <m:r>
            <m:rPr/>
            <w:rPr>
              <w:rFonts w:ascii="Cambria Math" w:hAnsi="Cambria Math"/>
            </w:rPr>
            <m:t>BAMMFR</m:t>
          </m:r>
        </w:ins>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oMath>
      <w:r>
        <w:rPr>
          <w:iCs/>
        </w:rPr>
        <w:t xml:space="preserve"> denotes the entire face reconstructed by restoring after the encryption and decryption process.</w:t>
      </w:r>
    </w:p>
    <w:p w14:paraId="5B33D360">
      <w:pPr>
        <w:jc w:val="both"/>
        <w:rPr>
          <w:iCs/>
        </w:rPr>
      </w:pPr>
      <w:r>
        <w:rPr>
          <w:color w:val="374151"/>
          <w:shd w:val="clear" w:color="auto" w:fill="F7F7F8"/>
        </w:rPr>
        <w:drawing>
          <wp:inline distT="0" distB="0" distL="0" distR="0">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B133775">
      <w:pPr>
        <w:jc w:val="center"/>
        <w:rPr>
          <w:b/>
          <w:bCs/>
          <w:color w:val="000000"/>
          <w:shd w:val="clear" w:color="auto" w:fill="auto"/>
          <w:rPrChange w:id="1322" w:author="Crystal Jing" w:date="2023-09-08T17:09:00Z">
            <w:rPr>
              <w:color w:val="374151"/>
              <w:shd w:val="clear" w:color="auto" w:fill="F7F7F8"/>
            </w:rPr>
          </w:rPrChange>
        </w:rPr>
      </w:pPr>
      <w:r>
        <w:rPr>
          <w:b/>
          <w:lang w:eastAsia="zh-CN"/>
        </w:rPr>
        <w:t>Fig. 6.</w:t>
      </w:r>
      <w:r>
        <w:rPr>
          <w:color w:val="000000"/>
        </w:rPr>
        <w:t xml:space="preserve"> </w:t>
      </w:r>
      <w:r>
        <w:rPr>
          <w:b/>
          <w:bCs/>
          <w:color w:val="000000"/>
        </w:rPr>
        <w:t>Trends in the L2 loss function in the test set</w:t>
      </w:r>
    </w:p>
    <w:p w14:paraId="4E9FC4C9">
      <w:pPr>
        <w:ind w:firstLine="200"/>
        <w:jc w:val="both"/>
        <w:rPr>
          <w:iCs/>
        </w:rPr>
      </w:pPr>
      <w:r>
        <w:rPr>
          <w:iCs/>
        </w:rPr>
        <w:t>Using this loss function, we can measure the pixel-level difference between the decrypted facial image and the restored facial image, thus providing a quantifiable metric for</w:t>
      </w:r>
      <w:ins w:id="1323" w:author="小杜" w:date="2023-09-07T22:04:00Z">
        <w:r>
          <w:rPr>
            <w:rFonts w:hint="eastAsia"/>
            <w:iCs/>
            <w:lang w:eastAsia="zh-CN"/>
          </w:rPr>
          <w:t xml:space="preserve"> eva</w:t>
        </w:r>
      </w:ins>
      <w:ins w:id="1324"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w:t>
      </w:r>
      <w:del w:id="1325" w:author="小杜" w:date="2023-09-07T22:06:00Z">
        <w:r>
          <w:rPr>
            <w:iCs/>
          </w:rPr>
          <w:delText xml:space="preserve"> some</w:delText>
        </w:r>
      </w:del>
      <w:r>
        <w:rPr>
          <w:iCs/>
        </w:rPr>
        <w:t xml:space="preserve"> subtle </w:t>
      </w:r>
      <w:ins w:id="1326" w:author="小杜" w:date="2023-09-07T22:06:00Z">
        <w:r>
          <w:rPr>
            <w:rFonts w:hint="eastAsia"/>
            <w:iCs/>
            <w:lang w:eastAsia="zh-CN"/>
          </w:rPr>
          <w:t xml:space="preserve">differences in </w:t>
        </w:r>
      </w:ins>
      <w:r>
        <w:rPr>
          <w:iCs/>
        </w:rPr>
        <w:t>facial feature</w:t>
      </w:r>
      <w:ins w:id="1327" w:author="小杜" w:date="2023-09-07T22:06:00Z">
        <w:r>
          <w:rPr>
            <w:rFonts w:hint="eastAsia"/>
            <w:iCs/>
            <w:lang w:eastAsia="zh-CN"/>
          </w:rPr>
          <w:t>s</w:t>
        </w:r>
      </w:ins>
      <w:del w:id="1328" w:author="小杜" w:date="2023-09-07T22:06:00Z">
        <w:r>
          <w:rPr>
            <w:iCs/>
          </w:rPr>
          <w:delText xml:space="preserve"> differences</w:delText>
        </w:r>
      </w:del>
      <w:r>
        <w:rPr>
          <w:iCs/>
        </w:rPr>
        <w:t xml:space="preserve"> that are important for visual similarity.</w:t>
      </w:r>
    </w:p>
    <w:p w14:paraId="624D25AA">
      <w:pPr>
        <w:ind w:firstLine="200"/>
        <w:jc w:val="both"/>
        <w:rPr>
          <w:iCs/>
        </w:rPr>
      </w:pPr>
      <w:del w:id="1329" w:author="Crystal Jing" w:date="2023-09-08T17:11:00Z">
        <w:r>
          <w:rPr>
            <w:iCs/>
          </w:rPr>
          <w:delText>In order to</w:delText>
        </w:r>
      </w:del>
      <w:ins w:id="1330" w:author="Crystal Jing" w:date="2023-09-08T17:11:00Z">
        <w:r>
          <w:rPr>
            <w:iCs/>
          </w:rPr>
          <w:t>To</w:t>
        </w:r>
      </w:ins>
      <w:r>
        <w:rPr>
          <w:iCs/>
        </w:rPr>
        <w:t xml:space="preserve"> measure the similarity of face restoration more comprehensively and</w:t>
      </w:r>
      <w:del w:id="1331" w:author="小杜" w:date="2023-09-07T22:08:00Z">
        <w:r>
          <w:rPr>
            <w:iCs/>
          </w:rPr>
          <w:delText xml:space="preserve"> to</w:delText>
        </w:r>
      </w:del>
      <w:r>
        <w:rPr>
          <w:iCs/>
        </w:rPr>
        <w:t xml:space="preserve"> ensure </w:t>
      </w:r>
      <w:del w:id="1332" w:author="小杜" w:date="2023-09-07T22:08:00Z">
        <w:r>
          <w:rPr>
            <w:iCs/>
          </w:rPr>
          <w:delText xml:space="preserve">the </w:delText>
        </w:r>
      </w:del>
      <w:r>
        <w:rPr>
          <w:iCs/>
        </w:rPr>
        <w:t>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44AAD202">
      <w:pPr>
        <w:ind w:firstLine="200"/>
        <w:jc w:val="both"/>
        <w:rPr>
          <w:iCs/>
        </w:rPr>
      </w:pPr>
      <m:oMathPara>
        <m:oMathParaPr>
          <m:jc m:val="center"/>
        </m:oMathParaPr>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LPIPS</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w:rPr>
                              <w:rFonts w:ascii="Cambria Math" w:hAnsi="Cambria Math"/>
                            </w:rPr>
                            <m:t>F</m:t>
                          </m:r>
                          <m:r>
                            <m:rPr>
                              <m:sty m:val="p"/>
                            </m:rPr>
                            <w:rPr>
                              <w:rFonts w:ascii="Cambria Math" w:hAnsi="Cambria Math"/>
                            </w:rPr>
                            <m:t>(</m:t>
                          </m:r>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F</m:t>
                      </m:r>
                      <m:r>
                        <m:rPr>
                          <m:sty m:val="p"/>
                        </m:rPr>
                        <w:rPr>
                          <w:rFonts w:ascii="Cambria Math" w:hAnsi="Cambria Math"/>
                        </w:rPr>
                        <m:t>(</m:t>
                      </m:r>
                      <w:del w:id="1333" w:author="Crystal Jing" w:date="2023-09-08T17:10:00Z">
                        <m:r>
                          <m:rPr/>
                          <w:rPr>
                            <w:rFonts w:ascii="Cambria Math" w:hAnsi="Cambria Math"/>
                          </w:rPr>
                          <m:t>FPPSD</m:t>
                        </m:r>
                      </w:del>
                      <w:ins w:id="1334" w:author="Crystal Jing" w:date="2023-09-08T17:10:00Z">
                        <m:r>
                          <m:rPr>
                            <m:sty m:val="p"/>
                          </m:rPr>
                          <w:rPr>
                            <w:rFonts w:ascii="Cambria Math" w:hAnsi="Cambria Math"/>
                          </w:rPr>
                          <m:t>BAMMFR</m:t>
                        </m:r>
                      </w:ins>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r>
                        <m:rPr>
                          <m:sty m:val="p"/>
                        </m:rPr>
                        <w:rPr>
                          <w:rFonts w:ascii="Cambria Math"/>
                        </w:rPr>
                        <m:t>)</m:t>
                      </m:r>
                      <m:ctrlPr>
                        <w:rPr>
                          <w:rFonts w:ascii="Cambria Math" w:hAnsi="Cambria Math"/>
                          <w:iCs/>
                        </w:rPr>
                      </m:ctrlPr>
                    </m:e>
                  </m:d>
                  <m:ctrlPr>
                    <w:rPr>
                      <w:rFonts w:ascii="Cambria Math" w:hAnsi="Cambria Math"/>
                      <w:iCs/>
                    </w:rPr>
                  </m:ctrlPr>
                </m:e>
                <m:sub>
                  <m:r>
                    <m:rPr>
                      <m:sty m:val="p"/>
                    </m:rPr>
                    <w:rPr>
                      <w:rFonts w:ascii="Cambria Math"/>
                    </w:rPr>
                    <m:t>2</m:t>
                  </m:r>
                  <m:ctrlPr>
                    <w:rPr>
                      <w:rFonts w:ascii="Cambria Math" w:hAnsi="Cambria Math"/>
                      <w:iCs/>
                    </w:rPr>
                  </m:ctrlP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ctrlPr>
                    <w:rPr>
                      <w:rFonts w:ascii="Cambria Math" w:hAnsi="Cambria Math"/>
                      <w:iCs/>
                    </w:rPr>
                  </m:ctrlPr>
                </m:e>
              </m:d>
              <m:ctrlPr>
                <w:rPr>
                  <w:rFonts w:ascii="Cambria Math" w:hAnsi="Cambria Math"/>
                  <w:iCs/>
                </w:rPr>
              </m:ctrlPr>
            </m:e>
          </m:eqArr>
        </m:oMath>
      </m:oMathPara>
    </w:p>
    <w:p w14:paraId="68477C1A">
      <w:pPr>
        <w:jc w:val="both"/>
        <w:rPr>
          <w:iCs/>
        </w:rPr>
      </w:pPr>
      <w:r>
        <w:rPr>
          <w:iCs/>
        </w:rPr>
        <w:t>where</w:t>
      </w:r>
      <m:oMath>
        <m:r>
          <m:rPr/>
          <w:rPr>
            <w:rFonts w:ascii="Cambria Math" w:hAnsi="Cambria Math"/>
          </w:rPr>
          <m:t xml:space="preserve"> F</m:t>
        </m:r>
        <m:r>
          <m:rPr>
            <m:sty m:val="p"/>
          </m:rPr>
          <w:rPr>
            <w:rFonts w:ascii="Cambria Math" w:hAnsi="Cambria Math"/>
          </w:rPr>
          <m:t>(∗)</m:t>
        </m:r>
      </m:oMath>
      <w:r>
        <w:rPr>
          <w:iCs/>
        </w:rPr>
        <w:t xml:space="preserve"> denotes the perceptual feature extractor.</w:t>
      </w:r>
    </w:p>
    <w:p w14:paraId="1970E86F">
      <w:pPr>
        <w:jc w:val="both"/>
        <w:rPr>
          <w:color w:val="374151"/>
          <w:shd w:val="clear" w:color="auto" w:fill="F7F7F8"/>
        </w:rPr>
      </w:pPr>
      <w:r>
        <w:rPr>
          <w:color w:val="374151"/>
          <w:shd w:val="clear" w:color="auto" w:fill="F7F7F8"/>
        </w:rPr>
        <w:drawing>
          <wp:inline distT="0" distB="0" distL="0" distR="0">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1B91AEE3">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14:paraId="3EEEF5A9">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1335" w:author="小杜" w:date="2023-09-07T22:37:00Z">
        <w:r>
          <w:rPr>
            <w:rFonts w:hint="eastAsia"/>
            <w:iCs/>
          </w:rPr>
          <w:t>align with the criteria of perceived image quality by the human eye</w:t>
        </w:r>
      </w:ins>
      <w:del w:id="1336"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14:paraId="70531AE6">
      <w:pPr>
        <w:ind w:firstLine="200"/>
        <w:jc w:val="both"/>
        <w:rPr>
          <w:iCs/>
        </w:rPr>
      </w:pPr>
    </w:p>
    <w:p w14:paraId="3F3BE6D6">
      <w:pPr>
        <w:jc w:val="both"/>
        <w:rPr>
          <w:color w:val="374151"/>
          <w:shd w:val="clear" w:color="auto" w:fill="F7F7F8"/>
        </w:rPr>
      </w:pPr>
      <w:r>
        <w:rPr>
          <w:color w:val="374151"/>
          <w:shd w:val="clear" w:color="auto" w:fill="F7F7F8"/>
        </w:rPr>
        <w:drawing>
          <wp:inline distT="0" distB="0" distL="0" distR="0">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78136E30">
      <w:pPr>
        <w:jc w:val="center"/>
        <w:rPr>
          <w:b/>
          <w:bCs/>
          <w:color w:val="000000"/>
        </w:rPr>
      </w:pPr>
      <w:r>
        <w:rPr>
          <w:b/>
          <w:lang w:eastAsia="zh-CN"/>
        </w:rPr>
        <w:t>Fig. 8.</w:t>
      </w:r>
      <w:r>
        <w:rPr>
          <w:color w:val="000000"/>
        </w:rPr>
        <w:t xml:space="preserve"> </w:t>
      </w:r>
      <w:r>
        <w:rPr>
          <w:b/>
          <w:bCs/>
          <w:color w:val="000000"/>
        </w:rPr>
        <w:t>Trends in the Identity loss function in the test set</w:t>
      </w:r>
    </w:p>
    <w:p w14:paraId="1C772E76">
      <w:pPr>
        <w:ind w:firstLine="200"/>
        <w:jc w:val="both"/>
        <w:rPr>
          <w:iCs/>
        </w:rPr>
      </w:pPr>
      <w:r>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14:paraId="233E24A2">
      <w:pPr>
        <w:ind w:firstLine="200" w:firstLineChars="100"/>
        <w:jc w:val="both"/>
        <w:rPr>
          <w:iCs/>
        </w:rPr>
      </w:pPr>
      <w:r>
        <w:rPr>
          <w:iCs/>
        </w:rPr>
        <w:t>Specifically, the identity loss is computed as follows:</w:t>
      </w:r>
    </w:p>
    <w:p w14:paraId="2210246F">
      <w:pPr>
        <w:ind w:firstLine="200" w:firstLineChars="1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ID</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r>
                <m:rPr>
                  <m:sty m:val="p"/>
                </m:rPr>
                <w:rPr>
                  <w:rFonts w:ascii="Cambria Math"/>
                </w:rPr>
                <m:t>1−</m:t>
              </m:r>
              <m:r>
                <m:rPr>
                  <m:sty m:val="p"/>
                </m:rPr>
                <w:rPr>
                  <w:rFonts w:ascii="Cambria Math" w:hAnsi="Cambria Math" w:cs="Cambria Math"/>
                </w:rPr>
                <m:t>⟨</m:t>
              </m:r>
              <m:sSub>
                <m:sSubPr>
                  <m:ctrlPr>
                    <w:rPr>
                      <w:rFonts w:ascii="Cambria Math" w:hAnsi="Cambria Math"/>
                      <w:iCs/>
                    </w:rPr>
                  </m:ctrlPr>
                </m:sSubPr>
                <m:e>
                  <m:r>
                    <m:rPr/>
                    <w:rPr>
                      <w:rFonts w:ascii="Cambria Math" w:hAnsi="Cambria Math"/>
                    </w:rPr>
                    <m:t>R</m:t>
                  </m:r>
                  <m:r>
                    <m:rPr>
                      <m:sty m:val="p"/>
                    </m:rPr>
                    <w:rPr>
                      <w:rFonts w:ascii="Cambria Math" w:hAnsi="Cambria Math"/>
                    </w:rPr>
                    <m:t>(</m:t>
                  </m:r>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R</m:t>
              </m:r>
              <m:r>
                <m:rPr>
                  <m:sty m:val="p"/>
                </m:rPr>
                <w:rPr>
                  <w:rFonts w:ascii="Cambria Math" w:hAnsi="Cambria Math"/>
                </w:rPr>
                <m:t>(</m:t>
              </m:r>
              <m:r>
                <m:rP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ctrlPr>
                    <w:rPr>
                      <w:rFonts w:ascii="Cambria Math" w:hAnsi="Cambria Math"/>
                      <w:iCs/>
                    </w:rPr>
                  </m:ctrlPr>
                </m:e>
              </m:d>
              <m:ctrlPr>
                <w:rPr>
                  <w:rFonts w:ascii="Cambria Math" w:hAnsi="Cambria Math"/>
                  <w:iCs/>
                </w:rPr>
              </m:ctrlPr>
            </m:e>
          </m:eqArr>
        </m:oMath>
      </m:oMathPara>
    </w:p>
    <w:p w14:paraId="60527809">
      <w:pPr>
        <w:jc w:val="both"/>
        <w:rPr>
          <w:iCs/>
        </w:rPr>
      </w:pPr>
      <w:r>
        <w:rPr>
          <w:iCs/>
        </w:rPr>
        <w:t xml:space="preserve">Where </w:t>
      </w:r>
      <m:oMath>
        <m:r>
          <m:rP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14:paraId="56D3D692">
      <w:pPr>
        <w:ind w:firstLine="200" w:firstLineChars="100"/>
        <w:jc w:val="both"/>
        <w:rPr>
          <w:iCs/>
        </w:rPr>
      </w:pPr>
      <w:r>
        <w:rPr>
          <w:iCs/>
        </w:rPr>
        <w:t>The results of the evaluation are shown in Fig. 8. It can be observed from the figure that when using the identity loss, the loss decreases gradually as the</w:t>
      </w:r>
      <w:ins w:id="1337" w:author="小杜" w:date="2023-09-07T22:40:00Z">
        <w:r>
          <w:rPr>
            <w:rFonts w:hint="eastAsia"/>
            <w:iCs/>
            <w:lang w:eastAsia="zh-CN"/>
          </w:rPr>
          <w:t xml:space="preserve"> number of</w:t>
        </w:r>
      </w:ins>
      <w:r>
        <w:rPr>
          <w:iCs/>
        </w:rPr>
        <w:t xml:space="preserve"> latent code layers used </w:t>
      </w:r>
      <w:del w:id="1338" w:author="Crystal Jing" w:date="2023-09-08T17:11:00Z">
        <w:r>
          <w:rPr>
            <w:iCs/>
          </w:rPr>
          <w:delText>increase</w:delText>
        </w:r>
      </w:del>
      <w:ins w:id="1339" w:author="Crystal Jing" w:date="2023-09-08T17:11:00Z">
        <w:r>
          <w:rPr>
            <w:iCs/>
          </w:rPr>
          <w:t>increases</w:t>
        </w:r>
      </w:ins>
      <w:ins w:id="1340" w:author="小杜" w:date="2023-09-07T22:41:00Z">
        <w:r>
          <w:rPr>
            <w:rFonts w:hint="eastAsia"/>
            <w:iCs/>
          </w:rPr>
          <w:t>, which is consistent across all</w:t>
        </w:r>
      </w:ins>
      <w:del w:id="1341"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7DB8F0F">
      <w:pPr>
        <w:ind w:firstLine="200" w:firstLineChars="100"/>
        <w:jc w:val="both"/>
        <w:rPr>
          <w:iCs/>
        </w:rPr>
      </w:pPr>
      <w:r>
        <w:rPr>
          <w:iCs/>
        </w:rPr>
        <w:t>In this section</w:t>
      </w:r>
      <w:ins w:id="1342"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5D0BFB21">
      <w:pPr>
        <w:pStyle w:val="2"/>
      </w:pPr>
      <w:r>
        <w:t>V. Conclusion</w:t>
      </w:r>
    </w:p>
    <w:p w14:paraId="2FAE022C">
      <w:pPr>
        <w:pStyle w:val="3"/>
        <w:numPr>
          <w:ilvl w:val="0"/>
          <w:numId w:val="0"/>
        </w:numPr>
        <w:ind w:firstLine="200" w:firstLineChars="100"/>
        <w:jc w:val="both"/>
        <w:rPr>
          <w:i w:val="0"/>
        </w:rPr>
      </w:pPr>
      <w:ins w:id="1343" w:author="Crystal Jing" w:date="2023-09-08T17:15:00Z">
        <w:r>
          <w:rPr>
            <w:i w:val="0"/>
          </w:rPr>
          <w:t xml:space="preserve">In this paper, we propose an algorithm for encrypting and decrypting video abstractions based on a cognitive mechanism that associates high and low-dimensional information. The aim is to address problems related to personal privacy and the management of massive video data in disaster scenarios. </w:t>
        </w:r>
      </w:ins>
      <w:del w:id="1344" w:author="Crystal Jing" w:date="2023-09-08T17:15:00Z">
        <w:r>
          <w:rPr>
            <w:rFonts w:hint="eastAsia"/>
            <w:i w:val="0"/>
          </w:rPr>
          <w:delText xml:space="preserve">In this paper, we propose a video abstraction encryption and decryption algorithm based on high and </w:delText>
        </w:r>
      </w:del>
      <w:del w:id="1345" w:author="Crystal Jing" w:date="2023-09-08T17:12:00Z">
        <w:r>
          <w:rPr>
            <w:rFonts w:hint="eastAsia"/>
            <w:i w:val="0"/>
          </w:rPr>
          <w:delText>low dimensional</w:delText>
        </w:r>
      </w:del>
      <w:del w:id="1346" w:author="Crystal Jing" w:date="2023-09-08T17:15:00Z">
        <w:r>
          <w:rPr>
            <w:rFonts w:hint="eastAsia"/>
            <w:i w:val="0"/>
          </w:rPr>
          <w:delText xml:space="preserve"> information association cognitive mechanism for massive video data disaster and personal privacy problems. </w:delText>
        </w:r>
      </w:del>
      <w:r>
        <w:rPr>
          <w:rFonts w:hint="eastAsia"/>
          <w:i w:val="0"/>
        </w:rPr>
        <w:t xml:space="preserve">When storing the video, </w:t>
      </w:r>
      <w:r>
        <w:rPr>
          <w:i w:val="0"/>
        </w:rPr>
        <w:t>a face recognition and face encryption algorithm based on YOLO5-face is used to encrypt the video</w:t>
      </w:r>
      <w:ins w:id="1347" w:author="小杜" w:date="2023-09-07T22:45:00Z">
        <w:r>
          <w:rPr>
            <w:rFonts w:hint="eastAsia"/>
            <w:i w:val="0"/>
            <w:lang w:eastAsia="zh-CN"/>
          </w:rPr>
          <w:t>.</w:t>
        </w:r>
      </w:ins>
      <w:del w:id="1348" w:author="小杜" w:date="2023-09-07T22:45:00Z">
        <w:r>
          <w:rPr>
            <w:rFonts w:hint="eastAsia"/>
            <w:i w:val="0"/>
          </w:rPr>
          <w:delText>,</w:delText>
        </w:r>
      </w:del>
      <w:r>
        <w:rPr>
          <w:rFonts w:hint="eastAsia"/>
          <w:i w:val="0"/>
        </w:rPr>
        <w:t xml:space="preserve"> </w:t>
      </w:r>
      <w:del w:id="1349" w:author="小杜" w:date="2023-09-07T22:45:00Z">
        <w:r>
          <w:rPr>
            <w:i w:val="0"/>
          </w:rPr>
          <w:delText>and at the same time,</w:delText>
        </w:r>
      </w:del>
      <w:ins w:id="1350" w:author="小杜" w:date="2023-09-07T22:45:00Z">
        <w:r>
          <w:rPr>
            <w:rFonts w:hint="eastAsia"/>
            <w:i w:val="0"/>
            <w:lang w:eastAsia="zh-CN"/>
          </w:rPr>
          <w:t>Simultaneously, the</w:t>
        </w:r>
      </w:ins>
      <w:r>
        <w:rPr>
          <w:i w:val="0"/>
        </w:rPr>
        <w:t xml:space="preserve"> pSp encoder is utilized to extract the high and </w:t>
      </w:r>
      <w:del w:id="1351" w:author="Crystal Jing" w:date="2023-09-08T17:16:00Z">
        <w:r>
          <w:rPr>
            <w:i w:val="0"/>
          </w:rPr>
          <w:delText>low dimensional</w:delText>
        </w:r>
      </w:del>
      <w:ins w:id="1352" w:author="Crystal Jing" w:date="2023-09-08T17:16:00Z">
        <w:r>
          <w:rPr>
            <w:i w:val="0"/>
          </w:rPr>
          <w:t>low-dimensional</w:t>
        </w:r>
      </w:ins>
      <w:r>
        <w:rPr>
          <w:i w:val="0"/>
        </w:rPr>
        <w:t xml:space="preserve"> semantic information of the face to form a feature key</w:t>
      </w:r>
      <w:del w:id="1353" w:author="小杜" w:date="2023-09-07T22:47:00Z">
        <w:r>
          <w:rPr>
            <w:i w:val="0"/>
          </w:rPr>
          <w:delText>,</w:delText>
        </w:r>
      </w:del>
      <w:r>
        <w:rPr>
          <w:i w:val="0"/>
        </w:rPr>
        <w:t xml:space="preserve"> and establish an index association with the face in the video, which is stored in the corresponding key pool of the video.</w:t>
      </w:r>
      <w:r>
        <w:rPr>
          <w:rFonts w:hint="eastAsia"/>
          <w:i w:val="0"/>
        </w:rPr>
        <w:t xml:space="preserve"> When decrypting, the features extracted from the specified new faces are used to search in the key pool, and the matched faces are reduced to clear faces using </w:t>
      </w:r>
      <w:ins w:id="1354" w:author="Crystal Jing" w:date="2023-09-08T17:17:00Z">
        <w:r>
          <w:rPr>
            <w:i w:val="0"/>
          </w:rPr>
          <w:t xml:space="preserve">the </w:t>
        </w:r>
      </w:ins>
      <w:r>
        <w:rPr>
          <w:i w:val="0"/>
        </w:rPr>
        <w:t>styleGAN generator</w:t>
      </w:r>
      <w:r>
        <w:rPr>
          <w:rFonts w:hint="eastAsia"/>
          <w:i w:val="0"/>
        </w:rPr>
        <w:t xml:space="preserve">. We initially validate the feasibility of this video encryption and decryption algorithm on a self-built dataset. </w:t>
      </w:r>
      <w:r>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Pr>
          <w:rFonts w:hint="eastAsia"/>
          <w:i w:val="0"/>
        </w:rPr>
        <w:t xml:space="preserve"> </w:t>
      </w:r>
      <w:r>
        <w:rPr>
          <w:rFonts w:hint="eastAsia"/>
          <w:i w:val="0"/>
          <w:lang w:eastAsia="zh-CN"/>
        </w:rPr>
        <w:t xml:space="preserve">Our research has important implications in terms of how to strike a balance between </w:t>
      </w:r>
      <w:ins w:id="1355" w:author="小杜" w:date="2023-09-07T22:44:00Z">
        <w:r>
          <w:rPr>
            <w:rFonts w:hint="eastAsia"/>
            <w:i w:val="0"/>
            <w:lang w:eastAsia="zh-CN"/>
          </w:rPr>
          <w:t xml:space="preserve">safeguarding </w:t>
        </w:r>
      </w:ins>
      <w:r>
        <w:rPr>
          <w:rFonts w:hint="eastAsia"/>
          <w:i w:val="0"/>
          <w:lang w:eastAsia="zh-CN"/>
        </w:rPr>
        <w:t>privacy</w:t>
      </w:r>
      <w:ins w:id="1356" w:author="小杜" w:date="2023-09-07T22:44:00Z">
        <w:r>
          <w:rPr>
            <w:rFonts w:hint="eastAsia"/>
            <w:i w:val="0"/>
            <w:lang w:eastAsia="zh-CN"/>
          </w:rPr>
          <w:t xml:space="preserve"> </w:t>
        </w:r>
      </w:ins>
      <w:del w:id="1357" w:author="小杜" w:date="2023-09-07T22:44:00Z">
        <w:r>
          <w:rPr>
            <w:rFonts w:hint="eastAsia"/>
            <w:i w:val="0"/>
            <w:lang w:eastAsia="zh-CN"/>
          </w:rPr>
          <w:delText xml:space="preserve"> protection </w:delText>
        </w:r>
      </w:del>
      <w:r>
        <w:rPr>
          <w:rFonts w:hint="eastAsia"/>
          <w:i w:val="0"/>
          <w:lang w:eastAsia="zh-CN"/>
        </w:rPr>
        <w:t>and</w:t>
      </w:r>
      <w:ins w:id="1358" w:author="小杜" w:date="2023-09-07T22:44:00Z">
        <w:r>
          <w:rPr>
            <w:rFonts w:hint="eastAsia"/>
            <w:i w:val="0"/>
            <w:lang w:eastAsia="zh-CN"/>
          </w:rPr>
          <w:t xml:space="preserve"> advancing</w:t>
        </w:r>
      </w:ins>
      <w:r>
        <w:rPr>
          <w:rFonts w:hint="eastAsia"/>
          <w:i w:val="0"/>
          <w:lang w:eastAsia="zh-CN"/>
        </w:rPr>
        <w:t xml:space="preserve"> machine vision research. </w:t>
      </w:r>
      <w:r>
        <w:rPr>
          <w:rFonts w:hint="eastAsia"/>
          <w:i w:val="0"/>
        </w:rPr>
        <w:t>In the future, th</w:t>
      </w:r>
      <w:r>
        <w:rPr>
          <w:rFonts w:hint="eastAsia"/>
          <w:i w:val="0"/>
          <w:lang w:eastAsia="zh-CN"/>
        </w:rPr>
        <w:t>is</w:t>
      </w:r>
      <w:r>
        <w:rPr>
          <w:rFonts w:hint="eastAsia"/>
          <w:i w:val="0"/>
        </w:rPr>
        <w:t xml:space="preserve"> algorithm is promising to play an important role in privacy protection and big data storage, face re-identification, and other fields</w:t>
      </w:r>
      <w:r>
        <w:rPr>
          <w:i w:val="0"/>
        </w:rPr>
        <w:t xml:space="preserve">. </w:t>
      </w:r>
      <w:bookmarkStart w:id="26" w:name="_heading=h.ji51hl1e8dp3" w:colFirst="0" w:colLast="0"/>
      <w:bookmarkEnd w:id="26"/>
    </w:p>
    <w:p w14:paraId="41961C04">
      <w:pPr>
        <w:keepNext/>
        <w:spacing w:before="240" w:after="80"/>
        <w:jc w:val="center"/>
        <w:rPr>
          <w:color w:val="222222"/>
          <w:sz w:val="16"/>
          <w:szCs w:val="16"/>
        </w:rPr>
      </w:pPr>
      <w:r>
        <w:rPr>
          <w:smallCaps/>
          <w:color w:val="000000"/>
        </w:rPr>
        <w:t>References</w:t>
      </w:r>
    </w:p>
    <w:p w14:paraId="36BD8A9D">
      <w:pPr>
        <w:numPr>
          <w:ilvl w:val="0"/>
          <w:numId w:val="4"/>
        </w:numPr>
        <w:ind w:left="357" w:hanging="357"/>
        <w:jc w:val="both"/>
        <w:rPr>
          <w:color w:val="000000"/>
          <w:sz w:val="16"/>
          <w:szCs w:val="16"/>
        </w:rPr>
      </w:pPr>
      <w:r>
        <w:rPr>
          <w:color w:val="000000"/>
          <w:sz w:val="16"/>
          <w:szCs w:val="16"/>
        </w:rPr>
        <w:t>Z. Gao, C. Xu, H. Zhang, S. Li and V. H. C. de Albuquerque, "</w:t>
      </w:r>
      <w:bookmarkStart w:id="27" w:name="OLE_LINK10"/>
      <w:r>
        <w:rPr>
          <w:color w:val="000000"/>
          <w:sz w:val="16"/>
          <w:szCs w:val="16"/>
        </w:rPr>
        <w:t>Trustful Internet of Surveillance Things Based on Deeply Represented Visual Co-Saliency Detection</w:t>
      </w:r>
      <w:bookmarkEnd w:id="27"/>
      <w:r>
        <w:rPr>
          <w:color w:val="000000"/>
          <w:sz w:val="16"/>
          <w:szCs w:val="16"/>
        </w:rPr>
        <w:t>," IEEE Internet of Things Journal, vol. 7, no. 5, pp. 4092-4100, May 2020.</w:t>
      </w:r>
    </w:p>
    <w:p w14:paraId="207B759D">
      <w:pPr>
        <w:numPr>
          <w:ilvl w:val="0"/>
          <w:numId w:val="1"/>
        </w:numPr>
        <w:ind w:left="360"/>
        <w:jc w:val="both"/>
        <w:rPr>
          <w:color w:val="000000"/>
          <w:sz w:val="16"/>
          <w:szCs w:val="16"/>
        </w:rPr>
      </w:pPr>
      <w:r>
        <w:rPr>
          <w:rFonts w:hint="eastAsia"/>
          <w:color w:val="000000"/>
          <w:sz w:val="16"/>
          <w:szCs w:val="16"/>
        </w:rPr>
        <w:t>Ş</w:t>
      </w:r>
      <w:r>
        <w:rPr>
          <w:color w:val="000000"/>
          <w:sz w:val="16"/>
          <w:szCs w:val="16"/>
        </w:rPr>
        <w:t>. Kolozali et al., "Observing the Pulse of a City: A Smart City Framework for Real-Time Discovery, Federation, and Aggregation of Data Streams," IEEE Internet of Things Journal, vol. 6, no. 2, pp. 2651-2668, April 2019.</w:t>
      </w:r>
    </w:p>
    <w:p w14:paraId="3B5BD3F0">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4CDE781A">
      <w:pPr>
        <w:numPr>
          <w:ilvl w:val="0"/>
          <w:numId w:val="1"/>
        </w:numPr>
        <w:ind w:left="360"/>
        <w:jc w:val="both"/>
      </w:pPr>
      <w:bookmarkStart w:id="28" w:name="_Hlk118554018"/>
      <w:r>
        <w:rPr>
          <w:color w:val="000000"/>
          <w:sz w:val="16"/>
          <w:szCs w:val="16"/>
        </w:rPr>
        <w:t>C. W. Chen, "Internet of Video Things: Next-Generation IoT With Visual Sensors," IEEE Internet of Things Journal, vol. 7, no. 8, pp. 6676-6685, Aug. 2020.</w:t>
      </w:r>
      <w:bookmarkEnd w:id="28"/>
    </w:p>
    <w:p w14:paraId="0DB25617">
      <w:pPr>
        <w:numPr>
          <w:ilvl w:val="0"/>
          <w:numId w:val="1"/>
        </w:numPr>
        <w:ind w:left="360"/>
        <w:jc w:val="both"/>
      </w:pPr>
      <w:r>
        <w:rPr>
          <w:color w:val="000000"/>
          <w:sz w:val="16"/>
          <w:szCs w:val="16"/>
        </w:rPr>
        <w:t>Zou, Zhengxia, et al. "Object detection in 20 years: A survey." arXiv preprint arXiv:1905.05055 (2019).</w:t>
      </w:r>
    </w:p>
    <w:p w14:paraId="0D9D5F44">
      <w:pPr>
        <w:numPr>
          <w:ilvl w:val="0"/>
          <w:numId w:val="1"/>
        </w:numPr>
        <w:ind w:left="360"/>
        <w:jc w:val="both"/>
      </w:pPr>
      <w:r>
        <w:rPr>
          <w:color w:val="000000"/>
          <w:sz w:val="16"/>
          <w:szCs w:val="16"/>
        </w:rPr>
        <w:t xml:space="preserve">W. N. I. Al-Obaydy and S. A. Suandi, "Open-set face recognition in video surveillance: a survey," in </w:t>
      </w:r>
      <w:r>
        <w:rPr>
          <w:i/>
          <w:color w:val="000000"/>
          <w:sz w:val="16"/>
          <w:szCs w:val="16"/>
        </w:rPr>
        <w:t>InECCE2019</w:t>
      </w:r>
      <w:r>
        <w:rPr>
          <w:color w:val="000000"/>
          <w:sz w:val="16"/>
          <w:szCs w:val="16"/>
        </w:rPr>
        <w:t>: Springer, 2020, pp. 425-436.</w:t>
      </w:r>
    </w:p>
    <w:p w14:paraId="695C5BF0">
      <w:pPr>
        <w:numPr>
          <w:ilvl w:val="0"/>
          <w:numId w:val="1"/>
        </w:numPr>
        <w:ind w:left="360"/>
        <w:jc w:val="both"/>
        <w:rPr>
          <w:color w:val="000000"/>
          <w:sz w:val="16"/>
          <w:szCs w:val="16"/>
        </w:rPr>
      </w:pPr>
      <w:r>
        <w:rPr>
          <w:color w:val="000000"/>
          <w:sz w:val="16"/>
          <w:szCs w:val="16"/>
        </w:rPr>
        <w:t>A. H. Ahmad et al., "Real time face recognition of video surveillance system using haar cascade classifier," vol. 21, no. 3, pp. 1389-1399, 2021.</w:t>
      </w:r>
    </w:p>
    <w:p w14:paraId="173FF4C9">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0B9E7A65">
      <w:pPr>
        <w:numPr>
          <w:ilvl w:val="0"/>
          <w:numId w:val="1"/>
        </w:numPr>
        <w:ind w:left="360"/>
        <w:jc w:val="both"/>
        <w:rPr>
          <w:color w:val="000000"/>
          <w:sz w:val="16"/>
          <w:szCs w:val="16"/>
        </w:rPr>
      </w:pPr>
      <w:r>
        <w:rPr>
          <w:color w:val="000000"/>
          <w:sz w:val="16"/>
          <w:szCs w:val="16"/>
        </w:rPr>
        <w:t>Z. Lei, X. Zhang, S. Yang, Z. Ren, and O. F. J. E. I. S. Akindipe, "RFR-DLVT: a hybrid method for real-time face recognition using deep learning and visual tracking," vol. 14, no. 9-10, pp. 1379-1393, 2020.</w:t>
      </w:r>
    </w:p>
    <w:p w14:paraId="59CA3115">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3CC9DBE7">
      <w:pPr>
        <w:numPr>
          <w:ilvl w:val="0"/>
          <w:numId w:val="1"/>
        </w:numPr>
        <w:ind w:left="360"/>
        <w:jc w:val="both"/>
        <w:rPr>
          <w:color w:val="000000"/>
          <w:sz w:val="16"/>
          <w:szCs w:val="16"/>
        </w:rPr>
      </w:pPr>
      <w:r>
        <w:rPr>
          <w:color w:val="000000"/>
          <w:sz w:val="16"/>
          <w:szCs w:val="16"/>
        </w:rPr>
        <w:t>W. N. I. Al-Obaydy, S. A. J. N. C. Suandi, and Applications, "Open-set single-sample face recognition in video surveillance using fuzzy ARTMAP," vol. 32, no. 5, pp. 1405-1412, 2020.</w:t>
      </w:r>
    </w:p>
    <w:p w14:paraId="27060EA0">
      <w:pPr>
        <w:numPr>
          <w:ilvl w:val="0"/>
          <w:numId w:val="1"/>
        </w:numPr>
        <w:ind w:left="360"/>
        <w:jc w:val="both"/>
        <w:rPr>
          <w:color w:val="000000"/>
          <w:sz w:val="16"/>
          <w:szCs w:val="16"/>
        </w:rPr>
      </w:pPr>
      <w:r>
        <w:rPr>
          <w:color w:val="000000"/>
          <w:sz w:val="16"/>
          <w:szCs w:val="16"/>
        </w:rPr>
        <w:t>W. N. I. Al-Obaydy, S. A. J. M. T. Suandi, and Applications, "Automatic pose normalization for open-set single-sample face recognition in video surveillance," vol. 79, no. 3, pp. 2897-2915, 2020.</w:t>
      </w:r>
    </w:p>
    <w:p w14:paraId="2E6BE492">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7C2C83B6">
      <w:pPr>
        <w:numPr>
          <w:ilvl w:val="0"/>
          <w:numId w:val="1"/>
        </w:numPr>
        <w:ind w:left="360"/>
        <w:jc w:val="both"/>
        <w:rPr>
          <w:color w:val="000000"/>
          <w:sz w:val="16"/>
          <w:szCs w:val="16"/>
        </w:rPr>
      </w:pPr>
      <w:r>
        <w:rPr>
          <w:color w:val="000000"/>
          <w:sz w:val="16"/>
          <w:szCs w:val="16"/>
        </w:rPr>
        <w:t>N. Singh, S. S. Rathore, S. J. M. T. Kumar, and Applications, "Towards a super-resolution based approach for improved face recognition in low resolution environment," pp. 1-33, 2022.</w:t>
      </w:r>
    </w:p>
    <w:p w14:paraId="52C5D2AE">
      <w:pPr>
        <w:numPr>
          <w:ilvl w:val="0"/>
          <w:numId w:val="1"/>
        </w:numPr>
        <w:ind w:left="360"/>
        <w:jc w:val="both"/>
        <w:rPr>
          <w:color w:val="000000"/>
          <w:sz w:val="16"/>
          <w:szCs w:val="16"/>
        </w:rPr>
      </w:pPr>
      <w:r>
        <w:rPr>
          <w:color w:val="000000"/>
          <w:sz w:val="16"/>
          <w:szCs w:val="16"/>
        </w:rPr>
        <w:t>D. S. Dharrao, N. J. J. I. J. o. C. I. Uke, and Applications, "Fractional Krill–Lion algorithm based actor critic neural network for face recognition in real time surveillance videos," vol. 18, no. 02, p. 1950011, 2019.</w:t>
      </w:r>
    </w:p>
    <w:p w14:paraId="0A3036E7">
      <w:pPr>
        <w:numPr>
          <w:ilvl w:val="0"/>
          <w:numId w:val="1"/>
        </w:numPr>
        <w:ind w:left="360"/>
        <w:jc w:val="both"/>
        <w:rPr>
          <w:color w:val="000000"/>
          <w:sz w:val="16"/>
          <w:szCs w:val="16"/>
        </w:rPr>
      </w:pPr>
      <w:r>
        <w:rPr>
          <w:color w:val="000000"/>
          <w:sz w:val="16"/>
          <w:szCs w:val="16"/>
        </w:rPr>
        <w:t>M. J. I. J. o. A. C. S. Imandito and Applications, "Face Recognition on Low-Resolution Image using Multi Resolution Convolution Neural Network and Antialiasing Method," vol. 10, no. 12, 2019.</w:t>
      </w:r>
    </w:p>
    <w:p w14:paraId="76B6FFA6">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57A8B4C">
      <w:pPr>
        <w:numPr>
          <w:ilvl w:val="0"/>
          <w:numId w:val="1"/>
        </w:numPr>
        <w:ind w:left="360"/>
        <w:jc w:val="both"/>
        <w:rPr>
          <w:color w:val="000000"/>
          <w:sz w:val="16"/>
          <w:szCs w:val="16"/>
        </w:rPr>
      </w:pPr>
      <w:r>
        <w:rPr>
          <w:color w:val="000000"/>
          <w:sz w:val="16"/>
          <w:szCs w:val="16"/>
        </w:rPr>
        <w:t xml:space="preserve">R. Román, R. Arjona, P. López-González, and I. Baturone,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293ED686">
      <w:pPr>
        <w:numPr>
          <w:ilvl w:val="0"/>
          <w:numId w:val="1"/>
        </w:numPr>
        <w:ind w:left="360"/>
        <w:jc w:val="both"/>
        <w:rPr>
          <w:color w:val="000000"/>
          <w:sz w:val="16"/>
          <w:szCs w:val="16"/>
        </w:rPr>
      </w:pPr>
      <w:r>
        <w:rPr>
          <w:color w:val="000000"/>
          <w:sz w:val="16"/>
          <w:szCs w:val="16"/>
        </w:rPr>
        <w:t xml:space="preserve">H. </w:t>
      </w:r>
      <w:bookmarkStart w:id="29" w:name="_Hlk124189929"/>
      <w:r>
        <w:rPr>
          <w:color w:val="000000"/>
          <w:sz w:val="16"/>
          <w:szCs w:val="16"/>
        </w:rPr>
        <w:t>Huang</w:t>
      </w:r>
      <w:bookmarkEnd w:id="29"/>
      <w:r>
        <w:rPr>
          <w:color w:val="000000"/>
          <w:sz w:val="16"/>
          <w:szCs w:val="16"/>
        </w:rPr>
        <w:t>, L. J. J. o. I. S. Wang, and Applications, "Efficient privacy-preserving face verification scheme," vol. 63, p. 103055, 2021.</w:t>
      </w:r>
    </w:p>
    <w:p w14:paraId="6AB8AC71">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9BC5C1E">
      <w:pPr>
        <w:numPr>
          <w:ilvl w:val="0"/>
          <w:numId w:val="1"/>
        </w:numPr>
        <w:ind w:left="360"/>
        <w:jc w:val="both"/>
        <w:rPr>
          <w:color w:val="000000"/>
          <w:sz w:val="16"/>
          <w:szCs w:val="16"/>
        </w:rPr>
      </w:pPr>
      <w:r>
        <w:rPr>
          <w:color w:val="000000"/>
          <w:sz w:val="16"/>
          <w:szCs w:val="16"/>
        </w:rPr>
        <w:t>L. Jiasen, W. X. An, C. Bowei, T. Zheng, Z. J. I. J. o. M. C. Kaiyang, and M. Communications, "Outsourced Secure Face Recognition Based on CKKS Homomorphic Encryption in Cloud Computing," vol. 12, no. 3, pp. 27-43, 2021.</w:t>
      </w:r>
    </w:p>
    <w:p w14:paraId="5A26C868">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1CE331FF">
      <w:pPr>
        <w:numPr>
          <w:ilvl w:val="0"/>
          <w:numId w:val="1"/>
        </w:numPr>
        <w:ind w:left="360"/>
        <w:jc w:val="both"/>
        <w:rPr>
          <w:color w:val="000000"/>
          <w:sz w:val="16"/>
          <w:szCs w:val="16"/>
        </w:rPr>
      </w:pPr>
      <w:r>
        <w:rPr>
          <w:color w:val="000000"/>
          <w:sz w:val="16"/>
          <w:szCs w:val="16"/>
        </w:rPr>
        <w:t>P. Duong-Ngoc, T. N. Tan, and H. J. I. A. Lee, "Efficient NewHope cryptography based facial security system on a GPU," vol. 8, pp. 108158-108168, 2020.</w:t>
      </w:r>
    </w:p>
    <w:p w14:paraId="5301D2E9">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0805153B">
      <w:pPr>
        <w:numPr>
          <w:ilvl w:val="0"/>
          <w:numId w:val="1"/>
        </w:numPr>
        <w:ind w:left="360"/>
        <w:jc w:val="both"/>
        <w:rPr>
          <w:color w:val="000000"/>
          <w:sz w:val="16"/>
          <w:szCs w:val="16"/>
        </w:rPr>
      </w:pPr>
      <w:r>
        <w:rPr>
          <w:color w:val="000000"/>
          <w:sz w:val="16"/>
          <w:szCs w:val="16"/>
        </w:rPr>
        <w:t>K. Nakai, M. Kuribayashi, and N. Funabiki, "A Study of Privacy Protection of Photos Taken by a Wide-angle Surveillance Camera," in 2021 Asia-Pacific Signal and Information Processing Association Annual Summit and Conference (APSIPA ASC), 2021, pp. 1865-1871: IEEE.</w:t>
      </w:r>
    </w:p>
    <w:p w14:paraId="460C3114">
      <w:pPr>
        <w:numPr>
          <w:ilvl w:val="0"/>
          <w:numId w:val="1"/>
        </w:numPr>
        <w:ind w:left="360"/>
        <w:jc w:val="both"/>
        <w:rPr>
          <w:color w:val="000000"/>
          <w:sz w:val="16"/>
          <w:szCs w:val="16"/>
        </w:rPr>
      </w:pPr>
      <w:r>
        <w:rPr>
          <w:color w:val="000000"/>
          <w:sz w:val="16"/>
          <w:szCs w:val="16"/>
        </w:rPr>
        <w:t>K. M. Hosny, M. A. Zaki, H. M. Hamza, M. M. Fouda, and N. A. J. I. A. Lashin, "Privacy Protection in Surveillance Videos Using Block Scrambling-Based Encryption and DCNN-Based Face Detection," vol. 10, pp. 106750-106769, 2022.</w:t>
      </w:r>
    </w:p>
    <w:p w14:paraId="5CC3B264">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5A9F9645">
      <w:pPr>
        <w:numPr>
          <w:ilvl w:val="0"/>
          <w:numId w:val="1"/>
        </w:numPr>
        <w:ind w:left="360"/>
        <w:jc w:val="both"/>
        <w:rPr>
          <w:color w:val="000000"/>
          <w:sz w:val="16"/>
          <w:szCs w:val="16"/>
        </w:rPr>
      </w:pPr>
      <w:r>
        <w:rPr>
          <w:color w:val="000000"/>
          <w:sz w:val="16"/>
          <w:szCs w:val="16"/>
        </w:rPr>
        <w:t>Z. Liu, J. Li, and J. J. M. B. E. Liu, "Encrypted face recognition algorithm based on Ridgelet-DCT transform and THM chaos," vol. 19, pp. 1373-1387, 2022.</w:t>
      </w:r>
    </w:p>
    <w:p w14:paraId="3754BD25">
      <w:pPr>
        <w:numPr>
          <w:ilvl w:val="0"/>
          <w:numId w:val="1"/>
        </w:numPr>
        <w:ind w:left="360"/>
        <w:jc w:val="both"/>
        <w:rPr>
          <w:color w:val="000000"/>
          <w:sz w:val="16"/>
          <w:szCs w:val="16"/>
        </w:rPr>
      </w:pPr>
      <w:r>
        <w:rPr>
          <w:color w:val="000000"/>
          <w:sz w:val="16"/>
          <w:szCs w:val="16"/>
        </w:rPr>
        <w:t>Liu, Y. ,  J. Tang , and  T. Xie . "Cryptanalyzing a RGB image encryption algorithm based on DNA encoding and chaos map." Optics &amp; Laser Technology 60(2014):111-115.</w:t>
      </w:r>
    </w:p>
    <w:p w14:paraId="48E8F362">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2BCDC042">
      <w:pPr>
        <w:numPr>
          <w:ilvl w:val="0"/>
          <w:numId w:val="1"/>
        </w:numPr>
        <w:ind w:left="360"/>
        <w:jc w:val="both"/>
        <w:rPr>
          <w:color w:val="000000"/>
          <w:sz w:val="16"/>
          <w:szCs w:val="16"/>
        </w:rPr>
      </w:pPr>
      <w:r>
        <w:rPr>
          <w:color w:val="000000"/>
          <w:sz w:val="16"/>
          <w:szCs w:val="16"/>
        </w:rPr>
        <w:t>H. J. M. T. Ashiba and Applications, "Presented cancelable face recognition system using graph theory," pp. 1-22, 2022.</w:t>
      </w:r>
    </w:p>
    <w:p w14:paraId="0F556CA9">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5B364A36">
      <w:pPr>
        <w:numPr>
          <w:ilvl w:val="0"/>
          <w:numId w:val="1"/>
        </w:numPr>
        <w:ind w:left="360"/>
        <w:jc w:val="both"/>
        <w:rPr>
          <w:color w:val="000000"/>
          <w:sz w:val="16"/>
          <w:szCs w:val="16"/>
        </w:rPr>
      </w:pPr>
      <w:r>
        <w:rPr>
          <w:color w:val="000000"/>
          <w:sz w:val="16"/>
          <w:szCs w:val="16"/>
        </w:rPr>
        <w:t xml:space="preserve">K. Sun, C. Guo, H. Zhang, and Y. Li, "HVLM: Exploring Humanoid  Visual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4CC9EA02">
      <w:pPr>
        <w:numPr>
          <w:ilvl w:val="0"/>
          <w:numId w:val="1"/>
        </w:numPr>
        <w:ind w:left="360"/>
        <w:jc w:val="both"/>
        <w:rPr>
          <w:color w:val="000000"/>
          <w:sz w:val="16"/>
          <w:szCs w:val="16"/>
        </w:rPr>
      </w:pPr>
      <w:r>
        <w:rPr>
          <w:color w:val="000000"/>
          <w:sz w:val="16"/>
          <w:szCs w:val="16"/>
        </w:rPr>
        <w:t>Richardson, Elad, et al. "Encoding in style: a stylegan encoder for image-to-image translation." Proceedings of the IEEE/CVF conference on computer vision and pattern recognition. 2021.</w:t>
      </w:r>
    </w:p>
    <w:p w14:paraId="79233A3F">
      <w:pPr>
        <w:numPr>
          <w:ilvl w:val="0"/>
          <w:numId w:val="1"/>
        </w:numPr>
        <w:ind w:left="360"/>
        <w:jc w:val="both"/>
        <w:rPr>
          <w:color w:val="000000"/>
          <w:sz w:val="16"/>
          <w:szCs w:val="16"/>
        </w:rPr>
      </w:pPr>
      <w:r>
        <w:rPr>
          <w:color w:val="000000"/>
          <w:sz w:val="16"/>
          <w:szCs w:val="16"/>
        </w:rPr>
        <w:t>Karras, Tero, Samuli Laine, and Timo Aila. "A style-based generator architecture for generative adversarial networks." Proceedings of the IEEE/CVF conference on computer vision and pattern recognition. 2019.</w:t>
      </w:r>
    </w:p>
    <w:p w14:paraId="577E75D3">
      <w:pPr>
        <w:jc w:val="both"/>
        <w:rPr>
          <w:color w:val="000000"/>
          <w:sz w:val="16"/>
          <w:szCs w:val="16"/>
        </w:rPr>
      </w:pPr>
    </w:p>
    <w:p w14:paraId="297B1212">
      <w:pPr>
        <w:jc w:val="both"/>
      </w:pPr>
      <w:r>
        <w:rPr>
          <w:b/>
          <w:color w:val="000000"/>
        </w:rPr>
        <w:t>First A. Author</w:t>
      </w:r>
      <w:r>
        <w:rPr>
          <w:color w:val="000000"/>
        </w:rPr>
        <w:t xml:space="preserve"> (</w:t>
      </w:r>
      <w:r>
        <w:t>Fellow, IEEE</w:t>
      </w:r>
      <w:r>
        <w:rPr>
          <w:color w:val="000000"/>
        </w:rPr>
        <w:t>)</w:t>
      </w:r>
    </w:p>
    <w:p w14:paraId="7170FE06">
      <w:pPr>
        <w:jc w:val="both"/>
        <w:rPr>
          <w:color w:val="000000"/>
        </w:rPr>
      </w:pPr>
      <w:r>
        <w:rPr>
          <w:b/>
          <w:color w:val="000000"/>
        </w:rPr>
        <w:drawing>
          <wp:anchor distT="0" distB="0" distL="114300" distR="114300" simplePos="0" relativeHeight="251663360" behindDoc="0" locked="0" layoutInCell="1" allowOverlap="1">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t xml:space="preserve"> </w:t>
      </w:r>
      <w:r>
        <w:rPr>
          <w:b/>
          <w:color w:val="000000"/>
        </w:rPr>
        <w:t>Kaijing Ma</w:t>
      </w:r>
      <w:r>
        <w:rPr>
          <w:color w:val="000000"/>
        </w:rPr>
        <w:t xml:space="preserve">. </w:t>
      </w:r>
    </w:p>
    <w:p w14:paraId="16CE22F2">
      <w:pPr>
        <w:ind w:firstLine="200" w:firstLineChars="100"/>
        <w:jc w:val="both"/>
        <w:rPr>
          <w:color w:val="000000"/>
          <w:highlight w:val="yellow"/>
        </w:rPr>
      </w:pPr>
      <w:r>
        <w:rPr>
          <w:color w:val="000000"/>
        </w:rPr>
        <w:t>Kaijing Ma is currently a junior undergraduate student majoring in Computer Science and Technology at Tongji University. Her current research interests are computer vision and robotics.</w:t>
      </w:r>
    </w:p>
    <w:p w14:paraId="7D1F4DA4">
      <w:pPr>
        <w:tabs>
          <w:tab w:val="left" w:pos="450"/>
        </w:tabs>
        <w:jc w:val="both"/>
      </w:pPr>
    </w:p>
    <w:p w14:paraId="34F28178">
      <w:pPr>
        <w:tabs>
          <w:tab w:val="left" w:pos="450"/>
        </w:tabs>
        <w:jc w:val="both"/>
      </w:pPr>
    </w:p>
    <w:p w14:paraId="565D99DB">
      <w:pPr>
        <w:tabs>
          <w:tab w:val="left" w:pos="450"/>
        </w:tabs>
        <w:jc w:val="both"/>
        <w:rPr>
          <w:color w:val="000000"/>
          <w:highlight w:val="yellow"/>
        </w:rPr>
      </w:pPr>
    </w:p>
    <w:p w14:paraId="5FE4486A">
      <w:pPr>
        <w:jc w:val="both"/>
        <w:rPr>
          <w:color w:val="000000"/>
        </w:rPr>
      </w:pPr>
      <w:r>
        <w:rPr>
          <w:b/>
          <w:color w:val="000000"/>
        </w:rPr>
        <w:drawing>
          <wp:anchor distT="0" distB="0" distL="114300" distR="114300" simplePos="0" relativeHeight="251664384" behindDoc="0" locked="0" layoutInCell="1" allowOverlap="1">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t xml:space="preserve"> </w:t>
      </w:r>
      <w:r>
        <w:rPr>
          <w:b/>
          <w:color w:val="000000"/>
        </w:rPr>
        <w:t>Qiwei Du</w:t>
      </w:r>
      <w:r>
        <w:rPr>
          <w:color w:val="000000"/>
        </w:rPr>
        <w:t xml:space="preserve">. </w:t>
      </w:r>
    </w:p>
    <w:p w14:paraId="53BAECE3">
      <w:pPr>
        <w:tabs>
          <w:tab w:val="left" w:pos="450"/>
        </w:tabs>
        <w:ind w:firstLine="200" w:firstLineChars="100"/>
        <w:jc w:val="both"/>
      </w:pPr>
      <w:r>
        <w:rPr>
          <w:color w:val="000000"/>
        </w:rPr>
        <w:t>Qiwei Du is currently a senior undergraduate student majoring in Computer Science and Technology at Tongji University. His current research interest lies in computer vision and machine learning.</w:t>
      </w:r>
    </w:p>
    <w:p w14:paraId="451EAD43">
      <w:pPr>
        <w:tabs>
          <w:tab w:val="left" w:pos="450"/>
        </w:tabs>
        <w:jc w:val="both"/>
      </w:pPr>
    </w:p>
    <w:p w14:paraId="44E9B34A">
      <w:pPr>
        <w:tabs>
          <w:tab w:val="left" w:pos="450"/>
        </w:tabs>
        <w:jc w:val="both"/>
        <w:rPr>
          <w:color w:val="000000"/>
          <w:highlight w:val="yellow"/>
        </w:rPr>
      </w:pPr>
    </w:p>
    <w:p w14:paraId="548FF074">
      <w:pPr>
        <w:jc w:val="both"/>
        <w:rPr>
          <w:rFonts w:ascii="Times" w:hAnsi="Times" w:eastAsia="Times" w:cs="Times"/>
        </w:rPr>
      </w:pPr>
      <w:r>
        <w:rPr>
          <w:b/>
        </w:rPr>
        <w:t>Second B. Author</w:t>
      </w:r>
      <w:r>
        <w:rPr>
          <w:bCs/>
        </w:rPr>
        <w:t>,</w:t>
      </w:r>
      <w:r>
        <w:t xml:space="preserve"> </w:t>
      </w:r>
      <w:r>
        <w:rPr>
          <w:rFonts w:ascii="Times" w:hAnsi="Times" w:eastAsia="Times" w:cs="Times"/>
        </w:rPr>
        <w:t xml:space="preserve">photograph and biography not available at the time of publication.  </w:t>
      </w:r>
    </w:p>
    <w:p w14:paraId="3108726D">
      <w:pPr>
        <w:jc w:val="both"/>
        <w:rPr>
          <w:rFonts w:ascii="Times" w:hAnsi="Times" w:eastAsia="Times" w:cs="Times"/>
          <w:highlight w:val="yellow"/>
        </w:rPr>
      </w:pPr>
    </w:p>
    <w:p w14:paraId="2C1A82BC">
      <w:pPr>
        <w:jc w:val="both"/>
        <w:rPr>
          <w:color w:val="000000"/>
        </w:rPr>
      </w:pPr>
      <w:r>
        <w:rPr>
          <w:b/>
          <w:color w:val="000000"/>
        </w:rPr>
        <w:drawing>
          <wp:anchor distT="0" distB="0" distL="114300" distR="114300" simplePos="0" relativeHeight="251659264" behindDoc="0" locked="0" layoutInCell="1" allowOverlap="1">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r>
        <w:rPr>
          <w:b/>
          <w:color w:val="000000"/>
        </w:rPr>
        <w:t>Z</w:t>
      </w:r>
      <w:r>
        <w:rPr>
          <w:rFonts w:hint="eastAsia"/>
          <w:b/>
          <w:color w:val="000000"/>
        </w:rPr>
        <w:t>hongpan</w:t>
      </w:r>
      <w:r>
        <w:rPr>
          <w:b/>
          <w:color w:val="000000"/>
        </w:rPr>
        <w:t xml:space="preserve"> zhu</w:t>
      </w:r>
    </w:p>
    <w:p w14:paraId="1016368C">
      <w:pPr>
        <w:ind w:firstLine="202"/>
        <w:jc w:val="both"/>
        <w:rPr>
          <w:color w:val="000000"/>
        </w:rPr>
      </w:pPr>
      <w:r>
        <w:rPr>
          <w:color w:val="000000"/>
        </w:rPr>
        <w:t>Zhongpan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t>
      </w:r>
    </w:p>
    <w:p w14:paraId="3F3760F1">
      <w:pPr>
        <w:jc w:val="both"/>
        <w:rPr>
          <w:color w:val="000000"/>
        </w:rPr>
      </w:pPr>
      <w:r>
        <w:drawing>
          <wp:anchor distT="0" distB="0" distL="114300" distR="114300" simplePos="0" relativeHeight="251661312" behindDoc="0" locked="0" layoutInCell="1" allowOverlap="1">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Pr>
          <w:b/>
          <w:color w:val="000000"/>
        </w:rPr>
        <w:t>Bin He</w:t>
      </w:r>
      <w:r>
        <w:rPr>
          <w:color w:val="000000"/>
        </w:rPr>
        <w:t xml:space="preserve">  </w:t>
      </w:r>
    </w:p>
    <w:p w14:paraId="4A8ECD59">
      <w:pPr>
        <w:ind w:firstLine="202"/>
        <w:jc w:val="both"/>
        <w:rPr>
          <w:color w:val="000000"/>
        </w:rPr>
      </w:pPr>
      <w:r>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6368BA54">
      <w:pPr>
        <w:jc w:val="both"/>
        <w:rPr>
          <w:color w:val="000000"/>
        </w:rPr>
      </w:pPr>
      <w:r>
        <w:drawing>
          <wp:anchor distT="0" distB="0" distL="114300" distR="114300" simplePos="0" relativeHeight="251662336" behindDoc="0" locked="0" layoutInCell="1" allowOverlap="1">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Pr>
          <w:b/>
          <w:color w:val="000000"/>
        </w:rPr>
        <w:t>Zhipeng Wang</w:t>
      </w:r>
      <w:r>
        <w:rPr>
          <w:color w:val="000000"/>
        </w:rPr>
        <w:t xml:space="preserve"> </w:t>
      </w:r>
    </w:p>
    <w:p w14:paraId="43C1110A">
      <w:pPr>
        <w:ind w:firstLine="202"/>
        <w:jc w:val="both"/>
        <w:rPr>
          <w:color w:val="000000"/>
        </w:rPr>
      </w:pPr>
      <w:r>
        <w:rPr>
          <w:color w:val="000000"/>
        </w:rPr>
        <w:t>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Professor with the Department of Control Science and Engineering, College of Electronics and Information Engineering, Tongji University. His current research interests include biped robots, mechatronics, and dynamics.</w:t>
      </w:r>
    </w:p>
    <w:p w14:paraId="60B79562">
      <w:pPr>
        <w:jc w:val="both"/>
        <w:rPr>
          <w:color w:val="000000"/>
        </w:rPr>
      </w:pPr>
    </w:p>
    <w:p w14:paraId="7DEAA7E4">
      <w:pPr>
        <w:jc w:val="both"/>
        <w:rPr>
          <w:color w:val="000000"/>
        </w:rPr>
      </w:pPr>
      <w:r>
        <w:drawing>
          <wp:anchor distT="0" distB="0" distL="114300" distR="114300" simplePos="0" relativeHeight="251660288" behindDoc="0" locked="0" layoutInCell="1" allowOverlap="1">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Pr>
          <w:b/>
          <w:color w:val="000000"/>
        </w:rPr>
        <w:t>Gang Li</w:t>
      </w:r>
      <w:r>
        <w:rPr>
          <w:color w:val="000000"/>
        </w:rPr>
        <w:t xml:space="preserve">  </w:t>
      </w:r>
    </w:p>
    <w:p w14:paraId="2E37C71F">
      <w:pPr>
        <w:ind w:firstLine="202"/>
        <w:jc w:val="both"/>
      </w:pPr>
      <w:r>
        <w:rPr>
          <w:color w:val="000000"/>
        </w:rPr>
        <w:t>Gang Li received the B.S. degree in measuring and control technology and instrumentations from China Jiliang University, Hangzhou, China, in 2010, and the M.S. and Ph.D. degrees in control theory and control engineering from Tongji University, Shanghai, China, in 2013 and 2018, respectively.</w:t>
      </w:r>
      <w:r>
        <w:t xml:space="preserve"> </w:t>
      </w:r>
      <w:r>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2CDEBC51">
      <w:pPr>
        <w:jc w:val="both"/>
        <w:rPr>
          <w:rFonts w:ascii="Times" w:hAnsi="Times" w:eastAsia="Times" w:cs="Times"/>
        </w:rPr>
      </w:pPr>
    </w:p>
    <w:p w14:paraId="77EB30E9">
      <w:pPr>
        <w:jc w:val="both"/>
        <w:rPr>
          <w:rFonts w:ascii="Times" w:hAnsi="Times" w:eastAsia="Times" w:cs="Times"/>
        </w:rPr>
      </w:pPr>
    </w:p>
    <w:p w14:paraId="14C05169">
      <w:pPr>
        <w:jc w:val="both"/>
        <w:rPr>
          <w:rFonts w:ascii="Times" w:hAnsi="Times" w:eastAsia="Times" w:cs="Times"/>
        </w:rPr>
      </w:pPr>
    </w:p>
    <w:p w14:paraId="30FFD8E0">
      <w:pPr>
        <w:jc w:val="both"/>
        <w:rPr>
          <w:color w:val="000000"/>
        </w:rPr>
      </w:pPr>
    </w:p>
    <w:p w14:paraId="622FD7E6">
      <w:pPr>
        <w:rPr>
          <w:color w:val="000000"/>
        </w:rPr>
      </w:pPr>
    </w:p>
    <w:p w14:paraId="607A7A2E">
      <w:pPr>
        <w:rPr>
          <w:color w:val="000000"/>
          <w:lang w:eastAsia="zh-CN"/>
        </w:rPr>
      </w:pPr>
    </w:p>
    <w:p w14:paraId="3F7392F8">
      <w:pPr>
        <w:widowControl w:val="0"/>
        <w:spacing w:line="252" w:lineRule="auto"/>
        <w:ind w:firstLine="200" w:firstLineChars="100"/>
        <w:jc w:val="center"/>
        <w:rPr>
          <w:color w:val="000000"/>
          <w:lang w:eastAsia="zh-CN"/>
        </w:rPr>
        <w:sectPr>
          <w:footnotePr>
            <w:numRestart w:val="eachSect"/>
          </w:footnotePr>
          <w:type w:val="continuous"/>
          <w:pgSz w:w="12240" w:h="15840"/>
          <w:pgMar w:top="1008" w:right="936" w:bottom="1008" w:left="936" w:header="432" w:footer="432" w:gutter="0"/>
          <w:pgNumType w:start="1"/>
          <w:cols w:space="288" w:num="2"/>
        </w:sectPr>
      </w:pPr>
      <w:bookmarkStart w:id="30" w:name="_Hlk143454798"/>
    </w:p>
    <w:bookmarkEnd w:id="30"/>
    <w:p w14:paraId="12F1550F">
      <w:pPr>
        <w:rPr>
          <w:color w:val="000000"/>
        </w:rPr>
      </w:pPr>
    </w:p>
    <w:sectPr>
      <w:footnotePr>
        <w:numRestart w:val="eachSect"/>
      </w:footnotePr>
      <w:type w:val="continuous"/>
      <w:pgSz w:w="12240" w:h="15840"/>
      <w:pgMar w:top="1008" w:right="936" w:bottom="1008" w:left="936" w:header="432" w:footer="432" w:gutter="0"/>
      <w:pgNumType w:start="1"/>
      <w:cols w:space="28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skerville">
    <w:altName w:val="Segoe Print"/>
    <w:panose1 w:val="00000000000000000000"/>
    <w:charset w:val="00"/>
    <w:family w:val="auto"/>
    <w:pitch w:val="default"/>
    <w:sig w:usb0="00000000" w:usb1="00000000" w:usb2="00000000" w:usb3="00000000" w:csb0="000001FB" w:csb1="00000000"/>
  </w:font>
  <w:font w:name="Formata-Regular">
    <w:altName w:val="Cambria"/>
    <w:panose1 w:val="00000000000000000000"/>
    <w:charset w:val="4D"/>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TimesNewRomanPS-Italic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 w:name="PF频凡胡涂体">
    <w:panose1 w:val="00000500000000000000"/>
    <w:charset w:val="86"/>
    <w:family w:val="auto"/>
    <w:pitch w:val="default"/>
    <w:sig w:usb0="80000283" w:usb1="08C764F8" w:usb2="0000001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footnote>
  <w:footnote w:type="continuationSeparator" w:id="7">
    <w:p/>
  </w:footnote>
  <w:footnote w:id="0">
    <w:p w14:paraId="73DA5B0E">
      <w:pPr>
        <w:keepLines/>
        <w:ind w:firstLine="202"/>
        <w:jc w:val="both"/>
        <w:rPr>
          <w:color w:val="000000"/>
          <w:sz w:val="16"/>
          <w:szCs w:val="16"/>
        </w:rPr>
      </w:pPr>
      <w:r>
        <w:rPr>
          <w:rStyle w:val="28"/>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Z</w:t>
      </w:r>
      <w:r>
        <w:rPr>
          <w:rFonts w:hint="eastAsia"/>
          <w:i/>
          <w:sz w:val="16"/>
          <w:szCs w:val="16"/>
          <w:lang w:eastAsia="zh-CN"/>
        </w:rPr>
        <w:t>hongpan</w:t>
      </w:r>
      <w:r>
        <w:rPr>
          <w:i/>
          <w:sz w:val="16"/>
          <w:szCs w:val="16"/>
        </w:rPr>
        <w:t xml:space="preserve"> Zhu). </w:t>
      </w:r>
      <w:r>
        <w:rPr>
          <w:sz w:val="16"/>
          <w:szCs w:val="16"/>
        </w:rPr>
        <w:t xml:space="preserve">Kaijing Ma and Qiwei Du contributed equally as first author. </w:t>
      </w:r>
    </w:p>
    <w:p w14:paraId="1AE41675">
      <w:pPr>
        <w:keepLines/>
        <w:ind w:firstLine="202"/>
        <w:jc w:val="both"/>
        <w:rPr>
          <w:color w:val="000000"/>
          <w:sz w:val="16"/>
          <w:szCs w:val="16"/>
        </w:rPr>
      </w:pPr>
      <w:bookmarkStart w:id="31" w:name="_Hlk72918128"/>
      <w:r>
        <w:rPr>
          <w:color w:val="000000"/>
          <w:sz w:val="16"/>
          <w:szCs w:val="16"/>
        </w:rPr>
        <w:t>Kaijing Ma, Qiwei Du, Zhongpan Zhu, Bin He, Zhipeng Wang, Gang Li are with the College of Electronics and Information Engineering, Tongji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zhipeng wang@tongji.edu.cn;</w:t>
      </w:r>
      <w:r>
        <w:rPr>
          <w:rFonts w:hint="eastAsia"/>
          <w:color w:val="000000"/>
          <w:sz w:val="16"/>
          <w:szCs w:val="16"/>
        </w:rPr>
        <w:t xml:space="preserve"> lig@tongji.edu.cn;).</w:t>
      </w:r>
    </w:p>
    <w:bookmarkEnd w:id="31"/>
    <w:p w14:paraId="3B3E4F69">
      <w:pPr>
        <w:widowControl w:val="0"/>
        <w:spacing w:line="252" w:lineRule="auto"/>
        <w:ind w:firstLine="202"/>
        <w:jc w:val="both"/>
        <w:rPr>
          <w:sz w:val="12"/>
          <w:szCs w:val="12"/>
        </w:rPr>
      </w:pPr>
    </w:p>
  </w:footnote>
  <w:footnote w:id="1">
    <w:p w14:paraId="60793EDE">
      <w:pPr>
        <w:pStyle w:val="19"/>
        <w:ind w:firstLine="0"/>
        <w:rPr>
          <w:lang w:eastAsia="zh-CN"/>
        </w:rPr>
      </w:pPr>
      <w:r>
        <w:rPr>
          <w:rStyle w:val="28"/>
        </w:rPr>
        <w:footnoteRef/>
      </w:r>
      <w:r>
        <w:t>"generated_yellow-stylegan2" dataset. Available at: https://github.com/a312863063/generators-with-stylegan2.</w:t>
      </w:r>
    </w:p>
  </w:footnote>
  <w:footnote w:id="2">
    <w:p w14:paraId="266DAEAE">
      <w:pPr>
        <w:pStyle w:val="19"/>
        <w:rPr>
          <w:lang w:eastAsia="zh-CN"/>
        </w:rPr>
      </w:pPr>
      <w:r>
        <w:rPr>
          <w:rStyle w:val="28"/>
        </w:rPr>
        <w:footnoteRef/>
      </w:r>
      <w:r>
        <w:t xml:space="preserve"> Age Filter from the Wondershare AI platform AIlab. Link to the aging process website: https://ailab.wondershare.com/tools/aging-filter.html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BEA2C">
    <w:pPr>
      <w:jc w:val="right"/>
    </w:pPr>
    <w:r>
      <w:fldChar w:fldCharType="begin"/>
    </w:r>
    <w:r>
      <w:instrText xml:space="preserve">PAGE</w:instrText>
    </w:r>
    <w:r>
      <w:fldChar w:fldCharType="separate"/>
    </w:r>
    <w:r>
      <w:t>1</w:t>
    </w:r>
    <w:r>
      <w:fldChar w:fldCharType="end"/>
    </w:r>
  </w:p>
  <w:p w14:paraId="404386C8">
    <w:pPr>
      <w:ind w:right="360"/>
    </w:pPr>
    <w:r>
      <w:t>&gt; REPLACE THIS LINE WITH YOUR MANUSCRIPT ID NUMBER (DOUBLE-CLICK HERE TO EDIT) &lt;</w:t>
    </w:r>
  </w:p>
  <w:p w14:paraId="7996769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604766"/>
    <w:multiLevelType w:val="multilevel"/>
    <w:tmpl w:val="44604766"/>
    <w:lvl w:ilvl="0" w:tentative="0">
      <w:start w:val="1"/>
      <w:numFmt w:val="decimal"/>
      <w:pStyle w:val="3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
    <w:nsid w:val="4CC97A8F"/>
    <w:multiLevelType w:val="multilevel"/>
    <w:tmpl w:val="4CC97A8F"/>
    <w:lvl w:ilvl="0" w:tentative="0">
      <w:start w:val="1"/>
      <w:numFmt w:val="decimal"/>
      <w:lvlText w:val="[%1]"/>
      <w:lvlJc w:val="left"/>
      <w:pPr>
        <w:ind w:left="990" w:hanging="360"/>
      </w:pPr>
      <w:rPr>
        <w:i w:val="0"/>
        <w:sz w:val="16"/>
        <w:szCs w:val="16"/>
      </w:r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abstractNum w:abstractNumId="2">
    <w:nsid w:val="7C300E75"/>
    <w:multiLevelType w:val="multilevel"/>
    <w:tmpl w:val="7C300E75"/>
    <w:lvl w:ilvl="0" w:tentative="0">
      <w:start w:val="1"/>
      <w:numFmt w:val="decimal"/>
      <w:lvlText w:val="%1)"/>
      <w:lvlJc w:val="left"/>
      <w:pPr>
        <w:ind w:left="640" w:hanging="440"/>
      </w:pPr>
    </w:lvl>
    <w:lvl w:ilvl="1" w:tentative="0">
      <w:start w:val="1"/>
      <w:numFmt w:val="lowerLetter"/>
      <w:lvlText w:val="%2)"/>
      <w:lvlJc w:val="left"/>
      <w:pPr>
        <w:ind w:left="1080" w:hanging="440"/>
      </w:pPr>
    </w:lvl>
    <w:lvl w:ilvl="2" w:tentative="0">
      <w:start w:val="1"/>
      <w:numFmt w:val="lowerRoman"/>
      <w:lvlText w:val="%3."/>
      <w:lvlJc w:val="right"/>
      <w:pPr>
        <w:ind w:left="1520" w:hanging="440"/>
      </w:pPr>
    </w:lvl>
    <w:lvl w:ilvl="3" w:tentative="0">
      <w:start w:val="1"/>
      <w:numFmt w:val="decimal"/>
      <w:lvlText w:val="%4."/>
      <w:lvlJc w:val="left"/>
      <w:pPr>
        <w:ind w:left="1960" w:hanging="440"/>
      </w:pPr>
    </w:lvl>
    <w:lvl w:ilvl="4" w:tentative="0">
      <w:start w:val="1"/>
      <w:numFmt w:val="lowerLetter"/>
      <w:lvlText w:val="%5)"/>
      <w:lvlJc w:val="left"/>
      <w:pPr>
        <w:ind w:left="2400" w:hanging="440"/>
      </w:pPr>
    </w:lvl>
    <w:lvl w:ilvl="5" w:tentative="0">
      <w:start w:val="1"/>
      <w:numFmt w:val="lowerRoman"/>
      <w:lvlText w:val="%6."/>
      <w:lvlJc w:val="right"/>
      <w:pPr>
        <w:ind w:left="2840" w:hanging="440"/>
      </w:pPr>
    </w:lvl>
    <w:lvl w:ilvl="6" w:tentative="0">
      <w:start w:val="1"/>
      <w:numFmt w:val="decimal"/>
      <w:lvlText w:val="%7."/>
      <w:lvlJc w:val="left"/>
      <w:pPr>
        <w:ind w:left="3280" w:hanging="440"/>
      </w:pPr>
    </w:lvl>
    <w:lvl w:ilvl="7" w:tentative="0">
      <w:start w:val="1"/>
      <w:numFmt w:val="lowerLetter"/>
      <w:lvlText w:val="%8)"/>
      <w:lvlJc w:val="left"/>
      <w:pPr>
        <w:ind w:left="3720" w:hanging="440"/>
      </w:pPr>
    </w:lvl>
    <w:lvl w:ilvl="8" w:tentative="0">
      <w:start w:val="1"/>
      <w:numFmt w:val="lowerRoman"/>
      <w:lvlText w:val="%9."/>
      <w:lvlJc w:val="right"/>
      <w:pPr>
        <w:ind w:left="4160" w:hanging="44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rystal Jing">
    <w15:presenceInfo w15:providerId="Windows Live" w15:userId="82e80b4a84faff02"/>
  </w15:person>
  <w15:person w15:author="小杜">
    <w15:presenceInfo w15:providerId="None" w15:userId="小杜"/>
  </w15:person>
  <w15:person w15:author="几">
    <w15:presenceInfo w15:providerId="WPS Office" w15:userId="1664848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99"/>
  <w:trackRevisions w:val="1"/>
  <w:documentProtection w:enforcement="0"/>
  <w:defaultTabStop w:val="720"/>
  <w:noPunctuationKerning w:val="1"/>
  <w:characterSpacingControl w:val="doNotCompress"/>
  <w:footnotePr>
    <w:numFmt w:val="chicago"/>
    <w:footnote w:id="6"/>
    <w:footnote w:id="7"/>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3503"/>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2D4B"/>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3A2C"/>
    <w:rsid w:val="00276B5C"/>
    <w:rsid w:val="00276C4C"/>
    <w:rsid w:val="00276E97"/>
    <w:rsid w:val="002800B4"/>
    <w:rsid w:val="00281925"/>
    <w:rsid w:val="00284D40"/>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3B4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2882"/>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56CE"/>
    <w:rsid w:val="00576B1A"/>
    <w:rsid w:val="005815E1"/>
    <w:rsid w:val="0058406C"/>
    <w:rsid w:val="0059076D"/>
    <w:rsid w:val="00591029"/>
    <w:rsid w:val="00596CA7"/>
    <w:rsid w:val="005A5F60"/>
    <w:rsid w:val="005A6A4F"/>
    <w:rsid w:val="005B43C2"/>
    <w:rsid w:val="005B4E32"/>
    <w:rsid w:val="005B6087"/>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473C"/>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56A0"/>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183"/>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4806"/>
    <w:rsid w:val="00956DBC"/>
    <w:rsid w:val="00957183"/>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046B"/>
    <w:rsid w:val="00A01CD6"/>
    <w:rsid w:val="00A02D2E"/>
    <w:rsid w:val="00A054F3"/>
    <w:rsid w:val="00A118E7"/>
    <w:rsid w:val="00A11D18"/>
    <w:rsid w:val="00A12282"/>
    <w:rsid w:val="00A1267F"/>
    <w:rsid w:val="00A13172"/>
    <w:rsid w:val="00A15AC5"/>
    <w:rsid w:val="00A17008"/>
    <w:rsid w:val="00A20AA1"/>
    <w:rsid w:val="00A311E7"/>
    <w:rsid w:val="00A35FCA"/>
    <w:rsid w:val="00A4014C"/>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18F9"/>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0557"/>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85"/>
    <w:rsid w:val="00CF49BF"/>
    <w:rsid w:val="00D10B05"/>
    <w:rsid w:val="00D139D6"/>
    <w:rsid w:val="00D17AAF"/>
    <w:rsid w:val="00D20C8B"/>
    <w:rsid w:val="00D26786"/>
    <w:rsid w:val="00D31E63"/>
    <w:rsid w:val="00D3342B"/>
    <w:rsid w:val="00D37603"/>
    <w:rsid w:val="00D43511"/>
    <w:rsid w:val="00D50A5F"/>
    <w:rsid w:val="00D52E77"/>
    <w:rsid w:val="00D532EC"/>
    <w:rsid w:val="00D53BF3"/>
    <w:rsid w:val="00D54A60"/>
    <w:rsid w:val="00D562FE"/>
    <w:rsid w:val="00D67550"/>
    <w:rsid w:val="00D7192C"/>
    <w:rsid w:val="00D73551"/>
    <w:rsid w:val="00D752A4"/>
    <w:rsid w:val="00D75E9F"/>
    <w:rsid w:val="00D75FBC"/>
    <w:rsid w:val="00D76E31"/>
    <w:rsid w:val="00D77919"/>
    <w:rsid w:val="00D84E42"/>
    <w:rsid w:val="00D84F93"/>
    <w:rsid w:val="00D86BC4"/>
    <w:rsid w:val="00DA0376"/>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1300"/>
    <w:rsid w:val="00DE5FC9"/>
    <w:rsid w:val="00DE6772"/>
    <w:rsid w:val="00DF5AEE"/>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6D5A"/>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4F6D"/>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CC70AF"/>
    <w:rsid w:val="0FE52636"/>
    <w:rsid w:val="10110F36"/>
    <w:rsid w:val="10953945"/>
    <w:rsid w:val="11CD0504"/>
    <w:rsid w:val="12AD1419"/>
    <w:rsid w:val="12B207DE"/>
    <w:rsid w:val="13066480"/>
    <w:rsid w:val="13373B6D"/>
    <w:rsid w:val="139F590B"/>
    <w:rsid w:val="13B80076"/>
    <w:rsid w:val="13CC3B21"/>
    <w:rsid w:val="16065C2B"/>
    <w:rsid w:val="180970F2"/>
    <w:rsid w:val="186D58D3"/>
    <w:rsid w:val="1B7725C5"/>
    <w:rsid w:val="1DBE44DB"/>
    <w:rsid w:val="1FA94D17"/>
    <w:rsid w:val="1FB21E1D"/>
    <w:rsid w:val="20685E61"/>
    <w:rsid w:val="2277734E"/>
    <w:rsid w:val="25A1396B"/>
    <w:rsid w:val="25E71BBB"/>
    <w:rsid w:val="262D48F3"/>
    <w:rsid w:val="288B6760"/>
    <w:rsid w:val="29361D11"/>
    <w:rsid w:val="2AE00186"/>
    <w:rsid w:val="2B2A1401"/>
    <w:rsid w:val="2B3B313B"/>
    <w:rsid w:val="2D9F7082"/>
    <w:rsid w:val="2E2C5491"/>
    <w:rsid w:val="2F2D3E72"/>
    <w:rsid w:val="30000983"/>
    <w:rsid w:val="32812D01"/>
    <w:rsid w:val="33305A23"/>
    <w:rsid w:val="34510CD0"/>
    <w:rsid w:val="34823EFC"/>
    <w:rsid w:val="354B4447"/>
    <w:rsid w:val="359978AF"/>
    <w:rsid w:val="37AD13F0"/>
    <w:rsid w:val="39C72E41"/>
    <w:rsid w:val="3C035D77"/>
    <w:rsid w:val="3D52271E"/>
    <w:rsid w:val="3DB57251"/>
    <w:rsid w:val="3DCA278C"/>
    <w:rsid w:val="3FDA11F0"/>
    <w:rsid w:val="438A3C39"/>
    <w:rsid w:val="43BE6733"/>
    <w:rsid w:val="4750669E"/>
    <w:rsid w:val="475573AE"/>
    <w:rsid w:val="47680E90"/>
    <w:rsid w:val="47BE4F54"/>
    <w:rsid w:val="48391CF7"/>
    <w:rsid w:val="4AD30D16"/>
    <w:rsid w:val="4BED2802"/>
    <w:rsid w:val="4C2832E3"/>
    <w:rsid w:val="4E211996"/>
    <w:rsid w:val="4E830CA5"/>
    <w:rsid w:val="515D6195"/>
    <w:rsid w:val="5187285A"/>
    <w:rsid w:val="51B43FDF"/>
    <w:rsid w:val="527E3C5D"/>
    <w:rsid w:val="52CB1DA8"/>
    <w:rsid w:val="53920FA5"/>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5F31E0C"/>
    <w:rsid w:val="7615092E"/>
    <w:rsid w:val="763C3364"/>
    <w:rsid w:val="7681677C"/>
    <w:rsid w:val="76F2314F"/>
    <w:rsid w:val="77FE4D75"/>
    <w:rsid w:val="7A0C04A3"/>
    <w:rsid w:val="7AA9019A"/>
    <w:rsid w:val="7B9003DA"/>
    <w:rsid w:val="7BD323FA"/>
    <w:rsid w:val="7C073293"/>
    <w:rsid w:val="7C1C0647"/>
    <w:rsid w:val="7C6B6F46"/>
    <w:rsid w:val="7D1A0699"/>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7"/>
    <w:qFormat/>
    <w:uiPriority w:val="9"/>
    <w:pPr>
      <w:keepNext/>
      <w:spacing w:before="240" w:after="80"/>
      <w:jc w:val="center"/>
      <w:outlineLvl w:val="0"/>
    </w:pPr>
    <w:rPr>
      <w:smallCaps/>
      <w:kern w:val="28"/>
    </w:rPr>
  </w:style>
  <w:style w:type="paragraph" w:styleId="3">
    <w:name w:val="heading 2"/>
    <w:basedOn w:val="1"/>
    <w:next w:val="1"/>
    <w:link w:val="52"/>
    <w:unhideWhenUsed/>
    <w:qFormat/>
    <w:uiPriority w:val="9"/>
    <w:pPr>
      <w:keepNext/>
      <w:numPr>
        <w:ilvl w:val="1"/>
        <w:numId w:val="1"/>
      </w:numPr>
      <w:spacing w:before="120" w:after="60"/>
      <w:outlineLvl w:val="1"/>
    </w:pPr>
    <w:rPr>
      <w:i/>
      <w:iCs/>
    </w:rPr>
  </w:style>
  <w:style w:type="paragraph" w:styleId="4">
    <w:name w:val="heading 3"/>
    <w:basedOn w:val="1"/>
    <w:next w:val="1"/>
    <w:unhideWhenUsed/>
    <w:qFormat/>
    <w:uiPriority w:val="9"/>
    <w:pPr>
      <w:keepNext/>
      <w:numPr>
        <w:ilvl w:val="2"/>
        <w:numId w:val="1"/>
      </w:numPr>
      <w:outlineLvl w:val="2"/>
    </w:pPr>
    <w:rPr>
      <w:i/>
      <w:iCs/>
    </w:rPr>
  </w:style>
  <w:style w:type="paragraph" w:styleId="5">
    <w:name w:val="heading 4"/>
    <w:basedOn w:val="1"/>
    <w:next w:val="1"/>
    <w:semiHidden/>
    <w:unhideWhenUsed/>
    <w:qFormat/>
    <w:uiPriority w:val="9"/>
    <w:pPr>
      <w:keepNext/>
      <w:numPr>
        <w:ilvl w:val="3"/>
        <w:numId w:val="1"/>
      </w:numPr>
      <w:spacing w:before="240" w:after="60"/>
      <w:outlineLvl w:val="3"/>
    </w:pPr>
    <w:rPr>
      <w:i/>
      <w:iCs/>
      <w:sz w:val="18"/>
      <w:szCs w:val="18"/>
    </w:rPr>
  </w:style>
  <w:style w:type="paragraph" w:styleId="6">
    <w:name w:val="heading 5"/>
    <w:basedOn w:val="1"/>
    <w:next w:val="1"/>
    <w:semiHidden/>
    <w:unhideWhenUsed/>
    <w:qFormat/>
    <w:uiPriority w:val="9"/>
    <w:pPr>
      <w:numPr>
        <w:ilvl w:val="4"/>
        <w:numId w:val="1"/>
      </w:numPr>
      <w:spacing w:before="240" w:after="60"/>
      <w:outlineLvl w:val="4"/>
    </w:pPr>
    <w:rPr>
      <w:sz w:val="18"/>
      <w:szCs w:val="18"/>
    </w:rPr>
  </w:style>
  <w:style w:type="paragraph" w:styleId="7">
    <w:name w:val="heading 6"/>
    <w:basedOn w:val="1"/>
    <w:next w:val="1"/>
    <w:semiHidden/>
    <w:unhideWhenUsed/>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3">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rPr>
      <w:rFonts w:ascii="Tahoma" w:hAnsi="Tahoma" w:cs="Tahoma"/>
    </w:rPr>
  </w:style>
  <w:style w:type="paragraph" w:styleId="12">
    <w:name w:val="annotation text"/>
    <w:basedOn w:val="1"/>
    <w:link w:val="62"/>
    <w:semiHidden/>
    <w:unhideWhenUsed/>
    <w:qFormat/>
    <w:uiPriority w:val="99"/>
  </w:style>
  <w:style w:type="paragraph" w:styleId="13">
    <w:name w:val="Body Text Indent"/>
    <w:basedOn w:val="1"/>
    <w:link w:val="57"/>
    <w:qFormat/>
    <w:uiPriority w:val="0"/>
    <w:pPr>
      <w:ind w:left="630" w:hanging="630"/>
    </w:pPr>
    <w:rPr>
      <w:szCs w:val="24"/>
    </w:rPr>
  </w:style>
  <w:style w:type="paragraph" w:styleId="14">
    <w:name w:val="endnote text"/>
    <w:basedOn w:val="1"/>
    <w:link w:val="71"/>
    <w:semiHidden/>
    <w:unhideWhenUsed/>
    <w:uiPriority w:val="99"/>
    <w:pPr>
      <w:snapToGrid w:val="0"/>
    </w:pPr>
  </w:style>
  <w:style w:type="paragraph" w:styleId="15">
    <w:name w:val="Balloon Text"/>
    <w:basedOn w:val="1"/>
    <w:link w:val="41"/>
    <w:qFormat/>
    <w:uiPriority w:val="0"/>
    <w:rPr>
      <w:rFonts w:ascii="Tahoma" w:hAnsi="Tahoma" w:cs="Tahoma"/>
      <w:sz w:val="16"/>
      <w:szCs w:val="16"/>
    </w:rPr>
  </w:style>
  <w:style w:type="paragraph" w:styleId="16">
    <w:name w:val="footer"/>
    <w:basedOn w:val="1"/>
    <w:link w:val="55"/>
    <w:qFormat/>
    <w:uiPriority w:val="99"/>
    <w:pPr>
      <w:tabs>
        <w:tab w:val="center" w:pos="4320"/>
        <w:tab w:val="right" w:pos="8640"/>
      </w:tabs>
    </w:pPr>
  </w:style>
  <w:style w:type="paragraph" w:styleId="17">
    <w:name w:val="header"/>
    <w:basedOn w:val="1"/>
    <w:qFormat/>
    <w:uiPriority w:val="0"/>
    <w:pPr>
      <w:tabs>
        <w:tab w:val="center" w:pos="4320"/>
        <w:tab w:val="right" w:pos="8640"/>
      </w:tabs>
    </w:p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footnote text"/>
    <w:basedOn w:val="1"/>
    <w:link w:val="56"/>
    <w:semiHidden/>
    <w:qFormat/>
    <w:uiPriority w:val="0"/>
    <w:pPr>
      <w:ind w:firstLine="202"/>
      <w:jc w:val="both"/>
    </w:pPr>
    <w:rPr>
      <w:sz w:val="16"/>
      <w:szCs w:val="16"/>
    </w:rPr>
  </w:style>
  <w:style w:type="paragraph" w:styleId="20">
    <w:name w:val="Title"/>
    <w:basedOn w:val="1"/>
    <w:next w:val="1"/>
    <w:qFormat/>
    <w:uiPriority w:val="10"/>
    <w:pPr>
      <w:framePr w:w="9360" w:hSpace="187" w:vSpace="187" w:wrap="notBeside" w:vAnchor="text" w:hAnchor="page" w:xAlign="center" w:y="1"/>
      <w:jc w:val="center"/>
    </w:pPr>
    <w:rPr>
      <w:kern w:val="28"/>
      <w:sz w:val="48"/>
      <w:szCs w:val="48"/>
    </w:rPr>
  </w:style>
  <w:style w:type="paragraph" w:styleId="21">
    <w:name w:val="annotation subject"/>
    <w:basedOn w:val="12"/>
    <w:next w:val="12"/>
    <w:link w:val="63"/>
    <w:semiHidden/>
    <w:unhideWhenUsed/>
    <w:qFormat/>
    <w:uiPriority w:val="99"/>
    <w:rPr>
      <w:b/>
      <w:bCs/>
    </w:rPr>
  </w:style>
  <w:style w:type="character" w:styleId="24">
    <w:name w:val="endnote reference"/>
    <w:basedOn w:val="23"/>
    <w:semiHidden/>
    <w:unhideWhenUsed/>
    <w:qFormat/>
    <w:uiPriority w:val="99"/>
    <w:rPr>
      <w:vertAlign w:val="superscript"/>
    </w:rPr>
  </w:style>
  <w:style w:type="character" w:styleId="25">
    <w:name w:val="FollowedHyperlink"/>
    <w:qFormat/>
    <w:uiPriority w:val="0"/>
    <w:rPr>
      <w:color w:val="800080"/>
      <w:u w:val="single"/>
    </w:rPr>
  </w:style>
  <w:style w:type="character" w:styleId="26">
    <w:name w:val="Hyperlink"/>
    <w:qFormat/>
    <w:uiPriority w:val="0"/>
    <w:rPr>
      <w:color w:val="0000FF"/>
      <w:u w:val="single"/>
    </w:rPr>
  </w:style>
  <w:style w:type="character" w:styleId="27">
    <w:name w:val="annotation reference"/>
    <w:basedOn w:val="23"/>
    <w:semiHidden/>
    <w:unhideWhenUsed/>
    <w:qFormat/>
    <w:uiPriority w:val="99"/>
    <w:rPr>
      <w:sz w:val="16"/>
      <w:szCs w:val="16"/>
    </w:rPr>
  </w:style>
  <w:style w:type="character" w:styleId="28">
    <w:name w:val="footnote reference"/>
    <w:semiHidden/>
    <w:qFormat/>
    <w:uiPriority w:val="0"/>
    <w:rPr>
      <w:vertAlign w:val="superscript"/>
    </w:rPr>
  </w:style>
  <w:style w:type="paragraph" w:customStyle="1" w:styleId="29">
    <w:name w:val="Abstract"/>
    <w:basedOn w:val="1"/>
    <w:next w:val="1"/>
    <w:qFormat/>
    <w:uiPriority w:val="0"/>
    <w:pPr>
      <w:spacing w:before="20"/>
      <w:ind w:firstLine="202"/>
      <w:jc w:val="both"/>
    </w:pPr>
    <w:rPr>
      <w:b/>
      <w:bCs/>
      <w:sz w:val="18"/>
      <w:szCs w:val="18"/>
    </w:rPr>
  </w:style>
  <w:style w:type="paragraph" w:customStyle="1" w:styleId="30">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31">
    <w:name w:val="MemberType"/>
    <w:qFormat/>
    <w:uiPriority w:val="0"/>
    <w:rPr>
      <w:rFonts w:ascii="Times New Roman" w:hAnsi="Times New Roman" w:cs="Times New Roman"/>
      <w:i/>
      <w:iCs/>
      <w:sz w:val="22"/>
      <w:szCs w:val="22"/>
    </w:rPr>
  </w:style>
  <w:style w:type="paragraph" w:customStyle="1" w:styleId="32">
    <w:name w:val="References"/>
    <w:basedOn w:val="1"/>
    <w:qFormat/>
    <w:uiPriority w:val="0"/>
    <w:pPr>
      <w:numPr>
        <w:ilvl w:val="0"/>
        <w:numId w:val="2"/>
      </w:numPr>
      <w:jc w:val="both"/>
    </w:pPr>
    <w:rPr>
      <w:sz w:val="16"/>
      <w:szCs w:val="16"/>
    </w:rPr>
  </w:style>
  <w:style w:type="paragraph" w:customStyle="1" w:styleId="33">
    <w:name w:val="IndexTerms"/>
    <w:basedOn w:val="1"/>
    <w:next w:val="1"/>
    <w:qFormat/>
    <w:uiPriority w:val="0"/>
    <w:pPr>
      <w:ind w:firstLine="202"/>
      <w:jc w:val="both"/>
    </w:pPr>
    <w:rPr>
      <w:b/>
      <w:bCs/>
      <w:sz w:val="18"/>
      <w:szCs w:val="18"/>
    </w:rPr>
  </w:style>
  <w:style w:type="paragraph" w:customStyle="1" w:styleId="34">
    <w:name w:val="Text"/>
    <w:basedOn w:val="1"/>
    <w:qFormat/>
    <w:uiPriority w:val="0"/>
    <w:pPr>
      <w:widowControl w:val="0"/>
      <w:spacing w:line="252" w:lineRule="auto"/>
      <w:ind w:firstLine="202"/>
      <w:jc w:val="both"/>
    </w:pPr>
  </w:style>
  <w:style w:type="paragraph" w:customStyle="1" w:styleId="35">
    <w:name w:val="Figure Caption"/>
    <w:basedOn w:val="1"/>
    <w:qFormat/>
    <w:uiPriority w:val="0"/>
    <w:pPr>
      <w:jc w:val="both"/>
    </w:pPr>
    <w:rPr>
      <w:sz w:val="16"/>
      <w:szCs w:val="16"/>
    </w:rPr>
  </w:style>
  <w:style w:type="paragraph" w:customStyle="1" w:styleId="36">
    <w:name w:val="Table Title"/>
    <w:basedOn w:val="1"/>
    <w:qFormat/>
    <w:uiPriority w:val="0"/>
    <w:pPr>
      <w:jc w:val="center"/>
    </w:pPr>
    <w:rPr>
      <w:smallCaps/>
      <w:sz w:val="16"/>
      <w:szCs w:val="16"/>
    </w:rPr>
  </w:style>
  <w:style w:type="paragraph" w:customStyle="1" w:styleId="37">
    <w:name w:val="Reference Head"/>
    <w:basedOn w:val="2"/>
    <w:link w:val="48"/>
    <w:qFormat/>
    <w:uiPriority w:val="0"/>
  </w:style>
  <w:style w:type="paragraph" w:customStyle="1" w:styleId="38">
    <w:name w:val="Equation"/>
    <w:basedOn w:val="1"/>
    <w:next w:val="1"/>
    <w:qFormat/>
    <w:uiPriority w:val="0"/>
    <w:pPr>
      <w:widowControl w:val="0"/>
      <w:tabs>
        <w:tab w:val="right" w:pos="5040"/>
      </w:tabs>
      <w:spacing w:line="252" w:lineRule="auto"/>
      <w:jc w:val="both"/>
    </w:pPr>
  </w:style>
  <w:style w:type="paragraph" w:customStyle="1" w:styleId="39">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40">
    <w:name w:val="A5"/>
    <w:qFormat/>
    <w:uiPriority w:val="0"/>
    <w:rPr>
      <w:color w:val="00529F"/>
      <w:sz w:val="20"/>
      <w:szCs w:val="20"/>
    </w:rPr>
  </w:style>
  <w:style w:type="character" w:customStyle="1" w:styleId="41">
    <w:name w:val="批注框文本 字符"/>
    <w:link w:val="15"/>
    <w:qFormat/>
    <w:uiPriority w:val="0"/>
    <w:rPr>
      <w:rFonts w:ascii="Tahoma" w:hAnsi="Tahoma" w:cs="Tahoma"/>
      <w:sz w:val="16"/>
      <w:szCs w:val="16"/>
    </w:rPr>
  </w:style>
  <w:style w:type="character" w:customStyle="1" w:styleId="42">
    <w:name w:val="Medium Grid 11"/>
    <w:semiHidden/>
    <w:qFormat/>
    <w:uiPriority w:val="99"/>
    <w:rPr>
      <w:color w:val="808080"/>
    </w:rPr>
  </w:style>
  <w:style w:type="paragraph" w:customStyle="1" w:styleId="43">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4">
    <w:name w:val="Body Text1"/>
    <w:qFormat/>
    <w:uiPriority w:val="99"/>
    <w:rPr>
      <w:rFonts w:ascii="Verdana" w:hAnsi="Verdana" w:cs="Verdana"/>
      <w:color w:val="000000"/>
      <w:sz w:val="22"/>
      <w:szCs w:val="22"/>
    </w:rPr>
  </w:style>
  <w:style w:type="character" w:customStyle="1" w:styleId="45">
    <w:name w:val="body type"/>
    <w:qFormat/>
    <w:uiPriority w:val="99"/>
    <w:rPr>
      <w:rFonts w:ascii="Formata-Regular" w:hAnsi="Formata-Regular" w:cs="Formata-Regular"/>
      <w:color w:val="000000"/>
      <w:sz w:val="22"/>
      <w:szCs w:val="22"/>
    </w:rPr>
  </w:style>
  <w:style w:type="paragraph" w:customStyle="1" w:styleId="46">
    <w:name w:val="Style1"/>
    <w:basedOn w:val="37"/>
    <w:link w:val="49"/>
    <w:qFormat/>
    <w:uiPriority w:val="0"/>
  </w:style>
  <w:style w:type="character" w:customStyle="1" w:styleId="47">
    <w:name w:val="标题 1 字符"/>
    <w:link w:val="2"/>
    <w:qFormat/>
    <w:uiPriority w:val="9"/>
    <w:rPr>
      <w:smallCaps/>
      <w:kern w:val="28"/>
    </w:rPr>
  </w:style>
  <w:style w:type="character" w:customStyle="1" w:styleId="48">
    <w:name w:val="Reference Head Char"/>
    <w:link w:val="37"/>
    <w:qFormat/>
    <w:uiPriority w:val="0"/>
    <w:rPr>
      <w:smallCaps/>
      <w:kern w:val="28"/>
    </w:rPr>
  </w:style>
  <w:style w:type="character" w:customStyle="1" w:styleId="49">
    <w:name w:val="Style1 Char"/>
    <w:link w:val="46"/>
    <w:qFormat/>
    <w:uiPriority w:val="0"/>
    <w:rPr>
      <w:smallCaps/>
      <w:kern w:val="28"/>
    </w:rPr>
  </w:style>
  <w:style w:type="paragraph" w:customStyle="1" w:styleId="50">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51">
    <w:name w:val="Body Text2"/>
    <w:qFormat/>
    <w:uiPriority w:val="99"/>
    <w:rPr>
      <w:rFonts w:ascii="Verdana" w:hAnsi="Verdana" w:cs="Verdana"/>
      <w:color w:val="000000"/>
      <w:sz w:val="22"/>
      <w:szCs w:val="22"/>
    </w:rPr>
  </w:style>
  <w:style w:type="character" w:customStyle="1" w:styleId="52">
    <w:name w:val="标题 2 字符"/>
    <w:link w:val="3"/>
    <w:qFormat/>
    <w:uiPriority w:val="9"/>
    <w:rPr>
      <w:i/>
      <w:iCs/>
    </w:rPr>
  </w:style>
  <w:style w:type="paragraph" w:customStyle="1" w:styleId="53">
    <w:name w:val="Text L-MAG"/>
    <w:basedOn w:val="1"/>
    <w:link w:val="54"/>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4">
    <w:name w:val="Text L-MAG Char"/>
    <w:link w:val="53"/>
    <w:qFormat/>
    <w:uiPriority w:val="0"/>
    <w:rPr>
      <w:rFonts w:ascii="Arial" w:hAnsi="Arial" w:eastAsia="MS Mincho"/>
      <w:sz w:val="18"/>
      <w:szCs w:val="22"/>
      <w:lang w:eastAsia="ja-JP"/>
    </w:rPr>
  </w:style>
  <w:style w:type="character" w:customStyle="1" w:styleId="55">
    <w:name w:val="页脚 字符"/>
    <w:basedOn w:val="23"/>
    <w:link w:val="16"/>
    <w:qFormat/>
    <w:uiPriority w:val="99"/>
  </w:style>
  <w:style w:type="character" w:customStyle="1" w:styleId="56">
    <w:name w:val="脚注文本 字符"/>
    <w:link w:val="19"/>
    <w:semiHidden/>
    <w:qFormat/>
    <w:uiPriority w:val="0"/>
    <w:rPr>
      <w:sz w:val="16"/>
      <w:szCs w:val="16"/>
    </w:rPr>
  </w:style>
  <w:style w:type="character" w:customStyle="1" w:styleId="57">
    <w:name w:val="正文文本缩进 字符"/>
    <w:link w:val="13"/>
    <w:qFormat/>
    <w:uiPriority w:val="0"/>
    <w:rPr>
      <w:szCs w:val="24"/>
    </w:rPr>
  </w:style>
  <w:style w:type="character" w:customStyle="1" w:styleId="58">
    <w:name w:val="m_5113501246024331607m_-6864882937387638336gmail-il"/>
    <w:basedOn w:val="23"/>
    <w:qFormat/>
    <w:uiPriority w:val="0"/>
  </w:style>
  <w:style w:type="paragraph" w:customStyle="1" w:styleId="59">
    <w:name w:val="Colorful List - Accent 11"/>
    <w:basedOn w:val="1"/>
    <w:qFormat/>
    <w:uiPriority w:val="34"/>
    <w:pPr>
      <w:ind w:left="720"/>
      <w:contextualSpacing/>
    </w:pPr>
  </w:style>
  <w:style w:type="character" w:customStyle="1" w:styleId="60">
    <w:name w:val="apple-converted-space"/>
    <w:basedOn w:val="23"/>
    <w:qFormat/>
    <w:uiPriority w:val="0"/>
  </w:style>
  <w:style w:type="character" w:customStyle="1" w:styleId="61">
    <w:name w:val="未处理的提及1"/>
    <w:basedOn w:val="23"/>
    <w:semiHidden/>
    <w:unhideWhenUsed/>
    <w:qFormat/>
    <w:uiPriority w:val="99"/>
    <w:rPr>
      <w:color w:val="605E5C"/>
      <w:shd w:val="clear" w:color="auto" w:fill="E1DFDD"/>
    </w:rPr>
  </w:style>
  <w:style w:type="character" w:customStyle="1" w:styleId="62">
    <w:name w:val="批注文字 字符"/>
    <w:basedOn w:val="23"/>
    <w:link w:val="12"/>
    <w:semiHidden/>
    <w:qFormat/>
    <w:uiPriority w:val="99"/>
  </w:style>
  <w:style w:type="character" w:customStyle="1" w:styleId="63">
    <w:name w:val="批注主题 字符"/>
    <w:basedOn w:val="62"/>
    <w:link w:val="21"/>
    <w:semiHidden/>
    <w:qFormat/>
    <w:uiPriority w:val="99"/>
    <w:rPr>
      <w:b/>
      <w:bCs/>
    </w:rPr>
  </w:style>
  <w:style w:type="paragraph" w:styleId="64">
    <w:name w:val="List Paragraph"/>
    <w:basedOn w:val="1"/>
    <w:qFormat/>
    <w:uiPriority w:val="34"/>
    <w:pPr>
      <w:ind w:left="720"/>
      <w:contextualSpacing/>
    </w:pPr>
  </w:style>
  <w:style w:type="character" w:styleId="65">
    <w:name w:val="Placeholder Text"/>
    <w:basedOn w:val="23"/>
    <w:semiHidden/>
    <w:qFormat/>
    <w:uiPriority w:val="99"/>
    <w:rPr>
      <w:color w:val="808080"/>
    </w:rPr>
  </w:style>
  <w:style w:type="paragraph" w:customStyle="1" w:styleId="66">
    <w:name w:val="EndNote Bibliography Title"/>
    <w:basedOn w:val="1"/>
    <w:link w:val="67"/>
    <w:qFormat/>
    <w:uiPriority w:val="0"/>
    <w:pPr>
      <w:jc w:val="center"/>
    </w:pPr>
  </w:style>
  <w:style w:type="character" w:customStyle="1" w:styleId="67">
    <w:name w:val="EndNote Bibliography Title 字符"/>
    <w:basedOn w:val="23"/>
    <w:link w:val="66"/>
    <w:qFormat/>
    <w:uiPriority w:val="0"/>
    <w:rPr>
      <w:lang w:eastAsia="en-US"/>
    </w:rPr>
  </w:style>
  <w:style w:type="paragraph" w:customStyle="1" w:styleId="68">
    <w:name w:val="EndNote Bibliography"/>
    <w:basedOn w:val="1"/>
    <w:link w:val="69"/>
    <w:qFormat/>
    <w:uiPriority w:val="0"/>
    <w:pPr>
      <w:jc w:val="both"/>
    </w:pPr>
  </w:style>
  <w:style w:type="character" w:customStyle="1" w:styleId="69">
    <w:name w:val="EndNote Bibliography 字符"/>
    <w:basedOn w:val="23"/>
    <w:link w:val="68"/>
    <w:qFormat/>
    <w:uiPriority w:val="0"/>
    <w:rPr>
      <w:lang w:eastAsia="en-US"/>
    </w:rPr>
  </w:style>
  <w:style w:type="table" w:customStyle="1" w:styleId="70">
    <w:name w:val="无格式表格 31"/>
    <w:basedOn w:val="22"/>
    <w:qFormat/>
    <w:uiPriority w:val="43"/>
    <w:tblPr/>
    <w:tblStylePr w:type="firstRow">
      <w:rPr>
        <w:b/>
        <w:bCs/>
        <w:caps/>
      </w:rPr>
      <w:tblPr/>
      <w:tcPr>
        <w:tcBorders>
          <w:bottom w:val="single" w:color="7E7E7E"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E7E7E" w:themeColor="text1" w:themeTint="80" w:sz="4" w:space="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71">
    <w:name w:val="尾注文本 字符"/>
    <w:basedOn w:val="23"/>
    <w:link w:val="14"/>
    <w:semiHidden/>
    <w:qFormat/>
    <w:uiPriority w:val="99"/>
    <w:rPr>
      <w:lang w:eastAsia="en-US"/>
    </w:rPr>
  </w:style>
  <w:style w:type="character" w:customStyle="1" w:styleId="72">
    <w:name w:val="mopen"/>
    <w:basedOn w:val="23"/>
    <w:qFormat/>
    <w:uiPriority w:val="0"/>
  </w:style>
  <w:style w:type="character" w:customStyle="1" w:styleId="73">
    <w:name w:val="未处理的提及2"/>
    <w:basedOn w:val="23"/>
    <w:semiHidden/>
    <w:unhideWhenUsed/>
    <w:qFormat/>
    <w:uiPriority w:val="99"/>
    <w:rPr>
      <w:color w:val="605E5C"/>
      <w:shd w:val="clear" w:color="auto" w:fill="E1DFDD"/>
    </w:rPr>
  </w:style>
  <w:style w:type="paragraph" w:customStyle="1" w:styleId="74">
    <w:name w:val="Revision"/>
    <w:hidden/>
    <w:unhideWhenUsed/>
    <w:qFormat/>
    <w:uiPriority w:val="99"/>
    <w:rPr>
      <w:rFonts w:ascii="Times New Roman" w:hAnsi="Times New Roman" w:cs="Times New Roman" w:eastAsiaTheme="minorEastAs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microsoft.com/office/2007/relationships/hdphoto" Target="media/image18.wdp"/><Relationship Id="rId23" Type="http://schemas.openxmlformats.org/officeDocument/2006/relationships/image" Target="media/image17.png"/><Relationship Id="rId22" Type="http://schemas.microsoft.com/office/2007/relationships/hdphoto" Target="media/image16.wdp"/><Relationship Id="rId21" Type="http://schemas.openxmlformats.org/officeDocument/2006/relationships/image" Target="media/image15.png"/><Relationship Id="rId20" Type="http://schemas.microsoft.com/office/2007/relationships/hdphoto" Target="media/image14.wdp"/><Relationship Id="rId2" Type="http://schemas.openxmlformats.org/officeDocument/2006/relationships/settings" Target="settings.xml"/><Relationship Id="rId19" Type="http://schemas.openxmlformats.org/officeDocument/2006/relationships/image" Target="media/image13.png"/><Relationship Id="rId18" Type="http://schemas.microsoft.com/office/2007/relationships/hdphoto" Target="media/image12.wdp"/><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2641</Words>
  <Characters>15814</Characters>
  <Lines>1219</Lines>
  <Paragraphs>379</Paragraphs>
  <TotalTime>5</TotalTime>
  <ScaleCrop>false</ScaleCrop>
  <LinksUpToDate>false</LinksUpToDate>
  <CharactersWithSpaces>18343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2023-09-08T09:21:00Z</dcterms:created>
  <dc:creator>Tiffany McKerahan</dc:creator>
  <cp:lastModifiedBy>几</cp:lastModifiedBy>
  <dcterms:modified xsi:type="dcterms:W3CDTF">2024-11-12T14:50:24Z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9181DBFE3BED4C2B972C36F37DC09B36_13</vt:lpwstr>
  </property>
  <property fmtid="{D5CDD505-2E9C-101B-9397-08002B2CF9AE}" pid="4" name="GrammarlyDocumentId">
    <vt:lpwstr>7d4711c6297b7bf13ace7cf741c8520f395754dda6aef7efaf1926edc6a5e85f</vt:lpwstr>
  </property>
</Properties>
</file>