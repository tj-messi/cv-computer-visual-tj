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themeColor="background1"/>
  <w:body>
    <w:p w14:paraId="3975BA5D">
      <w:pPr>
        <w:pStyle w:val="16"/>
        <w:spacing w:before="120"/>
        <w:ind w:firstLine="422"/>
        <w:jc w:val="center"/>
        <w:rPr>
          <w:b/>
          <w:sz w:val="21"/>
          <w:szCs w:val="21"/>
        </w:rPr>
      </w:pPr>
      <w:r>
        <w:rPr>
          <w:rFonts w:hint="eastAsia" w:ascii="宋体"/>
          <w:b/>
          <w:sz w:val="21"/>
          <w:szCs w:val="21"/>
        </w:rPr>
        <w:t>技术交底书</w:t>
      </w:r>
    </w:p>
    <w:p w14:paraId="747B4D4F">
      <w:pPr>
        <w:pStyle w:val="16"/>
        <w:spacing w:before="120" w:line="360" w:lineRule="exact"/>
        <w:ind w:firstLine="422"/>
        <w:jc w:val="center"/>
        <w:rPr>
          <w:b/>
          <w:sz w:val="21"/>
          <w:szCs w:val="21"/>
        </w:rPr>
      </w:pPr>
    </w:p>
    <w:p w14:paraId="132B9C76">
      <w:pPr>
        <w:pStyle w:val="16"/>
        <w:spacing w:before="120" w:line="360" w:lineRule="exact"/>
        <w:ind w:firstLine="0" w:firstLineChars="0"/>
        <w:rPr>
          <w:sz w:val="21"/>
          <w:szCs w:val="21"/>
          <w:u w:val="single"/>
        </w:rPr>
      </w:pPr>
      <w:r>
        <w:rPr>
          <w:rFonts w:hint="eastAsia" w:ascii="宋体"/>
          <w:b/>
          <w:sz w:val="21"/>
          <w:szCs w:val="21"/>
        </w:rPr>
        <w:t>发明名称：</w:t>
      </w:r>
      <w:r>
        <w:rPr>
          <w:rFonts w:hint="eastAsia" w:ascii="宋体"/>
          <w:b/>
          <w:sz w:val="21"/>
          <w:szCs w:val="21"/>
          <w:u w:val="single"/>
        </w:rPr>
        <w:t>一种基于少视角协作的可泛化神经辐射场方法</w:t>
      </w:r>
    </w:p>
    <w:p w14:paraId="0B1E0EDF">
      <w:pPr>
        <w:pStyle w:val="16"/>
        <w:spacing w:before="120" w:line="360" w:lineRule="exact"/>
        <w:ind w:firstLine="0" w:firstLineChars="0"/>
        <w:rPr>
          <w:b/>
          <w:sz w:val="21"/>
          <w:szCs w:val="21"/>
        </w:rPr>
      </w:pPr>
      <w:r>
        <w:rPr>
          <w:rFonts w:hint="eastAsia" w:ascii="宋体"/>
          <w:b/>
          <w:sz w:val="21"/>
          <w:szCs w:val="21"/>
        </w:rPr>
        <w:t>本专利发明人：</w:t>
      </w:r>
      <w:r>
        <w:rPr>
          <w:rFonts w:hint="eastAsia" w:ascii="宋体"/>
          <w:b/>
          <w:sz w:val="21"/>
          <w:szCs w:val="21"/>
          <w:u w:val="single"/>
        </w:rPr>
        <w:t>倪张凯 杨佩琪</w:t>
      </w:r>
      <w:r>
        <w:rPr>
          <w:rFonts w:ascii="宋体"/>
          <w:b/>
          <w:sz w:val="21"/>
          <w:szCs w:val="21"/>
          <w:u w:val="single"/>
        </w:rPr>
        <w:t xml:space="preserve"> </w:t>
      </w:r>
      <w:r>
        <w:rPr>
          <w:rFonts w:hint="eastAsia" w:ascii="宋体"/>
          <w:b/>
          <w:sz w:val="21"/>
          <w:szCs w:val="21"/>
          <w:u w:val="single"/>
        </w:rPr>
        <w:t>王瀚漓 程久军</w:t>
      </w:r>
      <w:r>
        <w:rPr>
          <w:rFonts w:ascii="宋体"/>
          <w:b/>
          <w:sz w:val="21"/>
          <w:szCs w:val="21"/>
          <w:u w:val="single"/>
        </w:rPr>
        <w:t xml:space="preserve">        </w:t>
      </w:r>
      <w:r>
        <w:rPr>
          <w:b/>
          <w:sz w:val="21"/>
          <w:szCs w:val="21"/>
          <w:u w:val="single"/>
        </w:rPr>
        <w:softHyphen/>
      </w:r>
      <w:r>
        <w:rPr>
          <w:rFonts w:ascii="宋体"/>
          <w:b/>
          <w:sz w:val="21"/>
          <w:szCs w:val="21"/>
        </w:rPr>
        <w:t xml:space="preserve"> </w:t>
      </w:r>
    </w:p>
    <w:p w14:paraId="1B2D36BD">
      <w:pPr>
        <w:pStyle w:val="16"/>
        <w:spacing w:before="120" w:line="360" w:lineRule="exact"/>
        <w:ind w:firstLine="0" w:firstLineChars="0"/>
        <w:rPr>
          <w:b/>
          <w:sz w:val="21"/>
          <w:szCs w:val="21"/>
        </w:rPr>
      </w:pPr>
      <w:r>
        <w:rPr>
          <w:rFonts w:hint="eastAsia" w:ascii="宋体"/>
          <w:b/>
          <w:sz w:val="21"/>
          <w:szCs w:val="21"/>
        </w:rPr>
        <w:t>技术交底书撰写人及技术联系人：</w:t>
      </w:r>
      <w:r>
        <w:rPr>
          <w:rFonts w:ascii="宋体"/>
          <w:b/>
          <w:sz w:val="21"/>
          <w:szCs w:val="21"/>
          <w:u w:val="single"/>
        </w:rPr>
        <w:t>_</w:t>
      </w:r>
      <w:r>
        <w:rPr>
          <w:rFonts w:hint="eastAsia" w:ascii="宋体"/>
          <w:b/>
          <w:sz w:val="21"/>
          <w:szCs w:val="21"/>
          <w:u w:val="single"/>
        </w:rPr>
        <w:t>倪张凯</w:t>
      </w:r>
      <w:r>
        <w:rPr>
          <w:rFonts w:ascii="宋体"/>
          <w:b/>
          <w:sz w:val="21"/>
          <w:szCs w:val="21"/>
          <w:u w:val="single"/>
        </w:rPr>
        <w:t xml:space="preserve">             </w:t>
      </w:r>
    </w:p>
    <w:p w14:paraId="3099AD34">
      <w:pPr>
        <w:pStyle w:val="16"/>
        <w:spacing w:before="120" w:line="360" w:lineRule="exact"/>
        <w:ind w:firstLine="0" w:firstLineChars="0"/>
        <w:rPr>
          <w:b/>
          <w:sz w:val="21"/>
          <w:szCs w:val="21"/>
        </w:rPr>
      </w:pPr>
      <w:r>
        <w:rPr>
          <w:rFonts w:hint="eastAsia" w:ascii="宋体"/>
          <w:b/>
          <w:sz w:val="21"/>
          <w:szCs w:val="21"/>
        </w:rPr>
        <w:t>电话：</w:t>
      </w:r>
      <w:r>
        <w:rPr>
          <w:rFonts w:ascii="宋体"/>
          <w:b/>
          <w:sz w:val="21"/>
          <w:szCs w:val="21"/>
          <w:u w:val="single"/>
        </w:rPr>
        <w:t xml:space="preserve"> 13646019080 </w:t>
      </w:r>
      <w:r>
        <w:rPr>
          <w:rFonts w:ascii="宋体"/>
          <w:b/>
          <w:color w:val="0000FF"/>
          <w:sz w:val="21"/>
          <w:szCs w:val="21"/>
        </w:rPr>
        <w:t xml:space="preserve"> </w:t>
      </w:r>
      <w:r>
        <w:rPr>
          <w:rFonts w:ascii="宋体"/>
          <w:b/>
          <w:sz w:val="21"/>
          <w:szCs w:val="21"/>
        </w:rPr>
        <w:t xml:space="preserve"> FAX:  </w:t>
      </w:r>
      <w:r>
        <w:rPr>
          <w:rFonts w:ascii="宋体"/>
          <w:b/>
          <w:sz w:val="21"/>
          <w:szCs w:val="21"/>
          <w:u w:val="single"/>
        </w:rPr>
        <w:t xml:space="preserve">_  </w:t>
      </w:r>
      <w:r>
        <w:rPr>
          <w:rFonts w:ascii="宋体"/>
          <w:b/>
          <w:sz w:val="21"/>
          <w:szCs w:val="21"/>
        </w:rPr>
        <w:t>_   E-MAIL</w:t>
      </w:r>
      <w:r>
        <w:rPr>
          <w:rFonts w:hint="eastAsia" w:ascii="宋体"/>
          <w:b/>
          <w:sz w:val="21"/>
          <w:szCs w:val="21"/>
        </w:rPr>
        <w:t>：</w:t>
      </w:r>
      <w:r>
        <w:rPr>
          <w:rFonts w:ascii="宋体"/>
          <w:b/>
          <w:sz w:val="21"/>
          <w:szCs w:val="21"/>
        </w:rPr>
        <w:t>_</w:t>
      </w:r>
      <w:r>
        <w:rPr>
          <w:rFonts w:ascii="宋体"/>
          <w:b/>
          <w:sz w:val="21"/>
          <w:szCs w:val="21"/>
          <w:u w:val="single"/>
        </w:rPr>
        <w:t>zkni@tongji.edu.cn _</w:t>
      </w:r>
    </w:p>
    <w:p w14:paraId="129674BE">
      <w:pPr>
        <w:pStyle w:val="16"/>
        <w:spacing w:before="120" w:line="360" w:lineRule="exact"/>
        <w:ind w:firstLine="0" w:firstLineChars="0"/>
        <w:rPr>
          <w:b/>
          <w:sz w:val="21"/>
          <w:szCs w:val="21"/>
        </w:rPr>
      </w:pPr>
    </w:p>
    <w:p w14:paraId="31095020">
      <w:pPr>
        <w:pStyle w:val="16"/>
        <w:spacing w:before="120" w:line="360" w:lineRule="exact"/>
        <w:ind w:firstLine="0" w:firstLineChars="0"/>
        <w:rPr>
          <w:b/>
          <w:sz w:val="21"/>
          <w:szCs w:val="21"/>
        </w:rPr>
      </w:pPr>
    </w:p>
    <w:p w14:paraId="4D53B0D1">
      <w:pPr>
        <w:pStyle w:val="16"/>
        <w:spacing w:before="120" w:line="360" w:lineRule="exact"/>
        <w:ind w:firstLine="0" w:firstLineChars="0"/>
        <w:rPr>
          <w:color w:val="0000FF"/>
          <w:sz w:val="21"/>
          <w:szCs w:val="21"/>
        </w:rPr>
      </w:pPr>
      <w:r>
        <w:rPr>
          <w:rFonts w:hint="eastAsia" w:ascii="宋体"/>
          <w:color w:val="0000FF"/>
          <w:sz w:val="21"/>
          <w:szCs w:val="21"/>
        </w:rPr>
        <w:t>注意：</w:t>
      </w:r>
    </w:p>
    <w:p w14:paraId="1EB32FEC">
      <w:pPr>
        <w:pStyle w:val="16"/>
        <w:spacing w:before="120" w:line="360" w:lineRule="exact"/>
        <w:ind w:firstLine="0" w:firstLineChars="0"/>
        <w:rPr>
          <w:color w:val="0000FF"/>
          <w:sz w:val="21"/>
          <w:szCs w:val="21"/>
        </w:rPr>
      </w:pPr>
      <w:r>
        <w:rPr>
          <w:color w:val="0000FF"/>
          <w:sz w:val="21"/>
          <w:szCs w:val="21"/>
        </w:rPr>
        <w:t>1.</w:t>
      </w:r>
      <w:r>
        <w:rPr>
          <w:rFonts w:hint="eastAsia" w:ascii="宋体"/>
          <w:b/>
          <w:color w:val="0000FF"/>
          <w:sz w:val="21"/>
          <w:szCs w:val="21"/>
        </w:rPr>
        <w:t>第2部分和第4部分</w:t>
      </w:r>
      <w:r>
        <w:rPr>
          <w:rFonts w:hint="eastAsia" w:ascii="宋体"/>
          <w:color w:val="0000FF"/>
          <w:sz w:val="21"/>
          <w:szCs w:val="21"/>
        </w:rPr>
        <w:t>，</w:t>
      </w:r>
      <w:r>
        <w:rPr>
          <w:rFonts w:hint="eastAsia" w:ascii="宋体"/>
          <w:b/>
          <w:color w:val="0000FF"/>
          <w:sz w:val="21"/>
          <w:szCs w:val="21"/>
        </w:rPr>
        <w:t>一定要写的全面、清楚</w:t>
      </w:r>
      <w:r>
        <w:rPr>
          <w:rFonts w:hint="eastAsia" w:ascii="宋体"/>
          <w:color w:val="0000FF"/>
          <w:sz w:val="21"/>
          <w:szCs w:val="21"/>
        </w:rPr>
        <w:t>。</w:t>
      </w:r>
    </w:p>
    <w:p w14:paraId="5B423D16">
      <w:pPr>
        <w:pStyle w:val="16"/>
        <w:spacing w:before="120" w:line="360" w:lineRule="exact"/>
        <w:ind w:firstLine="0" w:firstLineChars="0"/>
        <w:rPr>
          <w:color w:val="0000FF"/>
          <w:sz w:val="21"/>
          <w:szCs w:val="21"/>
        </w:rPr>
      </w:pPr>
      <w:r>
        <w:rPr>
          <w:color w:val="0000FF"/>
          <w:sz w:val="21"/>
          <w:szCs w:val="21"/>
        </w:rPr>
        <w:t>2.</w:t>
      </w:r>
      <w:r>
        <w:rPr>
          <w:rFonts w:hint="eastAsia" w:ascii="宋体"/>
          <w:color w:val="0000FF"/>
          <w:sz w:val="21"/>
          <w:szCs w:val="21"/>
        </w:rPr>
        <w:t>英文缩写要有中文译文和英文原词，最好在术语解释部分给出。</w:t>
      </w:r>
    </w:p>
    <w:p w14:paraId="172E525B">
      <w:pPr>
        <w:pStyle w:val="16"/>
        <w:spacing w:before="120" w:line="360" w:lineRule="exact"/>
        <w:ind w:firstLine="0" w:firstLineChars="0"/>
        <w:rPr>
          <w:sz w:val="21"/>
          <w:szCs w:val="21"/>
        </w:rPr>
      </w:pPr>
      <w:r>
        <w:rPr>
          <w:color w:val="0000FF"/>
          <w:sz w:val="21"/>
          <w:szCs w:val="21"/>
        </w:rPr>
        <w:t>3.</w:t>
      </w:r>
      <w:r>
        <w:rPr>
          <w:rFonts w:hint="eastAsia" w:ascii="宋体"/>
          <w:b/>
          <w:color w:val="0000FF"/>
          <w:sz w:val="21"/>
          <w:szCs w:val="21"/>
        </w:rPr>
        <w:t>全文对同一事物的叫法应统一，避免出现一种东西多种叫法。</w:t>
      </w:r>
    </w:p>
    <w:p w14:paraId="671A2CF8">
      <w:pPr>
        <w:pStyle w:val="17"/>
        <w:spacing w:before="120"/>
        <w:ind w:firstLine="0" w:firstLineChars="0"/>
        <w:rPr>
          <w:sz w:val="21"/>
          <w:szCs w:val="21"/>
        </w:rPr>
      </w:pPr>
      <w:r>
        <w:rPr>
          <w:sz w:val="21"/>
          <w:szCs w:val="21"/>
        </w:rPr>
        <w:t>4.</w:t>
      </w:r>
      <w:r>
        <w:rPr>
          <w:rFonts w:hint="eastAsia" w:ascii="宋体"/>
          <w:sz w:val="21"/>
          <w:szCs w:val="21"/>
        </w:rPr>
        <w:t>应该阐述发明目的是通过什么技术方案来实现的，不能只有原理，也不能只做功能介绍。</w:t>
      </w:r>
    </w:p>
    <w:p w14:paraId="723C23F8">
      <w:pPr>
        <w:pStyle w:val="16"/>
        <w:spacing w:before="120" w:line="360" w:lineRule="exact"/>
        <w:ind w:firstLine="0" w:firstLineChars="0"/>
        <w:rPr>
          <w:b/>
          <w:sz w:val="21"/>
          <w:szCs w:val="21"/>
        </w:rPr>
      </w:pPr>
    </w:p>
    <w:p w14:paraId="0E786087">
      <w:pPr>
        <w:pStyle w:val="16"/>
        <w:spacing w:before="120" w:line="360" w:lineRule="auto"/>
        <w:ind w:firstLine="0" w:firstLineChars="0"/>
        <w:rPr>
          <w:ins w:id="0" w:author="几" w:date="2025-04-16T10:11:06Z"/>
          <w:b/>
          <w:sz w:val="21"/>
          <w:szCs w:val="21"/>
        </w:rPr>
      </w:pPr>
      <w:ins w:id="1" w:author="几" w:date="2025-04-16T10:11:06Z">
        <w:r>
          <w:rPr>
            <w:rFonts w:hint="eastAsia" w:ascii="宋体"/>
            <w:b/>
            <w:sz w:val="21"/>
            <w:szCs w:val="21"/>
          </w:rPr>
          <w:t>术语解释：</w:t>
        </w:r>
      </w:ins>
    </w:p>
    <w:p w14:paraId="5322E707">
      <w:pPr>
        <w:pStyle w:val="16"/>
        <w:spacing w:before="120" w:line="360" w:lineRule="auto"/>
        <w:ind w:firstLine="420"/>
        <w:rPr>
          <w:ins w:id="2" w:author="几" w:date="2025-04-16T10:11:06Z"/>
          <w:color w:val="0000FF"/>
          <w:sz w:val="21"/>
          <w:szCs w:val="21"/>
        </w:rPr>
      </w:pPr>
      <w:ins w:id="3" w:author="几" w:date="2025-04-16T10:11:06Z">
        <w:r>
          <w:rPr>
            <w:rFonts w:hint="eastAsia"/>
            <w:color w:val="0000FF"/>
            <w:sz w:val="21"/>
            <w:szCs w:val="21"/>
          </w:rPr>
          <w:t>解释一些跟技术方案有关的专业术语</w:t>
        </w:r>
      </w:ins>
    </w:p>
    <w:p w14:paraId="4FFBBEFB">
      <w:pPr>
        <w:pStyle w:val="16"/>
        <w:numPr>
          <w:ilvl w:val="0"/>
          <w:numId w:val="1"/>
        </w:numPr>
        <w:tabs>
          <w:tab w:val="left" w:pos="435"/>
        </w:tabs>
        <w:spacing w:before="120" w:line="360" w:lineRule="exact"/>
        <w:ind w:firstLineChars="0"/>
        <w:rPr>
          <w:ins w:id="4" w:author="几" w:date="2025-04-16T10:11:06Z"/>
          <w:rFonts w:ascii="宋体"/>
          <w:color w:val="0000FF"/>
          <w:sz w:val="21"/>
          <w:szCs w:val="21"/>
        </w:rPr>
      </w:pPr>
      <w:ins w:id="5" w:author="几" w:date="2025-04-16T10:11:06Z">
        <w:r>
          <w:rPr>
            <w:rFonts w:hint="eastAsia" w:ascii="宋体"/>
            <w:b/>
            <w:sz w:val="21"/>
            <w:szCs w:val="21"/>
          </w:rPr>
          <w:t>本发明要解决的技术问题是什么？</w:t>
        </w:r>
      </w:ins>
      <w:ins w:id="6" w:author="几" w:date="2025-04-16T10:11:06Z">
        <w:r>
          <w:rPr>
            <w:rFonts w:hint="eastAsia" w:ascii="宋体"/>
            <w:color w:val="0000FF"/>
            <w:sz w:val="21"/>
            <w:szCs w:val="21"/>
          </w:rPr>
          <w:t>（务必明确一个最主要的技术问题）</w:t>
        </w:r>
      </w:ins>
    </w:p>
    <w:p w14:paraId="01071DF3">
      <w:pPr>
        <w:pStyle w:val="16"/>
        <w:tabs>
          <w:tab w:val="left" w:pos="435"/>
        </w:tabs>
        <w:spacing w:before="120" w:line="360" w:lineRule="exact"/>
        <w:ind w:firstLine="0" w:firstLineChars="0"/>
        <w:rPr>
          <w:ins w:id="7" w:author="几" w:date="2025-04-16T10:11:06Z"/>
          <w:rFonts w:hint="eastAsia"/>
          <w:b/>
          <w:sz w:val="21"/>
          <w:szCs w:val="21"/>
        </w:rPr>
      </w:pPr>
    </w:p>
    <w:p w14:paraId="6E86B64D">
      <w:pPr>
        <w:tabs>
          <w:tab w:val="left" w:pos="383"/>
          <w:tab w:val="left" w:pos="2122"/>
          <w:tab w:val="left" w:pos="3491"/>
          <w:tab w:val="left" w:pos="4872"/>
          <w:tab w:val="left" w:pos="5256"/>
          <w:tab w:val="left" w:pos="7200"/>
        </w:tabs>
        <w:spacing w:before="120"/>
        <w:ind w:firstLine="0" w:firstLineChars="0"/>
        <w:rPr>
          <w:ins w:id="8" w:author="几" w:date="2025-04-16T10:11:06Z"/>
          <w:rFonts w:ascii="Helvetica" w:hAnsi="Helvetica" w:cs="Helvetica"/>
          <w:szCs w:val="21"/>
        </w:rPr>
      </w:pPr>
      <w:ins w:id="9" w:author="几" w:date="2025-04-16T10:11:06Z">
        <w:r>
          <w:rPr>
            <w:rFonts w:ascii="宋体"/>
            <w:b/>
            <w:szCs w:val="21"/>
            <w:highlight w:val="green"/>
          </w:rPr>
          <w:t>2</w:t>
        </w:r>
      </w:ins>
      <w:ins w:id="10" w:author="几" w:date="2025-04-16T10:11:06Z">
        <w:r>
          <w:rPr>
            <w:rFonts w:hint="eastAsia" w:ascii="宋体"/>
            <w:b/>
            <w:szCs w:val="21"/>
            <w:highlight w:val="green"/>
          </w:rPr>
          <w:t>、</w:t>
        </w:r>
      </w:ins>
      <w:ins w:id="11" w:author="几" w:date="2025-04-16T10:11:06Z">
        <w:r>
          <w:rPr>
            <w:rFonts w:hint="eastAsia" w:ascii="宋体"/>
            <w:b/>
            <w:szCs w:val="21"/>
          </w:rPr>
          <w:t>详细介绍技术背景</w:t>
        </w:r>
      </w:ins>
      <w:ins w:id="12" w:author="几" w:date="2025-04-16T10:11:06Z">
        <w:r>
          <w:rPr>
            <w:b/>
            <w:szCs w:val="21"/>
          </w:rPr>
          <w:t>,</w:t>
        </w:r>
      </w:ins>
      <w:ins w:id="13" w:author="几" w:date="2025-04-16T10:11:06Z">
        <w:r>
          <w:rPr>
            <w:rFonts w:hint="eastAsia" w:ascii="宋体"/>
            <w:b/>
            <w:szCs w:val="21"/>
          </w:rPr>
          <w:t>并描述已有的与本发明最相近似的实现方案</w:t>
        </w:r>
      </w:ins>
      <w:ins w:id="14" w:author="几" w:date="2025-04-16T10:11:06Z">
        <w:r>
          <w:rPr>
            <w:rFonts w:hint="eastAsia" w:ascii="宋体"/>
            <w:color w:val="0000FF"/>
            <w:szCs w:val="21"/>
          </w:rPr>
          <w:t>（与本发明最接近的技术方案的说明（对于方法，应说明现有方法的步骤，对于装置，应当说明结构组成及其关系））</w:t>
        </w:r>
      </w:ins>
    </w:p>
    <w:p w14:paraId="72BF20FB">
      <w:pPr>
        <w:tabs>
          <w:tab w:val="left" w:pos="383"/>
          <w:tab w:val="left" w:pos="2122"/>
          <w:tab w:val="left" w:pos="3491"/>
          <w:tab w:val="left" w:pos="4872"/>
          <w:tab w:val="left" w:pos="5256"/>
          <w:tab w:val="left" w:pos="7200"/>
        </w:tabs>
        <w:spacing w:before="120"/>
        <w:ind w:firstLine="0" w:firstLineChars="0"/>
        <w:rPr>
          <w:ins w:id="15" w:author="几" w:date="2025-04-16T10:11:06Z"/>
          <w:rFonts w:hint="eastAsia" w:ascii="Helvetica" w:hAnsi="Helvetica" w:cs="Helvetica"/>
          <w:szCs w:val="21"/>
        </w:rPr>
      </w:pPr>
    </w:p>
    <w:p w14:paraId="38870AA0">
      <w:pPr>
        <w:pStyle w:val="16"/>
        <w:spacing w:before="120" w:line="360" w:lineRule="exact"/>
        <w:ind w:firstLine="0" w:firstLineChars="0"/>
        <w:rPr>
          <w:ins w:id="16" w:author="几" w:date="2025-04-16T10:11:06Z"/>
          <w:rFonts w:ascii="宋体"/>
          <w:b/>
          <w:sz w:val="21"/>
          <w:szCs w:val="21"/>
        </w:rPr>
      </w:pPr>
      <w:ins w:id="17" w:author="几" w:date="2025-04-16T10:11:06Z">
        <w:r>
          <w:rPr>
            <w:rFonts w:ascii="宋体"/>
            <w:b/>
            <w:sz w:val="21"/>
            <w:szCs w:val="21"/>
            <w:highlight w:val="cyan"/>
          </w:rPr>
          <w:t>3</w:t>
        </w:r>
      </w:ins>
      <w:ins w:id="18" w:author="几" w:date="2025-04-16T10:11:06Z">
        <w:r>
          <w:rPr>
            <w:rFonts w:hint="eastAsia" w:ascii="宋体"/>
            <w:b/>
            <w:sz w:val="21"/>
            <w:szCs w:val="21"/>
            <w:highlight w:val="cyan"/>
          </w:rPr>
          <w:t>、</w:t>
        </w:r>
      </w:ins>
      <w:ins w:id="19" w:author="几" w:date="2025-04-16T10:11:06Z">
        <w:r>
          <w:rPr>
            <w:rFonts w:hint="eastAsia" w:ascii="宋体"/>
            <w:b/>
            <w:sz w:val="21"/>
            <w:szCs w:val="21"/>
          </w:rPr>
          <w:t>以因果关系推理的方式</w:t>
        </w:r>
      </w:ins>
      <w:ins w:id="20" w:author="几" w:date="2025-04-16T10:11:06Z">
        <w:r>
          <w:rPr>
            <w:rFonts w:hint="eastAsia" w:ascii="宋体"/>
            <w:b/>
            <w:sz w:val="21"/>
            <w:szCs w:val="21"/>
            <w:u w:val="single"/>
          </w:rPr>
          <w:t>推导出</w:t>
        </w:r>
      </w:ins>
      <w:ins w:id="21" w:author="几" w:date="2025-04-16T10:11:06Z">
        <w:r>
          <w:rPr>
            <w:rFonts w:hint="eastAsia" w:ascii="宋体"/>
            <w:b/>
            <w:sz w:val="21"/>
            <w:szCs w:val="21"/>
          </w:rPr>
          <w:t>现有技术的缺点是什么？</w:t>
        </w:r>
      </w:ins>
    </w:p>
    <w:p w14:paraId="31E41EDB">
      <w:pPr>
        <w:pStyle w:val="16"/>
        <w:spacing w:before="120" w:line="360" w:lineRule="exact"/>
        <w:ind w:firstLine="422"/>
        <w:rPr>
          <w:ins w:id="22" w:author="几" w:date="2025-04-16T10:11:06Z"/>
          <w:color w:val="0000FF"/>
          <w:sz w:val="21"/>
          <w:szCs w:val="21"/>
        </w:rPr>
      </w:pPr>
      <w:ins w:id="23" w:author="几" w:date="2025-04-16T10:11:06Z">
        <w:r>
          <w:rPr>
            <w:rFonts w:hint="eastAsia" w:ascii="宋体"/>
            <w:b/>
            <w:sz w:val="21"/>
            <w:szCs w:val="21"/>
          </w:rPr>
          <w:t>针对这些缺点，说明本发明的目的。</w:t>
        </w:r>
      </w:ins>
      <w:ins w:id="24" w:author="几" w:date="2025-04-16T10:11:06Z">
        <w:r>
          <w:rPr>
            <w:rFonts w:hint="eastAsia" w:ascii="宋体"/>
            <w:color w:val="0000FF"/>
            <w:sz w:val="21"/>
            <w:szCs w:val="21"/>
          </w:rPr>
          <w:t>（缺点可以有多个，但一定要分清主次。最主要的缺点原则上只能有一个。）</w:t>
        </w:r>
      </w:ins>
    </w:p>
    <w:p w14:paraId="15E1CDF6">
      <w:pPr>
        <w:pStyle w:val="16"/>
        <w:spacing w:before="120" w:line="360" w:lineRule="exact"/>
        <w:ind w:firstLine="0" w:firstLineChars="0"/>
        <w:rPr>
          <w:ins w:id="25" w:author="几" w:date="2025-04-16T10:11:06Z"/>
          <w:rFonts w:hint="eastAsia"/>
          <w:color w:val="0000FF"/>
          <w:sz w:val="21"/>
          <w:szCs w:val="21"/>
        </w:rPr>
      </w:pPr>
    </w:p>
    <w:p w14:paraId="31CA9C1B">
      <w:pPr>
        <w:pStyle w:val="16"/>
        <w:spacing w:before="120" w:line="360" w:lineRule="exact"/>
        <w:ind w:firstLine="0" w:firstLineChars="0"/>
        <w:rPr>
          <w:ins w:id="26" w:author="几" w:date="2025-04-16T10:11:06Z"/>
          <w:i/>
          <w:sz w:val="21"/>
          <w:szCs w:val="21"/>
        </w:rPr>
      </w:pPr>
      <w:ins w:id="27" w:author="几" w:date="2025-04-16T10:11:06Z">
        <w:r>
          <w:rPr>
            <w:rFonts w:ascii="宋体"/>
            <w:b/>
            <w:sz w:val="21"/>
            <w:szCs w:val="21"/>
            <w:highlight w:val="green"/>
          </w:rPr>
          <w:t>4</w:t>
        </w:r>
      </w:ins>
      <w:ins w:id="28" w:author="几" w:date="2025-04-16T10:11:06Z">
        <w:r>
          <w:rPr>
            <w:rFonts w:hint="eastAsia" w:ascii="宋体"/>
            <w:b/>
            <w:sz w:val="21"/>
            <w:szCs w:val="21"/>
            <w:highlight w:val="green"/>
          </w:rPr>
          <w:t>、</w:t>
        </w:r>
      </w:ins>
      <w:ins w:id="29" w:author="几" w:date="2025-04-16T10:11:06Z">
        <w:r>
          <w:rPr>
            <w:rFonts w:hint="eastAsia" w:ascii="宋体"/>
            <w:b/>
            <w:sz w:val="21"/>
            <w:szCs w:val="21"/>
          </w:rPr>
          <w:t>本发明技术方案的详细阐述，应该结合流程图、原理框图、电路图、时序图进行说明</w:t>
        </w:r>
      </w:ins>
      <w:ins w:id="30" w:author="几" w:date="2025-04-16T10:11:06Z">
        <w:r>
          <w:rPr>
            <w:rFonts w:hint="eastAsia" w:ascii="宋体"/>
            <w:color w:val="0000FF"/>
            <w:sz w:val="21"/>
            <w:szCs w:val="21"/>
          </w:rPr>
          <w:t>（所有英文缩写都应有中文注释；</w:t>
        </w:r>
      </w:ins>
      <w:ins w:id="31" w:author="几" w:date="2025-04-16T10:11:06Z">
        <w:r>
          <w:rPr>
            <w:rFonts w:hint="eastAsia" w:ascii="宋体"/>
            <w:b/>
            <w:color w:val="0000FF"/>
            <w:sz w:val="21"/>
            <w:szCs w:val="21"/>
            <w:u w:val="single"/>
          </w:rPr>
          <w:t>所有附图都应该有详细的文字描述，以别人不看附图即可明白技术方案为准</w:t>
        </w:r>
      </w:ins>
      <w:ins w:id="32" w:author="几" w:date="2025-04-16T10:11:06Z">
        <w:r>
          <w:rPr>
            <w:rFonts w:hint="eastAsia" w:ascii="宋体"/>
            <w:color w:val="0000FF"/>
            <w:sz w:val="21"/>
            <w:szCs w:val="21"/>
          </w:rPr>
          <w:t>；同时附图中的关键词或方框图中的注释都尽量用中文；方法专利都应该提供流程图，并提供相关的系统装置）。</w:t>
        </w:r>
      </w:ins>
    </w:p>
    <w:p w14:paraId="6117C992">
      <w:pPr>
        <w:spacing w:before="120"/>
        <w:ind w:firstLine="0" w:firstLineChars="0"/>
        <w:rPr>
          <w:ins w:id="33" w:author="几" w:date="2025-04-16T10:11:06Z"/>
        </w:rPr>
      </w:pPr>
    </w:p>
    <w:p w14:paraId="0738EA0F">
      <w:pPr>
        <w:pStyle w:val="16"/>
        <w:spacing w:before="120" w:line="360" w:lineRule="exact"/>
        <w:ind w:firstLine="422"/>
        <w:rPr>
          <w:ins w:id="34" w:author="几" w:date="2025-04-16T10:11:06Z"/>
          <w:rFonts w:ascii="宋体"/>
          <w:color w:val="0000FF"/>
          <w:sz w:val="21"/>
          <w:szCs w:val="21"/>
        </w:rPr>
      </w:pPr>
      <w:ins w:id="35" w:author="几" w:date="2025-04-16T10:11:06Z">
        <w:r>
          <w:rPr>
            <w:rFonts w:ascii="宋体"/>
            <w:b/>
            <w:sz w:val="21"/>
            <w:szCs w:val="21"/>
          </w:rPr>
          <w:t>5</w:t>
        </w:r>
      </w:ins>
      <w:ins w:id="36" w:author="几" w:date="2025-04-16T10:11:06Z">
        <w:r>
          <w:rPr>
            <w:rFonts w:hint="eastAsia" w:ascii="宋体"/>
            <w:b/>
            <w:sz w:val="21"/>
            <w:szCs w:val="21"/>
          </w:rPr>
          <w:t>、本发明的关键点和欲保护点是什么？</w:t>
        </w:r>
      </w:ins>
      <w:ins w:id="37" w:author="几" w:date="2025-04-16T10:11:06Z">
        <w:r>
          <w:rPr>
            <w:rFonts w:hint="eastAsia" w:ascii="宋体"/>
            <w:color w:val="0000FF"/>
            <w:sz w:val="21"/>
            <w:szCs w:val="21"/>
          </w:rPr>
          <w:t>（对于上一部分给出的详细的完整技术方案，在本部分是提炼出技术方案的关键创新点，列出</w:t>
        </w:r>
      </w:ins>
      <w:ins w:id="38" w:author="几" w:date="2025-04-16T10:11:06Z">
        <w:r>
          <w:rPr>
            <w:color w:val="0000FF"/>
            <w:sz w:val="21"/>
            <w:szCs w:val="21"/>
          </w:rPr>
          <w:t>1</w:t>
        </w:r>
      </w:ins>
      <w:ins w:id="39" w:author="几" w:date="2025-04-16T10:11:06Z">
        <w:r>
          <w:rPr>
            <w:rFonts w:hint="eastAsia" w:ascii="宋体"/>
            <w:color w:val="0000FF"/>
            <w:sz w:val="21"/>
            <w:szCs w:val="21"/>
          </w:rPr>
          <w:t>、</w:t>
        </w:r>
      </w:ins>
      <w:ins w:id="40" w:author="几" w:date="2025-04-16T10:11:06Z">
        <w:r>
          <w:rPr>
            <w:color w:val="0000FF"/>
            <w:sz w:val="21"/>
            <w:szCs w:val="21"/>
          </w:rPr>
          <w:t>2</w:t>
        </w:r>
      </w:ins>
      <w:ins w:id="41" w:author="几" w:date="2025-04-16T10:11:06Z">
        <w:r>
          <w:rPr>
            <w:rFonts w:hint="eastAsia" w:ascii="宋体"/>
            <w:color w:val="0000FF"/>
            <w:sz w:val="21"/>
            <w:szCs w:val="21"/>
          </w:rPr>
          <w:t>、</w:t>
        </w:r>
      </w:ins>
      <w:ins w:id="42" w:author="几" w:date="2025-04-16T10:11:06Z">
        <w:r>
          <w:rPr>
            <w:color w:val="0000FF"/>
            <w:sz w:val="21"/>
            <w:szCs w:val="21"/>
          </w:rPr>
          <w:t>3...</w:t>
        </w:r>
      </w:ins>
      <w:ins w:id="43" w:author="几" w:date="2025-04-16T10:11:06Z">
        <w:r>
          <w:rPr>
            <w:rFonts w:hint="eastAsia" w:ascii="宋体"/>
            <w:color w:val="0000FF"/>
            <w:sz w:val="21"/>
            <w:szCs w:val="21"/>
          </w:rPr>
          <w:t>，以提醒代理人注意，便于专利代理人撰写权利要求书）</w:t>
        </w:r>
      </w:ins>
    </w:p>
    <w:p w14:paraId="0D0A0449">
      <w:pPr>
        <w:tabs>
          <w:tab w:val="left" w:pos="383"/>
          <w:tab w:val="left" w:pos="2122"/>
          <w:tab w:val="left" w:pos="3491"/>
          <w:tab w:val="left" w:pos="4872"/>
          <w:tab w:val="left" w:pos="5256"/>
          <w:tab w:val="left" w:pos="7200"/>
        </w:tabs>
        <w:spacing w:before="120"/>
        <w:ind w:firstLine="0" w:firstLineChars="0"/>
        <w:rPr>
          <w:ins w:id="44" w:author="几" w:date="2025-04-16T10:11:06Z"/>
          <w:rFonts w:ascii="楷体" w:hAnsi="楷体" w:eastAsia="楷体"/>
          <w:szCs w:val="21"/>
        </w:rPr>
      </w:pPr>
    </w:p>
    <w:p w14:paraId="1FFF6744">
      <w:pPr>
        <w:pStyle w:val="16"/>
        <w:spacing w:before="120" w:line="360" w:lineRule="exact"/>
        <w:ind w:firstLine="422"/>
        <w:rPr>
          <w:ins w:id="45" w:author="几" w:date="2025-04-16T10:11:06Z"/>
          <w:i/>
          <w:sz w:val="21"/>
          <w:szCs w:val="21"/>
        </w:rPr>
      </w:pPr>
      <w:ins w:id="46" w:author="几" w:date="2025-04-16T10:11:06Z">
        <w:r>
          <w:rPr>
            <w:rFonts w:ascii="宋体"/>
            <w:b/>
            <w:sz w:val="21"/>
            <w:szCs w:val="21"/>
            <w:highlight w:val="cyan"/>
          </w:rPr>
          <w:t>6</w:t>
        </w:r>
      </w:ins>
      <w:ins w:id="47" w:author="几" w:date="2025-04-16T10:11:06Z">
        <w:r>
          <w:rPr>
            <w:rFonts w:hint="eastAsia" w:ascii="宋体"/>
            <w:b/>
            <w:sz w:val="21"/>
            <w:szCs w:val="21"/>
            <w:highlight w:val="cyan"/>
          </w:rPr>
          <w:t>、</w:t>
        </w:r>
      </w:ins>
      <w:ins w:id="48" w:author="几" w:date="2025-04-16T10:11:06Z">
        <w:r>
          <w:rPr>
            <w:rFonts w:hint="eastAsia" w:ascii="宋体"/>
            <w:b/>
            <w:sz w:val="21"/>
            <w:szCs w:val="21"/>
          </w:rPr>
          <w:t>用</w:t>
        </w:r>
      </w:ins>
      <w:ins w:id="49" w:author="几" w:date="2025-04-16T10:11:06Z">
        <w:r>
          <w:rPr>
            <w:rFonts w:hint="eastAsia" w:ascii="宋体"/>
            <w:b/>
            <w:sz w:val="21"/>
            <w:szCs w:val="21"/>
            <w:u w:val="single"/>
          </w:rPr>
          <w:t>推理方式推导出</w:t>
        </w:r>
      </w:ins>
      <w:ins w:id="50" w:author="几" w:date="2025-04-16T10:11:06Z">
        <w:r>
          <w:rPr>
            <w:rFonts w:hint="eastAsia" w:ascii="宋体"/>
            <w:b/>
            <w:sz w:val="21"/>
            <w:szCs w:val="21"/>
          </w:rPr>
          <w:t>本发明的优点</w:t>
        </w:r>
      </w:ins>
      <w:ins w:id="51" w:author="几" w:date="2025-04-16T10:11:06Z">
        <w:r>
          <w:rPr>
            <w:rFonts w:hint="eastAsia" w:ascii="宋体"/>
            <w:color w:val="0000FF"/>
            <w:sz w:val="21"/>
            <w:szCs w:val="21"/>
          </w:rPr>
          <w:t>（务必与</w:t>
        </w:r>
      </w:ins>
      <w:ins w:id="52" w:author="几" w:date="2025-04-16T10:11:06Z">
        <w:r>
          <w:rPr>
            <w:rFonts w:hint="eastAsia" w:ascii="宋体"/>
            <w:color w:val="0000FF"/>
            <w:sz w:val="21"/>
            <w:szCs w:val="21"/>
            <w:highlight w:val="cyan"/>
          </w:rPr>
          <w:t>第3部</w:t>
        </w:r>
      </w:ins>
      <w:ins w:id="53" w:author="几" w:date="2025-04-16T10:11:06Z">
        <w:r>
          <w:rPr>
            <w:rFonts w:hint="eastAsia" w:ascii="宋体"/>
            <w:color w:val="0000FF"/>
            <w:sz w:val="21"/>
            <w:szCs w:val="21"/>
          </w:rPr>
          <w:t>分的现有技术的缺点相对应）</w:t>
        </w:r>
      </w:ins>
      <w:ins w:id="54" w:author="几" w:date="2025-04-16T10:11:06Z">
        <w:r>
          <w:rPr>
            <w:rFonts w:hint="eastAsia" w:ascii="宋体"/>
            <w:sz w:val="21"/>
            <w:szCs w:val="21"/>
          </w:rPr>
          <w:t>，可以对应</w:t>
        </w:r>
      </w:ins>
      <w:ins w:id="55" w:author="几" w:date="2025-04-16T10:11:06Z">
        <w:r>
          <w:rPr>
            <w:sz w:val="21"/>
            <w:szCs w:val="21"/>
          </w:rPr>
          <w:t>3</w:t>
        </w:r>
      </w:ins>
      <w:ins w:id="56" w:author="几" w:date="2025-04-16T10:11:06Z">
        <w:r>
          <w:rPr>
            <w:rFonts w:hint="eastAsia" w:ascii="宋体"/>
            <w:sz w:val="21"/>
            <w:szCs w:val="21"/>
          </w:rPr>
          <w:t xml:space="preserve">部分所要解决的技术问题或发明目的来描述。 </w:t>
        </w:r>
      </w:ins>
    </w:p>
    <w:p w14:paraId="57A2DAD6">
      <w:pPr>
        <w:spacing w:before="120"/>
        <w:ind w:firstLine="0" w:firstLineChars="0"/>
        <w:rPr>
          <w:ins w:id="57" w:author="几" w:date="2025-04-16T10:11:06Z"/>
          <w:rFonts w:hint="eastAsia"/>
          <w:szCs w:val="21"/>
        </w:rPr>
      </w:pPr>
    </w:p>
    <w:p w14:paraId="4AB30E8A">
      <w:pPr>
        <w:pStyle w:val="16"/>
        <w:spacing w:before="120" w:line="360" w:lineRule="exact"/>
        <w:ind w:firstLine="422"/>
        <w:rPr>
          <w:ins w:id="58" w:author="几" w:date="2025-04-16T10:11:06Z"/>
          <w:color w:val="0000FF"/>
          <w:sz w:val="21"/>
          <w:szCs w:val="21"/>
        </w:rPr>
      </w:pPr>
      <w:ins w:id="59" w:author="几" w:date="2025-04-16T10:11:06Z">
        <w:r>
          <w:rPr>
            <w:rFonts w:ascii="宋体"/>
            <w:b/>
            <w:sz w:val="21"/>
            <w:szCs w:val="21"/>
          </w:rPr>
          <w:t>7</w:t>
        </w:r>
      </w:ins>
      <w:ins w:id="60" w:author="几" w:date="2025-04-16T10:11:06Z">
        <w:r>
          <w:rPr>
            <w:rFonts w:hint="eastAsia" w:ascii="宋体"/>
            <w:b/>
            <w:sz w:val="21"/>
            <w:szCs w:val="21"/>
          </w:rPr>
          <w:t>、针对</w:t>
        </w:r>
      </w:ins>
      <w:ins w:id="61" w:author="几" w:date="2025-04-16T10:11:06Z">
        <w:r>
          <w:rPr>
            <w:rFonts w:ascii="宋体"/>
            <w:b/>
            <w:sz w:val="21"/>
            <w:szCs w:val="21"/>
          </w:rPr>
          <w:t>4</w:t>
        </w:r>
      </w:ins>
      <w:ins w:id="62" w:author="几" w:date="2025-04-16T10:11:06Z">
        <w:r>
          <w:rPr>
            <w:rFonts w:hint="eastAsia" w:ascii="宋体"/>
            <w:b/>
            <w:sz w:val="21"/>
            <w:szCs w:val="21"/>
          </w:rPr>
          <w:t>中的技术方案，是否还有别的</w:t>
        </w:r>
      </w:ins>
      <w:ins w:id="63" w:author="几" w:date="2025-04-16T10:11:06Z">
        <w:r>
          <w:rPr>
            <w:rFonts w:hint="eastAsia" w:ascii="宋体"/>
            <w:b/>
            <w:sz w:val="21"/>
            <w:szCs w:val="21"/>
            <w:u w:val="single"/>
          </w:rPr>
          <w:t>替代方案</w:t>
        </w:r>
      </w:ins>
      <w:ins w:id="64" w:author="几" w:date="2025-04-16T10:11:06Z">
        <w:r>
          <w:rPr>
            <w:rFonts w:hint="eastAsia" w:ascii="宋体"/>
            <w:b/>
            <w:sz w:val="21"/>
            <w:szCs w:val="21"/>
          </w:rPr>
          <w:t>同样能完成发明目的？</w:t>
        </w:r>
      </w:ins>
      <w:ins w:id="65" w:author="几" w:date="2025-04-16T10:11:06Z">
        <w:r>
          <w:rPr>
            <w:color w:val="0000FF"/>
            <w:sz w:val="21"/>
            <w:szCs w:val="21"/>
          </w:rPr>
          <w:t xml:space="preserve"> </w:t>
        </w:r>
      </w:ins>
    </w:p>
    <w:p w14:paraId="7E0D98E1">
      <w:pPr>
        <w:spacing w:before="120"/>
        <w:ind w:firstLine="0" w:firstLineChars="0"/>
        <w:rPr>
          <w:ins w:id="66" w:author="几" w:date="2025-04-16T10:11:06Z"/>
          <w:rFonts w:hint="eastAsia"/>
        </w:rPr>
      </w:pPr>
    </w:p>
    <w:p w14:paraId="335678CB">
      <w:pPr>
        <w:pStyle w:val="16"/>
        <w:spacing w:before="120" w:line="360" w:lineRule="exact"/>
        <w:ind w:firstLine="422"/>
        <w:rPr>
          <w:ins w:id="67" w:author="几" w:date="2025-04-16T10:11:06Z"/>
          <w:color w:val="0000FF"/>
          <w:sz w:val="21"/>
          <w:szCs w:val="21"/>
        </w:rPr>
      </w:pPr>
      <w:ins w:id="68" w:author="几" w:date="2025-04-16T10:11:06Z">
        <w:r>
          <w:rPr>
            <w:b/>
            <w:sz w:val="21"/>
            <w:szCs w:val="21"/>
          </w:rPr>
          <w:t>8</w:t>
        </w:r>
      </w:ins>
      <w:ins w:id="69" w:author="几" w:date="2025-04-16T10:11:06Z">
        <w:r>
          <w:rPr>
            <w:rFonts w:hint="eastAsia" w:ascii="宋体"/>
            <w:b/>
            <w:sz w:val="21"/>
            <w:szCs w:val="21"/>
          </w:rPr>
          <w:t>、其他有助于专利代理人理解本技术的资料</w:t>
        </w:r>
      </w:ins>
      <w:ins w:id="70" w:author="几" w:date="2025-04-16T10:11:06Z">
        <w:r>
          <w:rPr>
            <w:rFonts w:hint="eastAsia" w:ascii="宋体"/>
            <w:color w:val="0000FF"/>
            <w:sz w:val="21"/>
            <w:szCs w:val="21"/>
          </w:rPr>
          <w:t>（给代理人提供更多的信息，可以有助于代理人更好更快的完成申请文件）</w:t>
        </w:r>
      </w:ins>
    </w:p>
    <w:p w14:paraId="2FA5CBB2">
      <w:pPr>
        <w:pStyle w:val="16"/>
        <w:spacing w:before="120" w:line="360" w:lineRule="exact"/>
        <w:ind w:firstLine="420"/>
        <w:rPr>
          <w:ins w:id="71" w:author="几" w:date="2025-04-16T10:11:06Z"/>
          <w:color w:val="0000FF"/>
          <w:sz w:val="21"/>
          <w:szCs w:val="21"/>
        </w:rPr>
      </w:pPr>
    </w:p>
    <w:p w14:paraId="6E714257">
      <w:pPr>
        <w:numPr>
          <w:ilvl w:val="0"/>
          <w:numId w:val="2"/>
        </w:numPr>
        <w:spacing w:before="120"/>
        <w:ind w:firstLine="422"/>
        <w:jc w:val="left"/>
        <w:rPr>
          <w:ins w:id="72" w:author="几" w:date="2025-04-16T10:11:06Z"/>
          <w:rFonts w:hint="eastAsia" w:ascii="楷体" w:hAnsi="楷体" w:eastAsia="楷体" w:cs="宋体"/>
          <w:b/>
          <w:color w:val="000000"/>
          <w:szCs w:val="21"/>
        </w:rPr>
      </w:pPr>
      <w:ins w:id="73" w:author="几" w:date="2025-04-16T10:11:06Z">
        <w:r>
          <w:rPr>
            <w:rFonts w:hint="eastAsia" w:ascii="楷体" w:hAnsi="楷体" w:eastAsia="楷体" w:cs="宋体"/>
            <w:b/>
            <w:color w:val="000000"/>
            <w:szCs w:val="21"/>
          </w:rPr>
          <w:t>案例（实施例）</w:t>
        </w:r>
      </w:ins>
    </w:p>
    <w:p w14:paraId="6C03279F">
      <w:pPr>
        <w:pStyle w:val="16"/>
        <w:spacing w:before="120" w:line="360" w:lineRule="exact"/>
        <w:ind w:firstLine="0" w:firstLineChars="0"/>
        <w:rPr>
          <w:b/>
          <w:sz w:val="21"/>
          <w:szCs w:val="21"/>
        </w:rPr>
      </w:pPr>
    </w:p>
    <w:p w14:paraId="2381E803">
      <w:pPr>
        <w:pStyle w:val="16"/>
        <w:spacing w:before="120" w:line="360" w:lineRule="auto"/>
        <w:ind w:firstLine="0" w:firstLineChars="0"/>
        <w:rPr>
          <w:b/>
          <w:sz w:val="21"/>
          <w:szCs w:val="21"/>
        </w:rPr>
      </w:pPr>
      <w:bookmarkStart w:id="3" w:name="_GoBack"/>
      <w:bookmarkEnd w:id="3"/>
      <w:r>
        <w:rPr>
          <w:rFonts w:hint="eastAsia" w:ascii="宋体"/>
          <w:b/>
          <w:sz w:val="21"/>
          <w:szCs w:val="21"/>
        </w:rPr>
        <w:t>术语解释：</w:t>
      </w:r>
    </w:p>
    <w:p w14:paraId="49AE84AB">
      <w:pPr>
        <w:pStyle w:val="16"/>
        <w:spacing w:before="120" w:line="360" w:lineRule="auto"/>
        <w:ind w:firstLine="420"/>
        <w:rPr>
          <w:color w:val="0000FF"/>
          <w:sz w:val="21"/>
          <w:szCs w:val="21"/>
        </w:rPr>
      </w:pPr>
      <w:r>
        <w:rPr>
          <w:rFonts w:hint="eastAsia"/>
          <w:color w:val="0000FF"/>
          <w:sz w:val="21"/>
          <w:szCs w:val="21"/>
        </w:rPr>
        <w:t>解释一些跟技术方案有关的专业术语</w:t>
      </w:r>
    </w:p>
    <w:p w14:paraId="47247C32">
      <w:pPr>
        <w:pStyle w:val="16"/>
        <w:tabs>
          <w:tab w:val="left" w:pos="435"/>
        </w:tabs>
        <w:spacing w:before="120" w:line="360" w:lineRule="exact"/>
        <w:ind w:firstLine="0" w:firstLineChars="0"/>
        <w:rPr>
          <w:b/>
          <w:sz w:val="21"/>
          <w:szCs w:val="21"/>
        </w:rPr>
      </w:pPr>
      <w:r>
        <w:rPr>
          <w:rFonts w:hint="eastAsia" w:ascii="宋体"/>
          <w:b/>
          <w:sz w:val="21"/>
          <w:szCs w:val="21"/>
        </w:rPr>
        <w:t>1、本发明要解决的技术问题是什么？</w:t>
      </w:r>
      <w:r>
        <w:rPr>
          <w:rFonts w:hint="eastAsia" w:ascii="宋体"/>
          <w:color w:val="0000FF"/>
          <w:sz w:val="21"/>
          <w:szCs w:val="21"/>
        </w:rPr>
        <w:t>（务必明确一个最主要的技术问题）</w:t>
      </w:r>
    </w:p>
    <w:p w14:paraId="219129F5">
      <w:pPr>
        <w:tabs>
          <w:tab w:val="left" w:pos="383"/>
          <w:tab w:val="left" w:pos="2122"/>
          <w:tab w:val="left" w:pos="3491"/>
          <w:tab w:val="left" w:pos="4872"/>
          <w:tab w:val="left" w:pos="5256"/>
          <w:tab w:val="left" w:pos="7200"/>
        </w:tabs>
        <w:spacing w:before="120"/>
        <w:ind w:firstLine="525" w:firstLineChars="250"/>
        <w:rPr>
          <w:rFonts w:ascii="Helvetica" w:hAnsi="Helvetica" w:cs="Helvetica"/>
          <w:szCs w:val="21"/>
        </w:rPr>
      </w:pPr>
      <w:r>
        <w:rPr>
          <w:rFonts w:hint="eastAsia" w:ascii="Helvetica" w:hAnsi="Helvetica" w:cs="Helvetica"/>
          <w:szCs w:val="21"/>
        </w:rPr>
        <w:t>少视角输入下的高质量可泛化新视角图像合成方法</w:t>
      </w:r>
    </w:p>
    <w:p w14:paraId="126FE6A5">
      <w:pPr>
        <w:tabs>
          <w:tab w:val="left" w:pos="383"/>
          <w:tab w:val="left" w:pos="2122"/>
          <w:tab w:val="left" w:pos="3491"/>
          <w:tab w:val="left" w:pos="4872"/>
          <w:tab w:val="left" w:pos="5256"/>
          <w:tab w:val="left" w:pos="7200"/>
        </w:tabs>
        <w:spacing w:before="120"/>
        <w:ind w:firstLine="0" w:firstLineChars="0"/>
        <w:rPr>
          <w:rFonts w:ascii="Helvetica" w:hAnsi="Helvetica" w:cs="Helvetica"/>
          <w:szCs w:val="21"/>
        </w:rPr>
      </w:pPr>
      <w:r>
        <w:rPr>
          <w:rFonts w:ascii="宋体"/>
          <w:b/>
          <w:szCs w:val="21"/>
          <w:highlight w:val="green"/>
        </w:rPr>
        <w:t>2</w:t>
      </w:r>
      <w:r>
        <w:rPr>
          <w:rFonts w:hint="eastAsia" w:ascii="宋体"/>
          <w:b/>
          <w:szCs w:val="21"/>
          <w:highlight w:val="green"/>
        </w:rPr>
        <w:t>、</w:t>
      </w:r>
      <w:r>
        <w:rPr>
          <w:rFonts w:hint="eastAsia" w:ascii="宋体"/>
          <w:b/>
          <w:szCs w:val="21"/>
        </w:rPr>
        <w:t>详细介绍技术背景</w:t>
      </w:r>
      <w:r>
        <w:rPr>
          <w:b/>
          <w:szCs w:val="21"/>
        </w:rPr>
        <w:t>,</w:t>
      </w:r>
      <w:r>
        <w:rPr>
          <w:rFonts w:hint="eastAsia" w:ascii="宋体"/>
          <w:b/>
          <w:szCs w:val="21"/>
        </w:rPr>
        <w:t>并描述已有的与本发明最相近似的实现方案</w:t>
      </w:r>
      <w:r>
        <w:rPr>
          <w:rFonts w:hint="eastAsia" w:ascii="宋体"/>
          <w:color w:val="0000FF"/>
          <w:szCs w:val="21"/>
        </w:rPr>
        <w:t>（与本发明最接近的技术方案的说明（对于方法，应说明现有方法的步骤，对于装置，应当说明结构组成及其关系））</w:t>
      </w:r>
    </w:p>
    <w:p w14:paraId="737365C2">
      <w:pPr>
        <w:spacing w:before="120"/>
        <w:ind w:firstLine="420"/>
      </w:pPr>
      <w:r>
        <w:rPr>
          <w:rFonts w:hint="eastAsia"/>
        </w:rPr>
        <w:t>随着计算机视觉和图形学的飞速发展，三维重建和渲染技术已经成为各个领域中不可或缺的重要工具。三维重建是指利用一系列图像或传感器数据，恢复出场景或对象的三维几何形状和外观特征。这种技术不仅可以提供具有空间感的数字模型，为虚拟现实、增强现实、计算机辅助设计等应用提供基础支持，而且还可以为医学影像处理等领域提供有力支持。渲染则是将三维场景转化为逼真的二维图像的过程，通过模拟光线的传播和交互，使得渲染结果与真实场景无法区分。其中，由二维图像生成三维内容是进行三维重建的重要方法，也是和渲染过程互为逆的逆渲染过程。</w:t>
      </w:r>
    </w:p>
    <w:p w14:paraId="43123A4A">
      <w:pPr>
        <w:spacing w:before="120"/>
        <w:ind w:firstLine="420"/>
      </w:pPr>
      <w:r>
        <w:rPr>
          <w:rFonts w:hint="eastAsia"/>
        </w:rPr>
        <w:t>随着计算机性能的提高和深度学习技术的兴起，基于神经网络的三维重建方法逐渐成为研究的焦点。神经辐射场</w:t>
      </w:r>
      <w:r>
        <w:t>（Neural Radiance Fields，NeRF）是</w:t>
      </w:r>
      <w:r>
        <w:rPr>
          <w:rFonts w:hint="eastAsia"/>
        </w:rPr>
        <w:t>其中引起广泛关注的一个重要代表。传统的三维重建方法通常依赖于多视角摄影、激光扫描等传感器数据，这些方法通常需要昂贵的设备、大量的时间和大量的计算资源。相比之下，神经辐射场利用神经网络模型来学习场景的密度和颜色信息，而无需先前的摄影或扫描数据。这种方法的关键思想是，通过训练一个神经网络来预测在不同视角和深度位置的像素颜色和密度，可以实现高质量的三维场景重建。</w:t>
      </w:r>
    </w:p>
    <w:p w14:paraId="09A0AC44">
      <w:pPr>
        <w:spacing w:before="120"/>
        <w:ind w:firstLine="420"/>
      </w:pPr>
      <w:r>
        <w:rPr>
          <w:rFonts w:hint="eastAsia"/>
        </w:rPr>
        <w:t>神经辐射场的具体做法是，通过一个隐式的五维神经辐射场构建过程生成新的视图图像，其具体表示为：</w:t>
      </w: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θ</m:t>
            </m:r>
            <m:ctrlPr>
              <w:rPr>
                <w:rFonts w:ascii="Cambria Math" w:hAnsi="Cambria Math"/>
              </w:rPr>
            </m:ctrlPr>
          </m:sub>
        </m:sSub>
        <m:d>
          <m:dPr>
            <m:ctrlPr>
              <w:rPr>
                <w:rFonts w:ascii="Cambria Math" w:hAnsi="Cambria Math" w:eastAsia="Cambria Math"/>
              </w:rPr>
            </m:ctrlPr>
          </m:dPr>
          <m:e>
            <m:r>
              <m:rPr/>
              <w:rPr>
                <w:rFonts w:ascii="Cambria Math" w:hAnsi="Cambria Math"/>
              </w:rPr>
              <m:t>x,d</m:t>
            </m:r>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c</m:t>
            </m:r>
            <m:r>
              <m:rPr>
                <m:sty m:val="p"/>
              </m:rPr>
              <w:rPr>
                <w:rFonts w:ascii="Cambria Math" w:hAnsi="Cambria Math"/>
              </w:rPr>
              <m:t>,</m:t>
            </m:r>
            <m:r>
              <m:rPr/>
              <w:rPr>
                <w:rFonts w:ascii="Cambria Math" w:hAnsi="Cambria Math"/>
              </w:rPr>
              <m:t>σ</m:t>
            </m:r>
            <m:ctrlPr>
              <w:rPr>
                <w:rFonts w:ascii="Cambria Math" w:hAnsi="Cambria Math"/>
              </w:rPr>
            </m:ctrlPr>
          </m:e>
        </m:d>
      </m:oMath>
      <w:r>
        <w:rPr>
          <w:rFonts w:hint="eastAsia"/>
        </w:rPr>
        <w:t>，其中</w:t>
      </w:r>
      <w:r>
        <w:rPr>
          <w:rFonts w:ascii="Cambria Math" w:hAnsi="Cambria Math"/>
        </w:rPr>
        <w:t xml:space="preserve"> </w:t>
      </w:r>
      <m:oMath>
        <m:r>
          <m:rPr>
            <m:sty m:val="p"/>
          </m:rPr>
          <w:rPr>
            <w:rFonts w:ascii="Cambria Math" w:hAnsi="Cambria Math"/>
          </w:rPr>
          <m:t>x=</m:t>
        </m:r>
        <m:d>
          <m:dPr>
            <m:ctrlPr>
              <w:rPr>
                <w:rFonts w:ascii="Cambria Math" w:hAnsi="Cambria Math"/>
              </w:rPr>
            </m:ctrlPr>
          </m:dPr>
          <m:e>
            <m:r>
              <m:rPr/>
              <w:rPr>
                <w:rFonts w:ascii="Cambria Math" w:hAnsi="Cambria Math" w:eastAsia="Cambria Math" w:cs="Cambria Math"/>
              </w:rPr>
              <m:t>x,y,z</m:t>
            </m:r>
            <m:ctrlPr>
              <w:rPr>
                <w:rFonts w:ascii="Cambria Math" w:hAnsi="Cambria Math"/>
              </w:rPr>
            </m:ctrlPr>
          </m:e>
        </m:d>
      </m:oMath>
      <w:r>
        <w:rPr>
          <w:rFonts w:hint="eastAsia"/>
        </w:rPr>
        <w:t xml:space="preserve"> 表示三维的位置；</w:t>
      </w:r>
      <m:oMath>
        <m:r>
          <m:rPr/>
          <w:rPr>
            <w:rFonts w:ascii="Cambria Math" w:hAnsi="Cambria Math"/>
          </w:rPr>
          <m:t>d</m:t>
        </m:r>
        <m:r>
          <m:rPr>
            <m:sty m:val="p"/>
          </m:rPr>
          <w:rPr>
            <w:rFonts w:ascii="Cambria Math" w:hAnsi="Cambria Math"/>
          </w:rPr>
          <m:t>=</m:t>
        </m:r>
        <m:d>
          <m:dPr>
            <m:ctrlPr>
              <w:rPr>
                <w:rFonts w:ascii="Cambria Math" w:hAnsi="Cambria Math"/>
              </w:rPr>
            </m:ctrlPr>
          </m:dPr>
          <m:e>
            <m:r>
              <m:rPr/>
              <w:rPr>
                <w:rFonts w:hint="eastAsia" w:ascii="Cambria Math" w:hAnsi="Cambria Math" w:cs="Cambria Math" w:eastAsiaTheme="minorEastAsia"/>
              </w:rPr>
              <m:t>θ</m:t>
            </m:r>
            <m:r>
              <m:rPr/>
              <w:rPr>
                <w:rFonts w:ascii="Cambria Math" w:hAnsi="Cambria Math" w:cs="宋体"/>
              </w:rPr>
              <m:t>,</m:t>
            </m:r>
            <m:r>
              <m:rPr/>
              <w:rPr>
                <w:rFonts w:hint="eastAsia" w:ascii="Cambria Math" w:hAnsi="宋体" w:cs="宋体"/>
              </w:rPr>
              <m:t>φ</m:t>
            </m:r>
            <m:ctrlPr>
              <w:rPr>
                <w:rFonts w:ascii="Cambria Math" w:hAnsi="Cambria Math"/>
              </w:rPr>
            </m:ctrlPr>
          </m:e>
        </m:d>
      </m:oMath>
      <w:r>
        <w:t xml:space="preserve"> </w:t>
      </w:r>
      <w:r>
        <w:rPr>
          <w:rFonts w:hint="eastAsia"/>
        </w:rPr>
        <w:t>表示二维的目标视角方向；输出</w:t>
      </w:r>
      <m:oMath>
        <m:r>
          <m:rPr/>
          <w:rPr>
            <w:rFonts w:ascii="Cambria Math" w:hAnsi="Cambria Math"/>
          </w:rPr>
          <m:t xml:space="preserve"> c</m:t>
        </m:r>
      </m:oMath>
      <w:r>
        <w:rPr>
          <w:rFonts w:hint="eastAsia"/>
          <w:iCs/>
        </w:rPr>
        <w:t xml:space="preserve"> </w:t>
      </w:r>
      <w:r>
        <w:rPr>
          <w:rFonts w:hint="eastAsia"/>
        </w:rPr>
        <w:t>表示</w:t>
      </w:r>
      <m:oMath>
        <m:r>
          <m:rPr/>
          <w:rPr>
            <w:rFonts w:ascii="Cambria Math" w:hAnsi="Cambria Math"/>
          </w:rPr>
          <m:t xml:space="preserve"> </m:t>
        </m:r>
        <m:r>
          <m:rPr/>
          <w:rPr>
            <w:rFonts w:hint="eastAsia" w:ascii="Cambria Math" w:hAnsi="Cambria Math"/>
          </w:rPr>
          <m:t>RGB</m:t>
        </m:r>
      </m:oMath>
      <w:r>
        <w:rPr>
          <w:rFonts w:hint="eastAsia"/>
          <w:iCs/>
        </w:rPr>
        <w:t xml:space="preserve"> </w:t>
      </w:r>
      <w:r>
        <w:rPr>
          <w:rFonts w:hint="eastAsia"/>
        </w:rPr>
        <w:t>值；</w:t>
      </w:r>
      <m:oMath>
        <m:r>
          <m:rPr/>
          <w:rPr>
            <w:rFonts w:ascii="Cambria Math" w:hAnsi="Cambria Math"/>
          </w:rPr>
          <m:t xml:space="preserve">σ </m:t>
        </m:r>
      </m:oMath>
      <w:r>
        <w:rPr>
          <w:rFonts w:hint="eastAsia"/>
        </w:rPr>
        <w:t>表示体密度，可以理解为射线在给定粒子处终止的概率。神经辐射场通过体渲染来生成最终的目标二维图像：</w:t>
      </w:r>
    </w:p>
    <w:p w14:paraId="3348D58A">
      <w:pPr>
        <w:spacing w:before="120"/>
        <w:ind w:firstLine="420"/>
        <w:jc w:val="right"/>
        <w:rPr>
          <w:rFonts w:eastAsia="楷体"/>
        </w:rPr>
      </w:pPr>
      <m:oMath>
        <m:r>
          <m:rPr>
            <m:sty m:val="p"/>
          </m:rPr>
          <w:rPr>
            <w:rFonts w:ascii="Cambria Math" w:hAnsi="Cambria Math"/>
          </w:rPr>
          <m:t>C</m:t>
        </m:r>
        <m:d>
          <m:dPr>
            <m:ctrlPr>
              <w:rPr>
                <w:rFonts w:ascii="Cambria Math" w:hAnsi="Cambria Math"/>
                <w:iCs/>
              </w:rPr>
            </m:ctrlPr>
          </m:dPr>
          <m:e>
            <m:r>
              <m:rPr>
                <m:sty m:val="p"/>
              </m:rPr>
              <w:rPr>
                <w:rFonts w:ascii="Cambria Math" w:hAnsi="Cambria Math"/>
              </w:rPr>
              <m:t>r</m:t>
            </m:r>
            <m:ctrlPr>
              <w:rPr>
                <w:rFonts w:ascii="Cambria Math" w:hAnsi="Cambria Math"/>
                <w:iCs/>
              </w:rPr>
            </m:ctrlPr>
          </m:e>
        </m:d>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m:rPr/>
                  <w:rPr>
                    <w:rFonts w:ascii="Cambria Math" w:hAnsi="Cambria Math"/>
                  </w:rPr>
                  <m:t>t</m:t>
                </m:r>
                <m:ctrlPr>
                  <w:rPr>
                    <w:rFonts w:ascii="Cambria Math" w:hAnsi="Cambria Math"/>
                    <w:iCs/>
                  </w:rPr>
                </m:ctrlPr>
              </m:e>
              <m:sub>
                <m:r>
                  <m:rPr/>
                  <w:rPr>
                    <w:rFonts w:ascii="Cambria Math" w:hAnsi="Cambria Math"/>
                  </w:rPr>
                  <m:t>n</m:t>
                </m:r>
                <m:ctrlPr>
                  <w:rPr>
                    <w:rFonts w:ascii="Cambria Math" w:hAnsi="Cambria Math"/>
                    <w:iCs/>
                  </w:rPr>
                </m:ctrlPr>
              </m:sub>
            </m:sSub>
            <m:ctrlPr>
              <w:rPr>
                <w:rFonts w:ascii="Cambria Math" w:hAnsi="Cambria Math"/>
                <w:iCs/>
              </w:rPr>
            </m:ctrlPr>
          </m:sub>
          <m:sup>
            <m:sSub>
              <m:sSubPr>
                <m:ctrlPr>
                  <w:rPr>
                    <w:rFonts w:ascii="Cambria Math" w:hAnsi="Cambria Math"/>
                    <w:iCs/>
                  </w:rPr>
                </m:ctrlPr>
              </m:sSubPr>
              <m:e>
                <m:r>
                  <m:rPr/>
                  <w:rPr>
                    <w:rFonts w:ascii="Cambria Math" w:hAnsi="Cambria Math"/>
                  </w:rPr>
                  <m:t>t</m:t>
                </m:r>
                <m:ctrlPr>
                  <w:rPr>
                    <w:rFonts w:ascii="Cambria Math" w:hAnsi="Cambria Math"/>
                    <w:iCs/>
                  </w:rPr>
                </m:ctrlPr>
              </m:e>
              <m:sub>
                <m:r>
                  <m:rPr/>
                  <w:rPr>
                    <w:rFonts w:ascii="Cambria Math" w:hAnsi="Cambria Math"/>
                  </w:rPr>
                  <m:t>f</m:t>
                </m:r>
                <m:ctrlPr>
                  <w:rPr>
                    <w:rFonts w:ascii="Cambria Math" w:hAnsi="Cambria Math"/>
                    <w:iCs/>
                  </w:rPr>
                </m:ctrlPr>
              </m:sub>
            </m:sSub>
            <m:ctrlPr>
              <w:rPr>
                <w:rFonts w:ascii="Cambria Math" w:hAnsi="Cambria Math"/>
                <w:iCs/>
              </w:rPr>
            </m:ctrlPr>
          </m:sup>
          <m:e>
            <m:r>
              <m:rPr>
                <m:sty m:val="p"/>
              </m:rPr>
              <w:rPr>
                <w:rFonts w:ascii="Cambria Math" w:hAnsi="Cambria Math"/>
              </w:rPr>
              <m:t>T</m:t>
            </m:r>
            <m:d>
              <m:dPr>
                <m:ctrlPr>
                  <w:rPr>
                    <w:rFonts w:ascii="Cambria Math" w:hAnsi="Cambria Math"/>
                  </w:rPr>
                </m:ctrlPr>
              </m:dPr>
              <m:e>
                <m:r>
                  <m:rPr/>
                  <w:rPr>
                    <w:rFonts w:ascii="Cambria Math" w:hAnsi="Cambria Math"/>
                  </w:rPr>
                  <m:t>t</m:t>
                </m:r>
                <m:ctrlPr>
                  <w:rPr>
                    <w:rFonts w:ascii="Cambria Math" w:hAnsi="Cambria Math"/>
                  </w:rPr>
                </m:ctrlPr>
              </m:e>
            </m:d>
            <m:r>
              <m:rP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d>
            <m:r>
              <m:rPr/>
              <w:rPr>
                <w:rFonts w:ascii="Cambria Math" w:hAnsi="Cambria Math"/>
              </w:rPr>
              <m:t>c</m:t>
            </m:r>
            <m:d>
              <m:dPr>
                <m:ctrlPr>
                  <w:rPr>
                    <w:rFonts w:ascii="Cambria Math" w:hAnsi="Cambria Math"/>
                  </w:rPr>
                </m:ctrlPr>
              </m:dPr>
              <m:e>
                <m:r>
                  <m:rPr>
                    <m:sty m:val="p"/>
                  </m:rPr>
                  <w:rPr>
                    <w:rFonts w:ascii="Cambria Math" w:hAnsi="Cambria Math"/>
                  </w:rPr>
                  <m:t>r</m:t>
                </m:r>
                <m:d>
                  <m:dPr>
                    <m:ctrlPr>
                      <w:rPr>
                        <w:rFonts w:ascii="Cambria Math" w:hAnsi="Cambria Math"/>
                        <w:iCs/>
                      </w:rPr>
                    </m:ctrlPr>
                  </m:dPr>
                  <m:e>
                    <m:r>
                      <m:rPr/>
                      <w:rPr>
                        <w:rFonts w:ascii="Cambria Math" w:hAnsi="Cambria Math"/>
                      </w:rPr>
                      <m:t>t</m:t>
                    </m:r>
                    <m:ctrlPr>
                      <w:rPr>
                        <w:rFonts w:ascii="Cambria Math" w:hAnsi="Cambria Math"/>
                        <w:iCs/>
                      </w:rPr>
                    </m:ctrlPr>
                  </m:e>
                </m:d>
                <m:r>
                  <m:rPr>
                    <m:sty m:val="p"/>
                  </m:rPr>
                  <w:rPr>
                    <w:rFonts w:ascii="Cambria Math" w:hAnsi="Cambria Math"/>
                  </w:rPr>
                  <m:t>,</m:t>
                </m:r>
                <m:r>
                  <m:rPr/>
                  <w:rPr>
                    <w:rFonts w:ascii="Cambria Math" w:hAnsi="Cambria Math"/>
                  </w:rPr>
                  <m:t>d</m:t>
                </m:r>
                <m:ctrlPr>
                  <w:rPr>
                    <w:rFonts w:ascii="Cambria Math" w:hAnsi="Cambria Math"/>
                  </w:rPr>
                </m:ctrlPr>
              </m:e>
            </m:d>
            <m:r>
              <m:rPr/>
              <w:rPr>
                <w:rFonts w:ascii="Cambria Math" w:hAnsi="Cambria Math"/>
              </w:rPr>
              <m:t>dt</m:t>
            </m:r>
            <m:ctrlPr>
              <w:rPr>
                <w:rFonts w:ascii="Cambria Math" w:hAnsi="Cambria Math"/>
                <w:iCs/>
              </w:rPr>
            </m:ctrlPr>
          </m:e>
        </m:nary>
      </m:oMath>
      <w:r>
        <w:rPr>
          <w:rFonts w:hint="eastAsia"/>
        </w:rPr>
        <w:t xml:space="preserve">， </w:t>
      </w:r>
      <w:r>
        <w:t xml:space="preserve">                      </w:t>
      </w:r>
      <w:r>
        <w:rPr>
          <w:rFonts w:hint="eastAsia"/>
        </w:rPr>
        <w:t>（1）</w:t>
      </w:r>
    </w:p>
    <w:p w14:paraId="5ABE721D">
      <w:pPr>
        <w:spacing w:before="120"/>
        <w:ind w:firstLine="420"/>
        <w:jc w:val="right"/>
        <w:rPr>
          <w:iCs/>
        </w:rPr>
      </w:pPr>
      <m:oMath>
        <m:r>
          <m:rPr>
            <m:sty m:val="p"/>
          </m:rPr>
          <w:rPr>
            <w:rFonts w:ascii="Cambria Math" w:hAnsi="Cambria Math"/>
          </w:rPr>
          <m:t>T</m:t>
        </m:r>
        <m:d>
          <m:dPr>
            <m:ctrlPr>
              <w:rPr>
                <w:rFonts w:ascii="Cambria Math" w:hAnsi="Cambria Math"/>
                <w:iCs/>
              </w:rPr>
            </m:ctrlPr>
          </m:dPr>
          <m:e>
            <m:r>
              <m:rPr/>
              <w:rPr>
                <w:rFonts w:ascii="Cambria Math" w:hAnsi="Cambria Math"/>
              </w:rPr>
              <m:t>t</m:t>
            </m:r>
            <m:ctrlPr>
              <w:rPr>
                <w:rFonts w:ascii="Cambria Math" w:hAnsi="Cambria Math"/>
                <w:iCs/>
              </w:rPr>
            </m:ctrlPr>
          </m:e>
        </m:d>
        <m:r>
          <m:rPr>
            <m:sty m:val="p"/>
          </m:rPr>
          <w:rPr>
            <w:rFonts w:ascii="Cambria Math" w:hAnsi="Cambria Math"/>
          </w:rPr>
          <m:t>=</m:t>
        </m:r>
        <m:func>
          <m:funcPr>
            <m:ctrlPr>
              <w:rPr>
                <w:rFonts w:ascii="Cambria Math" w:hAnsi="Cambria Math"/>
                <w:iCs/>
              </w:rPr>
            </m:ctrlPr>
          </m:funcPr>
          <m:fName>
            <m:r>
              <m:rPr>
                <m:sty m:val="p"/>
              </m:rPr>
              <w:rPr>
                <w:rFonts w:ascii="Cambria Math" w:hAnsi="Cambria Math"/>
              </w:rPr>
              <m:t>exp</m:t>
            </m:r>
            <m:ctrlPr>
              <w:rPr>
                <w:rFonts w:ascii="Cambria Math" w:hAnsi="Cambria Math"/>
                <w:iCs/>
              </w:rPr>
            </m:ctrlPr>
          </m:fName>
          <m:e>
            <m:d>
              <m:dPr>
                <m:ctrlPr>
                  <w:rPr>
                    <w:rFonts w:ascii="Cambria Math" w:hAnsi="Cambria Math"/>
                    <w:iCs/>
                  </w:rPr>
                </m:ctrlPr>
              </m:dPr>
              <m:e>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m:rPr/>
                          <w:rPr>
                            <w:rFonts w:ascii="Cambria Math" w:hAnsi="Cambria Math"/>
                          </w:rPr>
                          <m:t>t</m:t>
                        </m:r>
                        <m:ctrlPr>
                          <w:rPr>
                            <w:rFonts w:ascii="Cambria Math" w:hAnsi="Cambria Math"/>
                            <w:iCs/>
                          </w:rPr>
                        </m:ctrlPr>
                      </m:e>
                      <m:sub>
                        <m:r>
                          <m:rPr/>
                          <w:rPr>
                            <w:rFonts w:ascii="Cambria Math" w:hAnsi="Cambria Math"/>
                          </w:rPr>
                          <m:t>n</m:t>
                        </m:r>
                        <m:ctrlPr>
                          <w:rPr>
                            <w:rFonts w:ascii="Cambria Math" w:hAnsi="Cambria Math"/>
                            <w:iCs/>
                          </w:rPr>
                        </m:ctrlPr>
                      </m:sub>
                    </m:sSub>
                    <m:ctrlPr>
                      <w:rPr>
                        <w:rFonts w:ascii="Cambria Math" w:hAnsi="Cambria Math"/>
                        <w:iCs/>
                      </w:rPr>
                    </m:ctrlPr>
                  </m:sub>
                  <m:sup>
                    <m:r>
                      <m:rPr/>
                      <w:rPr>
                        <w:rFonts w:ascii="Cambria Math" w:hAnsi="Cambria Math"/>
                      </w:rPr>
                      <m:t>t</m:t>
                    </m:r>
                    <m:ctrlPr>
                      <w:rPr>
                        <w:rFonts w:ascii="Cambria Math" w:hAnsi="Cambria Math"/>
                        <w:iCs/>
                      </w:rPr>
                    </m:ctrlPr>
                  </m:sup>
                  <m:e>
                    <m:r>
                      <m:rPr/>
                      <w:rPr>
                        <w:rFonts w:ascii="Cambria Math" w:hAnsi="Cambria Math"/>
                      </w:rPr>
                      <m:t>σ</m:t>
                    </m:r>
                    <m:d>
                      <m:dPr>
                        <m:ctrlPr>
                          <w:rPr>
                            <w:rFonts w:ascii="Cambria Math" w:hAnsi="Cambria Math"/>
                            <w:iCs/>
                          </w:rPr>
                        </m:ctrlPr>
                      </m:dPr>
                      <m:e>
                        <m:r>
                          <m:rPr>
                            <m:sty m:val="p"/>
                          </m:rPr>
                          <w:rPr>
                            <w:rFonts w:ascii="Cambria Math" w:hAnsi="Cambria Math"/>
                          </w:rPr>
                          <m:t>r</m:t>
                        </m:r>
                        <m:d>
                          <m:dPr>
                            <m:ctrlPr>
                              <w:rPr>
                                <w:rFonts w:ascii="Cambria Math" w:hAnsi="Cambria Math"/>
                                <w:iCs/>
                              </w:rPr>
                            </m:ctrlPr>
                          </m:dPr>
                          <m:e>
                            <m:r>
                              <m:rPr/>
                              <w:rPr>
                                <w:rFonts w:ascii="Cambria Math" w:hAnsi="Cambria Math"/>
                              </w:rPr>
                              <m:t>s</m:t>
                            </m:r>
                            <m:ctrlPr>
                              <w:rPr>
                                <w:rFonts w:ascii="Cambria Math" w:hAnsi="Cambria Math"/>
                                <w:iCs/>
                              </w:rPr>
                            </m:ctrlPr>
                          </m:e>
                        </m:d>
                        <m:ctrlPr>
                          <w:rPr>
                            <w:rFonts w:ascii="Cambria Math" w:hAnsi="Cambria Math"/>
                            <w:iCs/>
                          </w:rPr>
                        </m:ctrlPr>
                      </m:e>
                    </m:d>
                    <m:r>
                      <m:rPr/>
                      <w:rPr>
                        <w:rFonts w:ascii="Cambria Math" w:hAnsi="Cambria Math"/>
                      </w:rPr>
                      <m:t>ds</m:t>
                    </m:r>
                    <m:ctrlPr>
                      <w:rPr>
                        <w:rFonts w:ascii="Cambria Math" w:hAnsi="Cambria Math"/>
                        <w:iCs/>
                      </w:rPr>
                    </m:ctrlPr>
                  </m:e>
                </m:nary>
                <m:ctrlPr>
                  <w:rPr>
                    <w:rFonts w:ascii="Cambria Math" w:hAnsi="Cambria Math"/>
                    <w:iCs/>
                  </w:rPr>
                </m:ctrlPr>
              </m:e>
            </m:d>
            <m:ctrlPr>
              <w:rPr>
                <w:rFonts w:ascii="Cambria Math" w:hAnsi="Cambria Math"/>
                <w:iCs/>
              </w:rPr>
            </m:ctrlPr>
          </m:e>
        </m:func>
      </m:oMath>
      <w:r>
        <w:rPr>
          <w:rFonts w:hint="eastAsia"/>
        </w:rPr>
        <w:t xml:space="preserve">， </w:t>
      </w:r>
      <w:r>
        <w:t xml:space="preserve">                        </w:t>
      </w:r>
      <w:r>
        <w:rPr>
          <w:rFonts w:hint="eastAsia"/>
        </w:rPr>
        <w:t>（</w:t>
      </w:r>
      <w:r>
        <w:t>2</w:t>
      </w:r>
      <w:r>
        <w:rPr>
          <w:rFonts w:hint="eastAsia"/>
        </w:rPr>
        <w:t>）</w:t>
      </w:r>
    </w:p>
    <w:p w14:paraId="4BCC5415">
      <w:pPr>
        <w:spacing w:before="120"/>
        <w:ind w:firstLine="420"/>
      </w:pPr>
      <w:r>
        <w:rPr>
          <w:rFonts w:hint="eastAsia"/>
        </w:rPr>
        <w:t>其中，</w:t>
      </w:r>
      <m:oMath>
        <m:r>
          <m:rPr/>
          <w:rPr>
            <w:rFonts w:ascii="Cambria Math" w:hAnsi="Cambria Math"/>
          </w:rPr>
          <m:t>c</m:t>
        </m:r>
        <m:d>
          <m:dPr>
            <m:ctrlPr>
              <w:rPr>
                <w:rFonts w:ascii="Cambria Math" w:hAnsi="Cambria Math"/>
              </w:rPr>
            </m:ctrlPr>
          </m:dPr>
          <m:e>
            <m:r>
              <m:rPr>
                <m:sty m:val="p"/>
              </m:rPr>
              <w:rPr>
                <w:rFonts w:ascii="Cambria Math" w:hAnsi="Cambria Math"/>
              </w:rPr>
              <m:t>r</m:t>
            </m:r>
            <m:d>
              <m:dPr>
                <m:ctrlPr>
                  <w:rPr>
                    <w:rFonts w:ascii="Cambria Math" w:hAnsi="Cambria Math"/>
                    <w:iCs/>
                  </w:rPr>
                </m:ctrlPr>
              </m:dPr>
              <m:e>
                <m:r>
                  <m:rPr/>
                  <w:rPr>
                    <w:rFonts w:ascii="Cambria Math" w:hAnsi="Cambria Math"/>
                  </w:rPr>
                  <m:t>t</m:t>
                </m:r>
                <m:ctrlPr>
                  <w:rPr>
                    <w:rFonts w:ascii="Cambria Math" w:hAnsi="Cambria Math"/>
                    <w:iCs/>
                  </w:rPr>
                </m:ctrlPr>
              </m:e>
            </m:d>
            <m:r>
              <m:rPr>
                <m:sty m:val="p"/>
              </m:rPr>
              <w:rPr>
                <w:rFonts w:ascii="Cambria Math" w:hAnsi="Cambria Math"/>
              </w:rPr>
              <m:t>,</m:t>
            </m:r>
            <m:r>
              <m:rPr/>
              <w:rPr>
                <w:rFonts w:ascii="Cambria Math" w:hAnsi="Cambria Math"/>
              </w:rPr>
              <m:t>d</m:t>
            </m:r>
            <m:ctrlPr>
              <w:rPr>
                <w:rFonts w:ascii="Cambria Math" w:hAnsi="Cambria Math"/>
              </w:rPr>
            </m:ctrlPr>
          </m:e>
        </m:d>
        <m:r>
          <m:rPr/>
          <w:rPr>
            <w:rFonts w:ascii="Cambria Math" w:hAnsi="Cambria Math"/>
          </w:rPr>
          <m:t xml:space="preserve"> </m:t>
        </m:r>
      </m:oMath>
      <w:r>
        <w:rPr>
          <w:rFonts w:hint="eastAsia"/>
        </w:rPr>
        <w:t xml:space="preserve">和 </w:t>
      </w:r>
      <m:oMath>
        <m:r>
          <m:rP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d>
        <m:r>
          <m:rPr/>
          <w:rPr>
            <w:rFonts w:ascii="Cambria Math" w:hAnsi="Cambria Math"/>
          </w:rPr>
          <m:t xml:space="preserve"> </m:t>
        </m:r>
      </m:oMath>
      <w:r>
        <w:rPr>
          <w:rFonts w:hint="eastAsia"/>
        </w:rPr>
        <w:t>表示沿着目标射线</w:t>
      </w:r>
      <m:oMath>
        <m:r>
          <m:rPr/>
          <w:rPr>
            <w:rFonts w:ascii="Cambria Math" w:hAnsi="Cambria Math"/>
          </w:rPr>
          <m:t xml:space="preserve"> </m:t>
        </m:r>
        <m:r>
          <m:rPr>
            <m:sty m:val="p"/>
          </m:rPr>
          <w:rPr>
            <w:rFonts w:ascii="Cambria Math" w:hAnsi="Cambria Math"/>
          </w:rPr>
          <m:t>r</m:t>
        </m:r>
        <m:r>
          <m:rPr/>
          <w:rPr>
            <w:rFonts w:ascii="Cambria Math" w:hAnsi="Cambria Math"/>
          </w:rPr>
          <m:t xml:space="preserve"> </m:t>
        </m:r>
      </m:oMath>
      <w:r>
        <w:rPr>
          <w:rFonts w:hint="eastAsia"/>
        </w:rPr>
        <w:t>距离</w:t>
      </w:r>
      <m:oMath>
        <m:r>
          <m:rPr/>
          <w:rPr>
            <w:rFonts w:ascii="Cambria Math" w:hAnsi="Cambria Math"/>
          </w:rPr>
          <m:t xml:space="preserve"> </m:t>
        </m:r>
        <m:r>
          <m:rPr/>
          <w:rPr>
            <w:rFonts w:hint="eastAsia" w:ascii="Cambria Math" w:hAnsi="Cambria Math" w:eastAsiaTheme="minorEastAsia"/>
          </w:rPr>
          <m:t>t</m:t>
        </m:r>
        <m:r>
          <m:rPr/>
          <w:rPr>
            <w:rFonts w:ascii="Cambria Math" w:hAnsi="Cambria Math" w:eastAsiaTheme="minorEastAsia"/>
          </w:rPr>
          <m:t xml:space="preserve"> </m:t>
        </m:r>
      </m:oMath>
      <w:r>
        <w:rPr>
          <w:rFonts w:hint="eastAsia"/>
        </w:rPr>
        <w:t>处的采样点的颜色和体密度；</w:t>
      </w:r>
      <m:oMath>
        <m:r>
          <m:rPr>
            <m:sty m:val="p"/>
          </m:rPr>
          <w:rPr>
            <w:rFonts w:ascii="Cambria Math" w:hAnsi="Cambria Math" w:eastAsia="Cambria Math"/>
          </w:rPr>
          <m:t>T(</m:t>
        </m:r>
        <m:r>
          <m:rPr/>
          <w:rPr>
            <w:rFonts w:ascii="Cambria Math" w:hAnsi="Cambria Math" w:eastAsia="Cambria Math"/>
          </w:rPr>
          <m:t>t</m:t>
        </m:r>
        <m:r>
          <m:rPr>
            <m:sty m:val="p"/>
          </m:rPr>
          <w:rPr>
            <w:rFonts w:ascii="Cambria Math" w:hAnsi="Cambria Math" w:eastAsia="Cambria Math"/>
          </w:rPr>
          <m:t>)</m:t>
        </m:r>
      </m:oMath>
      <w:r>
        <w:rPr>
          <w:rFonts w:hint="eastAsia"/>
        </w:rPr>
        <w:t xml:space="preserve"> 表示从 </w:t>
      </w:r>
      <m:oMath>
        <m:sSub>
          <m:sSubPr>
            <m:ctrlPr>
              <w:rPr>
                <w:rFonts w:ascii="Cambria Math" w:hAnsi="Cambria Math" w:eastAsia="Cambria Math"/>
                <w:i/>
                <w:iCs/>
              </w:rPr>
            </m:ctrlPr>
          </m:sSubPr>
          <m:e>
            <m:r>
              <m:rPr/>
              <w:rPr>
                <w:rFonts w:ascii="Cambria Math" w:hAnsi="Cambria Math" w:eastAsia="Cambria Math"/>
              </w:rPr>
              <m:t>t</m:t>
            </m:r>
            <m:ctrlPr>
              <w:rPr>
                <w:rFonts w:ascii="Cambria Math" w:hAnsi="Cambria Math" w:eastAsia="Cambria Math"/>
                <w:i/>
                <w:iCs/>
              </w:rPr>
            </m:ctrlPr>
          </m:e>
          <m:sub>
            <m:r>
              <m:rPr/>
              <w:rPr>
                <w:rFonts w:ascii="Cambria Math" w:hAnsi="Cambria Math" w:eastAsia="Cambria Math"/>
              </w:rPr>
              <m:t>n</m:t>
            </m:r>
            <m:ctrlPr>
              <w:rPr>
                <w:rFonts w:ascii="Cambria Math" w:hAnsi="Cambria Math" w:eastAsia="Cambria Math"/>
                <w:i/>
                <w:iCs/>
              </w:rPr>
            </m:ctrlPr>
          </m:sub>
        </m:sSub>
      </m:oMath>
      <w:r>
        <w:rPr>
          <w:rFonts w:hint="eastAsia"/>
        </w:rPr>
        <w:t xml:space="preserve"> 到 </w:t>
      </w:r>
      <m:oMath>
        <m:r>
          <m:rPr/>
          <w:rPr>
            <w:rFonts w:hint="eastAsia" w:ascii="Cambria Math" w:hAnsi="Cambria Math" w:eastAsiaTheme="minorEastAsia"/>
          </w:rPr>
          <m:t>t</m:t>
        </m:r>
      </m:oMath>
      <w:r>
        <w:rPr>
          <w:rFonts w:hint="eastAsia"/>
        </w:rPr>
        <w:t xml:space="preserve"> 沿射线的累计透射率，即射线从 </w:t>
      </w:r>
      <m:oMath>
        <m:sSub>
          <m:sSubPr>
            <m:ctrlPr>
              <w:rPr>
                <w:rFonts w:ascii="Cambria Math" w:hAnsi="Cambria Math" w:eastAsia="Cambria Math"/>
                <w:i/>
                <w:iCs/>
              </w:rPr>
            </m:ctrlPr>
          </m:sSubPr>
          <m:e>
            <m:r>
              <m:rPr/>
              <w:rPr>
                <w:rFonts w:ascii="Cambria Math" w:hAnsi="Cambria Math" w:eastAsia="Cambria Math"/>
              </w:rPr>
              <m:t>t</m:t>
            </m:r>
            <m:ctrlPr>
              <w:rPr>
                <w:rFonts w:ascii="Cambria Math" w:hAnsi="Cambria Math" w:eastAsia="Cambria Math"/>
                <w:i/>
                <w:iCs/>
              </w:rPr>
            </m:ctrlPr>
          </m:e>
          <m:sub>
            <m:r>
              <m:rPr/>
              <w:rPr>
                <w:rFonts w:ascii="Cambria Math" w:hAnsi="Cambria Math" w:eastAsia="Cambria Math"/>
              </w:rPr>
              <m:t>n</m:t>
            </m:r>
            <m:ctrlPr>
              <w:rPr>
                <w:rFonts w:ascii="Cambria Math" w:hAnsi="Cambria Math" w:eastAsia="Cambria Math"/>
                <w:i/>
                <w:iCs/>
              </w:rPr>
            </m:ctrlPr>
          </m:sub>
        </m:sSub>
      </m:oMath>
      <w:r>
        <w:rPr>
          <w:rFonts w:hint="eastAsia"/>
        </w:rPr>
        <w:t xml:space="preserve"> 到 </w:t>
      </w:r>
      <m:oMath>
        <m:r>
          <m:rPr/>
          <w:rPr>
            <w:rFonts w:hint="eastAsia" w:ascii="Cambria Math" w:hAnsi="Cambria Math" w:eastAsiaTheme="minorEastAsia"/>
          </w:rPr>
          <m:t>t</m:t>
        </m:r>
      </m:oMath>
      <w:r>
        <w:rPr>
          <w:rFonts w:hint="eastAsia"/>
        </w:rPr>
        <w:t xml:space="preserve"> 不碰到任何其他粒子的概率，该项的设计表明采样点离需要渲染的像素点越远，那该采样点对该像素颜色信息的贡献就越小。</w:t>
      </w:r>
    </w:p>
    <w:p w14:paraId="78C27B26">
      <w:pPr>
        <w:spacing w:before="120"/>
        <w:ind w:firstLine="420"/>
      </w:pPr>
      <w:r>
        <w:rPr>
          <w:rFonts w:hint="eastAsia"/>
        </w:rPr>
        <w:t>通过最小化渲染得到的预测像素颜色和真实像素颜色之间的均方误差来优化神经辐射场：</w:t>
      </w:r>
    </w:p>
    <w:p w14:paraId="57FB529F">
      <w:pPr>
        <w:spacing w:before="120"/>
        <w:ind w:firstLine="420"/>
        <w:jc w:val="right"/>
      </w:pPr>
      <m:oMath>
        <m:sSub>
          <m:sSubPr>
            <m:ctrlPr>
              <w:rPr>
                <w:rFonts w:ascii="Cambria Math" w:hAnsi="Cambria Math"/>
              </w:rPr>
            </m:ctrlPr>
          </m:sSubPr>
          <m:e>
            <m:r>
              <m:rPr>
                <m:sty m:val="p"/>
                <m:scr m:val="script"/>
              </m:rPr>
              <w:rPr>
                <w:rFonts w:ascii="Cambria Math" w:hAnsi="Cambria Math"/>
              </w:rPr>
              <m:t>ℒ</m:t>
            </m:r>
            <m:ctrlPr>
              <w:rPr>
                <w:rFonts w:ascii="Cambria Math" w:hAnsi="Cambria Math"/>
              </w:rPr>
            </m:ctrlPr>
          </m:e>
          <m:sub>
            <m:r>
              <m:rPr/>
              <w:rPr>
                <w:rFonts w:ascii="Cambria Math" w:hAnsi="Cambria Math"/>
              </w:rPr>
              <m:t>rec</m:t>
            </m:r>
            <m:ctrlPr>
              <w:rPr>
                <w:rFonts w:ascii="Cambria Math" w:hAnsi="Cambria Math"/>
              </w:rPr>
            </m:ctrlPr>
          </m:sub>
        </m:sSub>
        <m:r>
          <m:rPr>
            <m:sty m:val="p"/>
          </m:rPr>
          <w:rPr>
            <w:rFonts w:ascii="Cambria Math" w:hAnsi="Cambria Math" w:eastAsia="Cambria Math"/>
          </w:rPr>
          <m:t>=</m:t>
        </m:r>
        <m:nary>
          <m:naryPr>
            <m:chr m:val="∑"/>
            <m:limLoc m:val="undOvr"/>
            <m:supHide m:val="1"/>
            <m:ctrlPr>
              <w:rPr>
                <w:rFonts w:ascii="Cambria Math" w:hAnsi="Cambria Math" w:eastAsia="Cambria Math"/>
                <w:iCs/>
              </w:rPr>
            </m:ctrlPr>
          </m:naryPr>
          <m:sub>
            <m:r>
              <m:rPr>
                <m:sty m:val="p"/>
              </m:rPr>
              <w:rPr>
                <w:rFonts w:ascii="Cambria Math" w:hAnsi="Cambria Math" w:eastAsia="Cambria Math"/>
              </w:rPr>
              <m:t>r∈</m:t>
            </m:r>
            <m:r>
              <m:rPr>
                <m:sty m:val="p"/>
                <m:scr m:val="script"/>
              </m:rPr>
              <w:rPr>
                <w:rFonts w:ascii="Cambria Math" w:hAnsi="Cambria Math" w:eastAsia="Cambria Math"/>
              </w:rPr>
              <m:t>ℛ</m:t>
            </m:r>
            <m:r>
              <m:rPr>
                <m:sty m:val="p"/>
              </m:rPr>
              <w:rPr>
                <w:rFonts w:ascii="Cambria Math" w:hAnsi="Cambria Math"/>
              </w:rPr>
              <m:t>(P)</m:t>
            </m:r>
            <m:ctrlPr>
              <w:rPr>
                <w:rFonts w:ascii="Cambria Math" w:hAnsi="Cambria Math" w:eastAsia="Cambria Math"/>
                <w:iCs/>
              </w:rPr>
            </m:ctrlPr>
          </m:sub>
          <m:sup>
            <m:ctrlPr>
              <w:rPr>
                <w:rFonts w:ascii="Cambria Math" w:hAnsi="Cambria Math" w:eastAsia="Cambria Math"/>
                <w:iCs/>
              </w:rPr>
            </m:ctrlPr>
          </m:sup>
          <m:e>
            <m:sSubSup>
              <m:sSubSupPr>
                <m:ctrlPr>
                  <w:rPr>
                    <w:rFonts w:ascii="Cambria Math" w:hAnsi="Cambria Math" w:eastAsia="Cambria Math"/>
                    <w:iCs/>
                  </w:rPr>
                </m:ctrlPr>
              </m:sSubSupPr>
              <m:e>
                <m:d>
                  <m:dPr>
                    <m:begChr m:val="‖"/>
                    <m:endChr m:val="‖"/>
                    <m:ctrlPr>
                      <w:rPr>
                        <w:rFonts w:ascii="Cambria Math" w:hAnsi="Cambria Math" w:eastAsia="Cambria Math"/>
                        <w:iCs/>
                      </w:rPr>
                    </m:ctrlPr>
                  </m:dPr>
                  <m:e>
                    <m:acc>
                      <m:accPr>
                        <m:ctrlPr>
                          <w:rPr>
                            <w:rFonts w:ascii="Cambria Math" w:hAnsi="Cambria Math" w:eastAsia="Cambria Math"/>
                          </w:rPr>
                        </m:ctrlPr>
                      </m:accPr>
                      <m:e>
                        <m:r>
                          <m:rPr>
                            <m:sty m:val="p"/>
                          </m:rPr>
                          <w:rPr>
                            <w:rFonts w:hint="eastAsia" w:ascii="Cambria Math" w:hAnsi="Cambria Math" w:eastAsiaTheme="minorEastAsia"/>
                          </w:rPr>
                          <m:t>C</m:t>
                        </m:r>
                        <m:ctrlPr>
                          <w:rPr>
                            <w:rFonts w:ascii="Cambria Math" w:hAnsi="Cambria Math" w:eastAsia="Cambria Math"/>
                          </w:rPr>
                        </m:ctrlPr>
                      </m:e>
                    </m:acc>
                    <m:d>
                      <m:dPr>
                        <m:ctrlPr>
                          <w:rPr>
                            <w:rFonts w:ascii="Cambria Math" w:hAnsi="Cambria Math" w:eastAsia="Cambria Math"/>
                            <w:iCs/>
                          </w:rPr>
                        </m:ctrlPr>
                      </m:dPr>
                      <m:e>
                        <m:r>
                          <m:rPr>
                            <m:sty m:val="p"/>
                          </m:rPr>
                          <w:rPr>
                            <w:rFonts w:ascii="Cambria Math" w:hAnsi="Cambria Math" w:eastAsia="Cambria Math"/>
                          </w:rPr>
                          <m:t>r</m:t>
                        </m:r>
                        <m:ctrlPr>
                          <w:rPr>
                            <w:rFonts w:ascii="Cambria Math" w:hAnsi="Cambria Math" w:eastAsia="Cambria Math"/>
                            <w:iCs/>
                          </w:rPr>
                        </m:ctrlPr>
                      </m:e>
                    </m:d>
                    <m:r>
                      <m:rPr>
                        <m:sty m:val="p"/>
                      </m:rPr>
                      <w:rPr>
                        <w:rFonts w:ascii="Cambria Math" w:hAnsi="Cambria Math" w:eastAsia="Cambria Math"/>
                      </w:rPr>
                      <m:t>−C(r)</m:t>
                    </m:r>
                    <m:ctrlPr>
                      <w:rPr>
                        <w:rFonts w:ascii="Cambria Math" w:hAnsi="Cambria Math" w:eastAsia="Cambria Math"/>
                        <w:iCs/>
                      </w:rPr>
                    </m:ctrlPr>
                  </m:e>
                </m:d>
                <m:ctrlPr>
                  <w:rPr>
                    <w:rFonts w:ascii="Cambria Math" w:hAnsi="Cambria Math" w:eastAsia="Cambria Math"/>
                    <w:iCs/>
                  </w:rPr>
                </m:ctrlPr>
              </m:e>
              <m:sub>
                <m:r>
                  <m:rPr>
                    <m:sty m:val="p"/>
                  </m:rPr>
                  <w:rPr>
                    <w:rFonts w:ascii="Cambria Math" w:hAnsi="Cambria Math" w:eastAsia="Cambria Math"/>
                  </w:rPr>
                  <m:t>2</m:t>
                </m:r>
                <m:ctrlPr>
                  <w:rPr>
                    <w:rFonts w:ascii="Cambria Math" w:hAnsi="Cambria Math" w:eastAsia="Cambria Math"/>
                    <w:iCs/>
                  </w:rPr>
                </m:ctrlPr>
              </m:sub>
              <m:sup>
                <m:r>
                  <m:rPr>
                    <m:sty m:val="p"/>
                  </m:rPr>
                  <w:rPr>
                    <w:rFonts w:ascii="Cambria Math" w:hAnsi="Cambria Math" w:eastAsia="Cambria Math"/>
                  </w:rPr>
                  <m:t>2</m:t>
                </m:r>
                <m:ctrlPr>
                  <w:rPr>
                    <w:rFonts w:ascii="Cambria Math" w:hAnsi="Cambria Math" w:eastAsia="Cambria Math"/>
                    <w:iCs/>
                  </w:rPr>
                </m:ctrlPr>
              </m:sup>
            </m:sSubSup>
            <m:ctrlPr>
              <w:rPr>
                <w:rFonts w:ascii="Cambria Math" w:hAnsi="Cambria Math" w:eastAsia="Cambria Math"/>
                <w:iCs/>
              </w:rPr>
            </m:ctrlPr>
          </m:e>
        </m:nary>
      </m:oMath>
      <w:r>
        <w:rPr>
          <w:rFonts w:hint="eastAsia"/>
        </w:rPr>
        <w:t xml:space="preserve">， </w:t>
      </w:r>
      <w:r>
        <w:t xml:space="preserve">                      </w:t>
      </w:r>
      <w:r>
        <w:rPr>
          <w:rFonts w:hint="eastAsia"/>
        </w:rPr>
        <w:t>（</w:t>
      </w:r>
      <w:r>
        <w:t>3</w:t>
      </w:r>
      <w:r>
        <w:rPr>
          <w:rFonts w:hint="eastAsia"/>
        </w:rPr>
        <w:t>）</w:t>
      </w:r>
    </w:p>
    <w:p w14:paraId="5F9D744D">
      <w:pPr>
        <w:spacing w:before="120"/>
        <w:ind w:firstLine="420"/>
      </w:pPr>
      <w:r>
        <w:rPr>
          <w:rFonts w:hint="eastAsia"/>
        </w:rPr>
        <w:t>其中，</w:t>
      </w:r>
      <m:oMath>
        <m:r>
          <m:rPr>
            <m:sty m:val="p"/>
            <m:scr m:val="script"/>
          </m:rPr>
          <w:rPr>
            <w:rFonts w:ascii="Cambria Math" w:hAnsi="Cambria Math" w:eastAsia="Cambria Math"/>
          </w:rPr>
          <m:t>ℛ</m:t>
        </m:r>
        <m:r>
          <m:rPr>
            <m:sty m:val="p"/>
          </m:rPr>
          <w:rPr>
            <w:rFonts w:ascii="Cambria Math" w:hAnsi="Cambria Math"/>
          </w:rPr>
          <m:t>(P)</m:t>
        </m:r>
      </m:oMath>
      <w:r>
        <w:rPr>
          <w:rFonts w:hint="eastAsia"/>
        </w:rPr>
        <w:t xml:space="preserve"> 为目标视角P的所有相机射线的集合。</w:t>
      </w:r>
    </w:p>
    <w:p w14:paraId="12CEE2EF">
      <w:pPr>
        <w:tabs>
          <w:tab w:val="left" w:pos="383"/>
          <w:tab w:val="left" w:pos="2122"/>
          <w:tab w:val="left" w:pos="3491"/>
          <w:tab w:val="left" w:pos="4872"/>
          <w:tab w:val="left" w:pos="5256"/>
          <w:tab w:val="left" w:pos="7200"/>
        </w:tabs>
        <w:spacing w:before="120"/>
        <w:ind w:firstLine="525" w:firstLineChars="250"/>
        <w:rPr>
          <w:rFonts w:ascii="Helvetica" w:hAnsi="Helvetica" w:cs="Helvetica"/>
          <w:szCs w:val="21"/>
        </w:rPr>
      </w:pPr>
    </w:p>
    <w:p w14:paraId="7953DEDA">
      <w:pPr>
        <w:pStyle w:val="16"/>
        <w:spacing w:before="120" w:line="360" w:lineRule="exact"/>
        <w:ind w:firstLine="0" w:firstLineChars="0"/>
        <w:rPr>
          <w:rFonts w:ascii="宋体"/>
          <w:b/>
          <w:sz w:val="21"/>
          <w:szCs w:val="21"/>
        </w:rPr>
      </w:pPr>
      <w:r>
        <w:rPr>
          <w:rFonts w:ascii="宋体"/>
          <w:b/>
          <w:sz w:val="21"/>
          <w:szCs w:val="21"/>
          <w:highlight w:val="cyan"/>
        </w:rPr>
        <w:t>3</w:t>
      </w:r>
      <w:r>
        <w:rPr>
          <w:rFonts w:hint="eastAsia" w:ascii="宋体"/>
          <w:b/>
          <w:sz w:val="21"/>
          <w:szCs w:val="21"/>
          <w:highlight w:val="cyan"/>
        </w:rPr>
        <w:t>、</w:t>
      </w:r>
      <w:r>
        <w:rPr>
          <w:rFonts w:hint="eastAsia" w:ascii="宋体"/>
          <w:b/>
          <w:sz w:val="21"/>
          <w:szCs w:val="21"/>
        </w:rPr>
        <w:t>以因果关系推理的方式</w:t>
      </w:r>
      <w:r>
        <w:rPr>
          <w:rFonts w:hint="eastAsia" w:ascii="宋体"/>
          <w:b/>
          <w:sz w:val="21"/>
          <w:szCs w:val="21"/>
          <w:u w:val="single"/>
        </w:rPr>
        <w:t>推导出</w:t>
      </w:r>
      <w:r>
        <w:rPr>
          <w:rFonts w:hint="eastAsia" w:ascii="宋体"/>
          <w:b/>
          <w:sz w:val="21"/>
          <w:szCs w:val="21"/>
        </w:rPr>
        <w:t>现有技术的缺点是什么？</w:t>
      </w:r>
    </w:p>
    <w:p w14:paraId="1A868B31">
      <w:pPr>
        <w:pStyle w:val="16"/>
        <w:spacing w:before="120" w:line="360" w:lineRule="exact"/>
        <w:ind w:firstLine="422"/>
        <w:rPr>
          <w:color w:val="0000FF"/>
          <w:sz w:val="21"/>
          <w:szCs w:val="21"/>
        </w:rPr>
      </w:pPr>
      <w:r>
        <w:rPr>
          <w:rFonts w:hint="eastAsia" w:ascii="宋体"/>
          <w:b/>
          <w:sz w:val="21"/>
          <w:szCs w:val="21"/>
        </w:rPr>
        <w:t>针对这些缺点，说明本发明的目的。</w:t>
      </w:r>
      <w:r>
        <w:rPr>
          <w:rFonts w:hint="eastAsia" w:ascii="宋体"/>
          <w:color w:val="0000FF"/>
          <w:sz w:val="21"/>
          <w:szCs w:val="21"/>
        </w:rPr>
        <w:t>（缺点可以有多个，但一定要分清主次。最主要的缺点原则上只能有一个。）</w:t>
      </w:r>
    </w:p>
    <w:p w14:paraId="1FCD1931">
      <w:pPr>
        <w:spacing w:before="120"/>
        <w:ind w:firstLine="420"/>
      </w:pPr>
      <w:r>
        <w:rPr>
          <w:rFonts w:hint="eastAsia"/>
        </w:rPr>
        <w:t>虽然神经辐射场和与其相关的方法在三维重建领域取得了显著的突破，但神经辐射场在质量和速度两方面依然有着局限性。首先一般的神经辐射场需要大量的训练数据来捕捉三维场景的多样性和复杂性，这意味着需要大量的二维图像和相应的姿态信息，而大量的姿态数据的获取过程比较繁琐，且并不一定准确；并且神经辐射场在处理视角变化和遮挡问题时仍然存在挑战，当某些区域无法被多个视角观察到时，模型可能无法准确地重建这些区域；神经辐射场模型在从训练数据中未见过的区域进行泛化的能力仍然是一个挑战，特别是在极端光照或环境条件下，这往往意味着我们需要大量的时间和计算成本去建模一个特定的场景。这些缺陷对于神经辐射场的落地使用都是挑战。总结一下，本发明主要针对神经辐射场的以下问题提出优化：</w:t>
      </w:r>
    </w:p>
    <w:p w14:paraId="6E3B4123">
      <w:pPr>
        <w:spacing w:before="120"/>
        <w:ind w:firstLine="420"/>
      </w:pPr>
      <w:r>
        <w:rPr>
          <w:rFonts w:hint="eastAsia"/>
        </w:rPr>
        <w:t>（</w:t>
      </w:r>
      <w:r>
        <w:t>1</w:t>
      </w:r>
      <w:r>
        <w:rPr>
          <w:rFonts w:hint="eastAsia"/>
        </w:rPr>
        <w:t>）大多数方法采用一个模型对应单一场景的范式，这意味着我们需要额外的时间和空间成本来训练一个新的场景，从而影响模型的应用和落地。本发明目的在于得到一个可应用于多个场景的统一模型，该模型具有较强的可泛化性，即使在面对未知场景时也能够得到高质量的重建结果。</w:t>
      </w:r>
    </w:p>
    <w:p w14:paraId="128B8803">
      <w:pPr>
        <w:spacing w:before="120"/>
        <w:ind w:firstLine="420"/>
      </w:pPr>
      <w:r>
        <w:rPr>
          <w:rFonts w:hint="eastAsia"/>
        </w:rPr>
        <w:t>（</w:t>
      </w:r>
      <w:r>
        <w:t>2</w:t>
      </w:r>
      <w:r>
        <w:rPr>
          <w:rFonts w:hint="eastAsia"/>
        </w:rPr>
        <w:t>）源视图数量不足情况下的信息稀疏问题：少视角输入图像通常仅提供有限的视角和位姿信息，输入的少视角图像无法涵盖完整场景，可能会出现部分信息缺失或被遮挡的情况，从而对重建和渲染产生负面影响，导致重建结果不完整或不精确。</w:t>
      </w:r>
    </w:p>
    <w:p w14:paraId="0DED9324">
      <w:pPr>
        <w:spacing w:before="120"/>
        <w:ind w:firstLine="420"/>
      </w:pPr>
      <w:r>
        <w:rPr>
          <w:rFonts w:hint="eastAsia"/>
        </w:rPr>
        <w:t>（</w:t>
      </w:r>
      <w:r>
        <w:t>3</w:t>
      </w:r>
      <w:r>
        <w:rPr>
          <w:rFonts w:hint="eastAsia"/>
        </w:rPr>
        <w:t>）密集监督下的几何与外观失真问题：虽然原始的神经辐射场输入的是每个采样点的坐标和视角方向输出的也是每个采样点的辐射值，但是对于每个采样点的辐射值并没有可以直接用做监督的真值信号，我们用于监督的都是对应一条目标射线上所有采样点的渲染结果的一个真实目标像素颜色，这可能会导致由于局部区域采样点预测不准而造成的局部区域市镇与外观失真问题。</w:t>
      </w:r>
    </w:p>
    <w:p w14:paraId="36EF6C1B">
      <w:pPr>
        <w:pStyle w:val="16"/>
        <w:spacing w:before="120" w:line="360" w:lineRule="exact"/>
        <w:ind w:firstLine="420"/>
        <w:rPr>
          <w:color w:val="0000FF"/>
          <w:sz w:val="21"/>
          <w:szCs w:val="21"/>
        </w:rPr>
      </w:pPr>
    </w:p>
    <w:p w14:paraId="753738B2">
      <w:pPr>
        <w:pStyle w:val="16"/>
        <w:spacing w:before="120" w:line="360" w:lineRule="exact"/>
        <w:ind w:firstLine="422"/>
        <w:rPr>
          <w:i/>
          <w:sz w:val="21"/>
          <w:szCs w:val="21"/>
        </w:rPr>
      </w:pPr>
      <w:r>
        <w:rPr>
          <w:rFonts w:ascii="宋体"/>
          <w:b/>
          <w:sz w:val="21"/>
          <w:szCs w:val="21"/>
          <w:highlight w:val="green"/>
        </w:rPr>
        <w:t>4</w:t>
      </w:r>
      <w:r>
        <w:rPr>
          <w:rFonts w:hint="eastAsia" w:ascii="宋体"/>
          <w:b/>
          <w:sz w:val="21"/>
          <w:szCs w:val="21"/>
          <w:highlight w:val="green"/>
        </w:rPr>
        <w:t>、</w:t>
      </w:r>
      <w:r>
        <w:rPr>
          <w:rFonts w:hint="eastAsia" w:ascii="宋体"/>
          <w:b/>
          <w:sz w:val="21"/>
          <w:szCs w:val="21"/>
        </w:rPr>
        <w:t>本发明技术方案的详细阐述，应该结合流程图、原理框图、电路图、时序图进行说明</w:t>
      </w:r>
      <w:r>
        <w:rPr>
          <w:rFonts w:hint="eastAsia" w:ascii="宋体"/>
          <w:color w:val="0000FF"/>
          <w:sz w:val="21"/>
          <w:szCs w:val="21"/>
        </w:rPr>
        <w:t>（所有英文缩写都应有中文注释；</w:t>
      </w:r>
      <w:r>
        <w:rPr>
          <w:rFonts w:hint="eastAsia" w:ascii="宋体"/>
          <w:b/>
          <w:color w:val="0000FF"/>
          <w:sz w:val="21"/>
          <w:szCs w:val="21"/>
          <w:u w:val="single"/>
        </w:rPr>
        <w:t>所有附图都应该有详细的文字描述，以别人不看附图即可明白技术方案为准</w:t>
      </w:r>
      <w:r>
        <w:rPr>
          <w:rFonts w:hint="eastAsia" w:ascii="宋体"/>
          <w:color w:val="0000FF"/>
          <w:sz w:val="21"/>
          <w:szCs w:val="21"/>
        </w:rPr>
        <w:t>；同时附图中的关键词或方框图中的注释都尽量用中文；方法专利都应该提供流程图，并提供相关的系统装置）。</w:t>
      </w:r>
    </w:p>
    <w:p w14:paraId="2988A292">
      <w:pPr>
        <w:spacing w:before="120"/>
        <w:ind w:firstLine="420"/>
        <w:rPr>
          <w:u w:val="single"/>
        </w:rPr>
      </w:pPr>
      <w:r>
        <w:rPr>
          <w:rFonts w:hint="eastAsia"/>
          <w:u w:val="single"/>
        </w:rPr>
        <w:t>技术问题</w:t>
      </w:r>
    </w:p>
    <w:p w14:paraId="1525D0F9">
      <w:pPr>
        <w:spacing w:before="120"/>
        <w:ind w:firstLine="420"/>
      </w:pPr>
      <w:r>
        <w:t>本发明涉及三维重建领域，具体涉及少视角输入下的</w:t>
      </w:r>
      <w:r>
        <w:rPr>
          <w:rFonts w:hint="eastAsia"/>
        </w:rPr>
        <w:t>可泛化</w:t>
      </w:r>
      <w:r>
        <w:t>新视角图像合成方法</w:t>
      </w:r>
      <w:r>
        <w:rPr>
          <w:rFonts w:hint="eastAsia"/>
        </w:rPr>
        <w:t>。</w:t>
      </w:r>
    </w:p>
    <w:p w14:paraId="31E52C42">
      <w:pPr>
        <w:spacing w:before="120"/>
        <w:ind w:firstLine="420"/>
        <w:rPr>
          <w:u w:val="single"/>
        </w:rPr>
      </w:pPr>
      <w:r>
        <w:rPr>
          <w:rFonts w:hint="eastAsia"/>
          <w:u w:val="single"/>
        </w:rPr>
        <w:t>技术方案</w:t>
      </w:r>
    </w:p>
    <w:p w14:paraId="42A5E486">
      <w:pPr>
        <w:spacing w:before="120"/>
        <w:ind w:firstLine="420"/>
      </w:pPr>
      <w:r>
        <w:rPr>
          <w:rFonts w:hint="eastAsia"/>
        </w:rPr>
        <w:t>本发明</w:t>
      </w:r>
      <w:r>
        <w:t>提出了一种基于少视角协作的可泛化神经辐射场方法，</w:t>
      </w:r>
      <w:r>
        <w:rPr>
          <w:rFonts w:hint="eastAsia"/>
        </w:rPr>
        <w:t>该方法不需要任何额外的监督信息，通过考虑输入源视图之间的协作机制实现了精确和广义的三维场景建模能力。</w:t>
      </w:r>
      <w:r>
        <w:t>具体来说，该方法包括使用预训练的编码器从源图像中提取特征体，然后应用</w:t>
      </w:r>
      <w:r>
        <w:rPr>
          <w:rFonts w:hint="eastAsia"/>
        </w:rPr>
        <w:t>跨视角的特征协作融合以</w:t>
      </w:r>
      <w:r>
        <w:t>自适应的</w:t>
      </w:r>
      <w:r>
        <w:rPr>
          <w:rFonts w:hint="eastAsia"/>
        </w:rPr>
        <w:t>融合</w:t>
      </w:r>
      <w:r>
        <w:t>不同源视图的特征。</w:t>
      </w:r>
      <w:r>
        <w:rPr>
          <w:rFonts w:hint="eastAsia"/>
        </w:rPr>
        <w:t>该协作融合方法通过注意力机制隐式引入三维场景的几何先验，并通过</w:t>
      </w:r>
      <w:r>
        <w:t>结合不同视点中相应部分的信息来校正被遮挡区域的特征</w:t>
      </w:r>
      <w:r>
        <w:rPr>
          <w:rFonts w:hint="eastAsia"/>
        </w:rPr>
        <w:t>。此外，协作机制还被应用于神经辐射场的输出端，从几何和外观的角度进行约束。其中，</w:t>
      </w:r>
      <w:r>
        <w:t>几何正则化采用自监督</w:t>
      </w:r>
      <w:r>
        <w:rPr>
          <w:rFonts w:hint="eastAsia"/>
        </w:rPr>
        <w:t>方式</w:t>
      </w:r>
      <w:r>
        <w:t>，旨</w:t>
      </w:r>
      <w:r>
        <w:rPr>
          <w:rFonts w:hint="eastAsia"/>
        </w:rPr>
        <w:t>在于</w:t>
      </w:r>
      <w:r>
        <w:t>最大限度地减少相邻目标射线预测深度之间的差异</w:t>
      </w:r>
      <w:r>
        <w:rPr>
          <w:rFonts w:hint="eastAsia"/>
        </w:rPr>
        <w:t>。</w:t>
      </w:r>
      <w:r>
        <w:t>外观正则化利用与每个目标射线</w:t>
      </w:r>
      <w:r>
        <w:rPr>
          <w:rFonts w:hint="eastAsia"/>
        </w:rPr>
        <w:t>在</w:t>
      </w:r>
      <w:r>
        <w:t>源视图中对应的极线作为颜色伪标签</w:t>
      </w:r>
      <w:r>
        <w:rPr>
          <w:rFonts w:hint="eastAsia"/>
        </w:rPr>
        <w:t>，从而</w:t>
      </w:r>
      <w:r>
        <w:t>引导目标射线的生成</w:t>
      </w:r>
      <w:r>
        <w:rPr>
          <w:rFonts w:hint="eastAsia"/>
        </w:rPr>
        <w:t>。本发明所训练的模型具有适用于任意场景的泛化能力。</w:t>
      </w:r>
    </w:p>
    <w:p w14:paraId="076A38BB">
      <w:pPr>
        <w:spacing w:before="120"/>
        <w:ind w:firstLine="420"/>
        <w:rPr>
          <w:u w:val="single"/>
        </w:rPr>
      </w:pPr>
    </w:p>
    <w:p w14:paraId="5379B62E">
      <w:pPr>
        <w:spacing w:before="120"/>
        <w:ind w:firstLine="0" w:firstLineChars="0"/>
        <w:rPr>
          <w:u w:val="single"/>
        </w:rPr>
      </w:pPr>
      <w:r>
        <w:rPr>
          <w:u w:val="single"/>
        </w:rPr>
        <w:drawing>
          <wp:inline distT="0" distB="0" distL="0" distR="0">
            <wp:extent cx="5781675" cy="2702560"/>
            <wp:effectExtent l="0" t="0" r="9525" b="2540"/>
            <wp:docPr id="1292251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25153" name="图片 1"/>
                    <pic:cNvPicPr>
                      <a:picLocks noChangeAspect="1"/>
                    </pic:cNvPicPr>
                  </pic:nvPicPr>
                  <pic:blipFill>
                    <a:blip r:embed="rId12"/>
                    <a:stretch>
                      <a:fillRect/>
                    </a:stretch>
                  </pic:blipFill>
                  <pic:spPr>
                    <a:xfrm>
                      <a:off x="0" y="0"/>
                      <a:ext cx="5781675" cy="2702560"/>
                    </a:xfrm>
                    <a:prstGeom prst="rect">
                      <a:avLst/>
                    </a:prstGeom>
                  </pic:spPr>
                </pic:pic>
              </a:graphicData>
            </a:graphic>
          </wp:inline>
        </w:drawing>
      </w:r>
    </w:p>
    <w:p w14:paraId="59E5A831">
      <w:pPr>
        <w:pStyle w:val="33"/>
        <w:spacing w:before="120" w:after="120"/>
        <w:rPr>
          <w:u w:val="single"/>
        </w:rPr>
      </w:pPr>
      <w:r>
        <w:rPr>
          <w:rFonts w:hint="eastAsia"/>
        </w:rPr>
        <w:t xml:space="preserve">图 </w:t>
      </w:r>
      <w:r>
        <w:t xml:space="preserve">1 </w:t>
      </w:r>
      <w:r>
        <w:rPr>
          <w:rFonts w:hint="eastAsia"/>
        </w:rPr>
        <w:t>本发明的整体框架流程图。</w:t>
      </w:r>
    </w:p>
    <w:p w14:paraId="682622DD">
      <w:pPr>
        <w:spacing w:before="120"/>
        <w:ind w:firstLine="420"/>
      </w:pPr>
      <w:r>
        <w:rPr>
          <w:rFonts w:hint="eastAsia"/>
        </w:rPr>
        <w:t xml:space="preserve">进一步地，如图 </w:t>
      </w:r>
      <w:r>
        <w:t xml:space="preserve">1 </w:t>
      </w:r>
      <w:r>
        <w:rPr>
          <w:rFonts w:hint="eastAsia"/>
        </w:rPr>
        <w:t>所示，所述新视角图像生成过程包含以下步骤。</w:t>
      </w:r>
    </w:p>
    <w:p w14:paraId="4B4F65EC">
      <w:pPr>
        <w:spacing w:before="120"/>
        <w:ind w:firstLine="420"/>
      </w:pPr>
      <w:r>
        <w:t>步骤</w:t>
      </w:r>
      <w:r>
        <w:rPr>
          <w:rFonts w:hint="eastAsia"/>
        </w:rPr>
        <w:t xml:space="preserve"> </w:t>
      </w:r>
      <w:r>
        <w:t>1 构建神经辐射场</w:t>
      </w:r>
    </w:p>
    <w:p w14:paraId="4005FE87">
      <w:pPr>
        <w:spacing w:before="120"/>
        <w:ind w:firstLine="420"/>
      </w:pPr>
      <w:r>
        <w:rPr>
          <w:rFonts w:hint="eastAsia"/>
        </w:rPr>
        <w:t>本发明</w:t>
      </w:r>
      <w:r>
        <w:t>在</w:t>
      </w:r>
      <w:r>
        <w:rPr>
          <w:rFonts w:hint="eastAsia"/>
        </w:rPr>
        <w:t>神经辐射场</w:t>
      </w:r>
      <w:r>
        <w:t>的5D输入基础上</w:t>
      </w:r>
      <w:r>
        <w:rPr>
          <w:rFonts w:hint="eastAsia"/>
        </w:rPr>
        <w:t>引入</w:t>
      </w:r>
      <w:r>
        <w:t>另外一源图像像素特征，</w:t>
      </w:r>
      <w:r>
        <w:rPr>
          <w:rFonts w:hint="eastAsia"/>
        </w:rPr>
        <w:t>因此改进后的</w:t>
      </w:r>
      <w:r>
        <w:t>神经辐射场</w:t>
      </w:r>
      <w:r>
        <w:rPr>
          <w:rFonts w:hint="eastAsia"/>
        </w:rPr>
        <w:t>可以</w:t>
      </w:r>
      <w:r>
        <w:t>表示为</w:t>
      </w:r>
      <w:r>
        <w:rPr>
          <w:rFonts w:hint="eastAsia"/>
        </w:rPr>
        <w:t>：</w:t>
      </w:r>
    </w:p>
    <w:p w14:paraId="41025B2F">
      <w:pPr>
        <w:spacing w:before="120"/>
        <w:ind w:firstLine="420"/>
        <w:jc w:val="right"/>
      </w:pP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θ</m:t>
            </m:r>
            <m:ctrlPr>
              <w:rPr>
                <w:rFonts w:ascii="Cambria Math" w:hAnsi="Cambria Math"/>
              </w:rPr>
            </m:ctrlPr>
          </m:sub>
        </m:sSub>
        <m:d>
          <m:dPr>
            <m:ctrlPr>
              <w:rPr>
                <w:rFonts w:ascii="Cambria Math" w:hAnsi="Cambria Math" w:eastAsia="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r>
              <m:rPr/>
              <w:rPr>
                <w:rFonts w:ascii="Cambria Math" w:hAnsi="Cambria Math"/>
              </w:rPr>
              <m:t>d</m:t>
            </m:r>
            <m:r>
              <m:rPr>
                <m:sty m:val="p"/>
              </m:rPr>
              <w:rPr>
                <w:rFonts w:ascii="Cambria Math" w:hAnsi="Cambria Math"/>
              </w:rPr>
              <m:t>,ρ(</m:t>
            </m:r>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Sub>
                <m:r>
                  <m:rPr>
                    <m:sty m:val="p"/>
                  </m:rPr>
                  <w:rPr>
                    <w:rFonts w:ascii="Cambria Math" w:hAnsi="Cambria Math"/>
                  </w:rPr>
                  <m:t>}</m:t>
                </m:r>
                <m:ctrlPr>
                  <w:rPr>
                    <w:rFonts w:ascii="Cambria Math" w:hAnsi="Cambria Math"/>
                  </w:rPr>
                </m:ctrlPr>
              </m:e>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sSubSup>
            <m:r>
              <m:rPr>
                <m:sty m:val="p"/>
              </m:rPr>
              <w:rPr>
                <w:rFonts w:ascii="Cambria Math" w:hAnsi="Cambria Math"/>
              </w:rPr>
              <m:t>)</m:t>
            </m:r>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c</m:t>
            </m:r>
            <m:r>
              <m:rPr>
                <m:sty m:val="p"/>
              </m:rPr>
              <w:rPr>
                <w:rFonts w:ascii="Cambria Math" w:hAnsi="Cambria Math"/>
              </w:rPr>
              <m:t>,</m:t>
            </m:r>
            <m:r>
              <m:rPr/>
              <w:rPr>
                <w:rFonts w:ascii="Cambria Math" w:hAnsi="Cambria Math"/>
              </w:rPr>
              <m:t>σ</m:t>
            </m:r>
            <m:ctrlPr>
              <w:rPr>
                <w:rFonts w:ascii="Cambria Math" w:hAnsi="Cambria Math"/>
              </w:rPr>
            </m:ctrlPr>
          </m:e>
        </m:d>
      </m:oMath>
      <w:r>
        <w:rPr>
          <w:rFonts w:hint="eastAsia"/>
        </w:rPr>
        <w:t xml:space="preserve">， </w:t>
      </w:r>
      <w:r>
        <w:t xml:space="preserve">                       </w:t>
      </w:r>
      <w:r>
        <w:rPr>
          <w:rFonts w:hint="eastAsia"/>
        </w:rPr>
        <w:t>（</w:t>
      </w:r>
      <w:r>
        <w:t>4</w:t>
      </w:r>
      <w:r>
        <w:rPr>
          <w:rFonts w:hint="eastAsia"/>
        </w:rPr>
        <w:t>）</w:t>
      </w:r>
    </w:p>
    <w:p w14:paraId="1270E142">
      <w:pPr>
        <w:spacing w:before="120"/>
        <w:ind w:firstLine="420"/>
      </w:pPr>
      <w:r>
        <w:rPr>
          <w:rFonts w:hint="eastAsia"/>
        </w:rPr>
        <w:t>其中，输入包括查询点坐标</w:t>
      </w:r>
      <m:oMath>
        <m:r>
          <m:rPr>
            <m:sty m:val="p"/>
          </m:rPr>
          <w:rPr>
            <w:rFonts w:ascii="Cambria Math" w:hAnsi="Cambria Math"/>
          </w:rPr>
          <m:t xml:space="preserve"> x</m:t>
        </m:r>
      </m:oMath>
      <w:r>
        <w:rPr>
          <w:rFonts w:hint="eastAsia"/>
        </w:rPr>
        <w:t xml:space="preserve">，视角方向 </w:t>
      </w:r>
      <m:oMath>
        <m:r>
          <m:rPr/>
          <w:rPr>
            <w:rFonts w:ascii="Cambria Math" w:hAnsi="Cambria Math"/>
          </w:rPr>
          <m:t>d</m:t>
        </m:r>
        <m:r>
          <m:rPr>
            <m:sty m:val="p"/>
          </m:rPr>
          <w:rPr>
            <w:rFonts w:ascii="Cambria Math" w:hAnsi="Cambria Math"/>
          </w:rPr>
          <m:t xml:space="preserve"> </m:t>
        </m:r>
      </m:oMath>
      <w:r>
        <w:rPr>
          <w:rFonts w:hint="eastAsia"/>
        </w:rPr>
        <w:t xml:space="preserve">以及对应源图像的像素特征 </w:t>
      </w: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Sub>
      </m:oMath>
      <w:r>
        <w:rPr>
          <w:rFonts w:hint="eastAsia"/>
        </w:rPr>
        <w:t xml:space="preserve">，输出的是查询点对应位置的辐射值 </w:t>
      </w:r>
      <m:oMath>
        <m:d>
          <m:dPr>
            <m:ctrlPr>
              <w:rPr>
                <w:rFonts w:ascii="Cambria Math" w:hAnsi="Cambria Math"/>
              </w:rPr>
            </m:ctrlPr>
          </m:dPr>
          <m:e>
            <m:r>
              <m:rPr/>
              <w:rPr>
                <w:rFonts w:ascii="Cambria Math" w:hAnsi="Cambria Math"/>
              </w:rPr>
              <m:t>c</m:t>
            </m:r>
            <m:r>
              <m:rPr>
                <m:sty m:val="p"/>
              </m:rPr>
              <w:rPr>
                <w:rFonts w:ascii="Cambria Math" w:hAnsi="Cambria Math"/>
              </w:rPr>
              <m:t>,</m:t>
            </m:r>
            <m:r>
              <m:rPr/>
              <w:rPr>
                <w:rFonts w:ascii="Cambria Math" w:hAnsi="Cambria Math"/>
              </w:rPr>
              <m:t>σ</m:t>
            </m:r>
            <m:ctrlPr>
              <w:rPr>
                <w:rFonts w:ascii="Cambria Math" w:hAnsi="Cambria Math"/>
              </w:rPr>
            </m:ctrlPr>
          </m:e>
        </m:d>
      </m:oMath>
      <w:r>
        <w:rPr>
          <w:rFonts w:hint="eastAsia"/>
        </w:rPr>
        <w:t>。</w:t>
      </w:r>
      <m:oMath>
        <m:r>
          <m:rPr>
            <m:sty m:val="p"/>
          </m:rPr>
          <w:rPr>
            <w:rFonts w:ascii="Cambria Math" w:hAnsi="Cambria Math"/>
          </w:rPr>
          <m:t xml:space="preserve"> ρ </m:t>
        </m:r>
      </m:oMath>
      <w:r>
        <w:rPr>
          <w:rFonts w:hint="eastAsia"/>
        </w:rPr>
        <w:t>表示计算平均的操作，</w:t>
      </w:r>
      <m:oMath>
        <m:r>
          <m:rPr/>
          <w:rPr>
            <w:rFonts w:hint="eastAsia" w:ascii="Cambria Math" w:hAnsi="Cambria Math"/>
          </w:rPr>
          <m:t>N</m:t>
        </m:r>
        <m:r>
          <m:rPr>
            <m:sty m:val="p"/>
          </m:rPr>
          <w:rPr>
            <w:rFonts w:ascii="Cambria Math" w:hAnsi="Cambria Math"/>
          </w:rPr>
          <m:t xml:space="preserve"> </m:t>
        </m:r>
      </m:oMath>
      <w:r>
        <w:rPr>
          <w:rFonts w:hint="eastAsia"/>
        </w:rPr>
        <w:t>表示源视图的数量，</w:t>
      </w:r>
      <m:oMath>
        <m:r>
          <m:rPr>
            <m:sty m:val="p"/>
          </m:rPr>
          <w:rPr>
            <w:rFonts w:ascii="Cambria Math" w:hAnsi="Cambria Math"/>
          </w:rPr>
          <m:t>γ</m:t>
        </m:r>
      </m:oMath>
      <w:r>
        <w:rPr>
          <w:rFonts w:hint="eastAsia"/>
        </w:rPr>
        <w:t xml:space="preserve"> 对应神经辐射场中的位置编码操作。</w:t>
      </w:r>
    </w:p>
    <w:p w14:paraId="0F7E69E3">
      <w:pPr>
        <w:spacing w:before="120"/>
        <w:ind w:firstLine="420"/>
      </w:pPr>
      <w:r>
        <w:t>步骤</w:t>
      </w:r>
      <w:r>
        <w:rPr>
          <w:rFonts w:hint="eastAsia"/>
        </w:rPr>
        <w:t xml:space="preserve"> </w:t>
      </w:r>
      <w:r>
        <w:t>2 跨视角特征体的协作融合</w:t>
      </w:r>
    </w:p>
    <w:p w14:paraId="7FB0D2D2">
      <w:pPr>
        <w:spacing w:before="120"/>
        <w:ind w:firstLine="420"/>
      </w:pPr>
      <w:r>
        <w:rPr>
          <w:rFonts w:hint="eastAsia"/>
        </w:rPr>
        <w:t>首先在神经辐射场的输入端进行多视角源图像的协作融合，其目的在于</w:t>
      </w:r>
      <w:r>
        <w:t>获得</w:t>
      </w:r>
      <m:oMath>
        <m:r>
          <m:rPr>
            <m:sty m:val="p"/>
          </m:rPr>
          <w:rPr>
            <w:rFonts w:ascii="Cambria Math" w:hAnsi="Cambria Math"/>
          </w:rPr>
          <m:t xml:space="preserve"> </m:t>
        </m:r>
        <m:r>
          <m:rPr/>
          <w:rPr>
            <w:rFonts w:ascii="Cambria Math" w:hAnsi="Cambria Math"/>
          </w:rPr>
          <m:t>N</m:t>
        </m:r>
        <m:r>
          <m:rPr>
            <m:sty m:val="p"/>
          </m:rPr>
          <w:rPr>
            <w:rFonts w:ascii="Cambria Math" w:hAnsi="Cambria Math"/>
          </w:rPr>
          <m:t xml:space="preserve"> </m:t>
        </m:r>
      </m:oMath>
      <w:r>
        <w:t>个融合之后的</w:t>
      </w:r>
      <w:r>
        <w:rPr>
          <w:rFonts w:hint="eastAsia"/>
        </w:rPr>
        <w:t>图像</w:t>
      </w:r>
      <w:r>
        <w:t>特征体，这些</w:t>
      </w:r>
      <w:r>
        <w:rPr>
          <w:rFonts w:hint="eastAsia"/>
        </w:rPr>
        <w:t>特征体整合了</w:t>
      </w:r>
      <w:r>
        <w:t>其他源视图的信息</w:t>
      </w:r>
      <w:r>
        <w:rPr>
          <w:rFonts w:hint="eastAsia"/>
        </w:rPr>
        <w:t>，从而具有鲁棒的场景建模能力。</w:t>
      </w:r>
    </w:p>
    <w:p w14:paraId="3D94CCAF">
      <w:pPr>
        <w:spacing w:before="120"/>
        <w:ind w:firstLine="420"/>
      </w:pPr>
      <w:r>
        <w:t>步骤</w:t>
      </w:r>
      <w:r>
        <w:rPr>
          <w:rFonts w:hint="eastAsia"/>
        </w:rPr>
        <w:t xml:space="preserve"> </w:t>
      </w:r>
      <w:r>
        <w:t>3 射线</w:t>
      </w:r>
      <w:r>
        <w:rPr>
          <w:rFonts w:hint="eastAsia"/>
        </w:rPr>
        <w:t>的</w:t>
      </w:r>
      <w:r>
        <w:t>正则化</w:t>
      </w:r>
    </w:p>
    <w:p w14:paraId="107D1BEF">
      <w:pPr>
        <w:spacing w:before="120"/>
        <w:ind w:firstLine="420"/>
      </w:pPr>
      <w:r>
        <w:rPr>
          <w:rFonts w:hint="eastAsia"/>
        </w:rPr>
        <w:t>接下来，将协作机制进一步拓展到神经辐射场输出的每个采样点的预测辐射值上。从几何和外观两个角度出发，使用显式的方式直接约束神经辐射场的输出。</w:t>
      </w:r>
    </w:p>
    <w:p w14:paraId="2AA568CE">
      <w:pPr>
        <w:spacing w:before="120"/>
        <w:ind w:firstLine="420"/>
      </w:pPr>
      <w:r>
        <w:rPr>
          <w:rFonts w:hint="eastAsia"/>
        </w:rPr>
        <w:t xml:space="preserve">步骤 </w:t>
      </w:r>
      <w:r>
        <w:t xml:space="preserve">4 </w:t>
      </w:r>
      <w:r>
        <w:rPr>
          <w:rFonts w:hint="eastAsia"/>
        </w:rPr>
        <w:t>体渲染与训练</w:t>
      </w:r>
    </w:p>
    <w:p w14:paraId="1A2A1C98">
      <w:pPr>
        <w:spacing w:before="120"/>
        <w:ind w:firstLine="420"/>
      </w:pPr>
      <w:r>
        <w:t>在每次优化迭代中，随机采样一批相机射线</w:t>
      </w:r>
      <w:r>
        <w:rPr>
          <w:rFonts w:hint="eastAsia"/>
        </w:rPr>
        <w:t>进行样本点查询。然后，使用体渲染过程来渲染每条目标射线的颜色。本发明的训练损失包括预测像素与</w:t>
      </w:r>
      <w:r>
        <w:t>真实像素颜色之间的</w:t>
      </w:r>
      <w:r>
        <w:rPr>
          <w:rFonts w:hint="eastAsia"/>
        </w:rPr>
        <w:t>平均</w:t>
      </w:r>
      <w:r>
        <w:t>平方误差</w:t>
      </w:r>
      <w:r>
        <w:rPr>
          <w:rFonts w:hint="eastAsia"/>
        </w:rPr>
        <w:t>以及步骤3中所提出的射线正则化约束，联合应用于神经辐射场以及跨视角协作融合模块的优化。</w:t>
      </w:r>
    </w:p>
    <w:p w14:paraId="7AA008B4">
      <w:pPr>
        <w:spacing w:before="120"/>
        <w:ind w:firstLine="420"/>
        <w:rPr>
          <w:u w:val="single"/>
        </w:rPr>
      </w:pPr>
      <w:r>
        <w:rPr>
          <w:rFonts w:hint="eastAsia"/>
          <w:u w:val="single"/>
        </w:rPr>
        <w:t>技术效果</w:t>
      </w:r>
    </w:p>
    <w:p w14:paraId="7318FD60">
      <w:pPr>
        <w:spacing w:before="120"/>
        <w:ind w:firstLine="420"/>
      </w:pPr>
      <w:r>
        <w:rPr>
          <w:rFonts w:hint="eastAsia"/>
        </w:rPr>
        <w:t>与现有技术相比，本发明具有以下有益效果：</w:t>
      </w:r>
    </w:p>
    <w:p w14:paraId="20BD49FB">
      <w:pPr>
        <w:spacing w:before="120"/>
        <w:ind w:firstLine="420"/>
      </w:pPr>
      <w:r>
        <w:rPr>
          <w:rFonts w:hint="eastAsia"/>
        </w:rPr>
        <w:t>（1）协作融合机制：本发明提出了一个新颖的跨视角协作模块，在输入和输出端将多视图补偿和一致性集成到神经辐射场中，以对齐来自不同视图的信息。</w:t>
      </w:r>
    </w:p>
    <w:p w14:paraId="18CBF0A3">
      <w:pPr>
        <w:spacing w:before="120"/>
        <w:ind w:firstLine="420"/>
      </w:pPr>
      <w:r>
        <w:rPr>
          <w:rFonts w:hint="eastAsia"/>
        </w:rPr>
        <w:t>（2）射线的正则化：通过多方向目标射线的自监督约束实现相邻区域的几何正则化。此外，利用目标射线对应的原视图极线约束目标射线的颜色预测。</w:t>
      </w:r>
    </w:p>
    <w:p w14:paraId="0A321BC8">
      <w:pPr>
        <w:spacing w:before="120"/>
        <w:ind w:firstLine="420"/>
      </w:pPr>
      <w:r>
        <w:rPr>
          <w:rFonts w:hint="eastAsia"/>
        </w:rPr>
        <w:t>（3）优异的泛化性：本发明所提出的协作机制使模型具备隐式建模场景几何和外观的能力，从而可以广泛应用于未知新场景并实现高效的新视角重建。</w:t>
      </w:r>
    </w:p>
    <w:p w14:paraId="29C91CEB">
      <w:pPr>
        <w:spacing w:before="120"/>
        <w:ind w:firstLine="420"/>
        <w:rPr>
          <w:u w:val="single"/>
        </w:rPr>
      </w:pPr>
      <w:r>
        <w:rPr>
          <w:rFonts w:hint="eastAsia"/>
          <w:u w:val="single"/>
        </w:rPr>
        <w:t>附图说明</w:t>
      </w:r>
    </w:p>
    <w:p w14:paraId="2CF3A668">
      <w:pPr>
        <w:spacing w:before="120"/>
        <w:ind w:firstLine="420"/>
      </w:pPr>
      <w:r>
        <w:rPr>
          <w:rFonts w:hint="eastAsia"/>
        </w:rPr>
        <w:t>图 1</w:t>
      </w:r>
      <w:r>
        <w:t xml:space="preserve"> </w:t>
      </w:r>
      <w:r>
        <w:rPr>
          <w:rFonts w:hint="eastAsia"/>
        </w:rPr>
        <w:t>为</w:t>
      </w:r>
      <w:r>
        <w:t>本发明的</w:t>
      </w:r>
      <w:r>
        <w:rPr>
          <w:rFonts w:hint="eastAsia"/>
        </w:rPr>
        <w:t>整体框架流程图；</w:t>
      </w:r>
    </w:p>
    <w:p w14:paraId="67CE6DB4">
      <w:pPr>
        <w:spacing w:before="120"/>
        <w:ind w:firstLine="420"/>
      </w:pPr>
      <w:r>
        <w:rPr>
          <w:rFonts w:hint="eastAsia"/>
        </w:rPr>
        <w:t xml:space="preserve">图 </w:t>
      </w:r>
      <w:r>
        <w:t xml:space="preserve">2 </w:t>
      </w:r>
      <w:r>
        <w:rPr>
          <w:rFonts w:hint="eastAsia"/>
        </w:rPr>
        <w:t>为</w:t>
      </w:r>
      <w:r>
        <w:t>本发明的</w:t>
      </w:r>
      <w:r>
        <w:rPr>
          <w:rFonts w:hint="eastAsia"/>
        </w:rPr>
        <w:t>细节框架流程图</w:t>
      </w:r>
    </w:p>
    <w:p w14:paraId="0F4CCE5E">
      <w:pPr>
        <w:spacing w:before="120"/>
        <w:ind w:firstLine="420"/>
      </w:pPr>
      <w:r>
        <w:rPr>
          <w:rFonts w:hint="eastAsia"/>
        </w:rPr>
        <w:t xml:space="preserve">图 </w:t>
      </w:r>
      <w:r>
        <w:t xml:space="preserve">3 </w:t>
      </w:r>
      <w:r>
        <w:rPr>
          <w:rFonts w:hint="eastAsia"/>
        </w:rPr>
        <w:t>为</w:t>
      </w:r>
      <w:r>
        <w:t>本发明</w:t>
      </w:r>
      <w:r>
        <w:rPr>
          <w:rFonts w:hint="eastAsia"/>
        </w:rPr>
        <w:t>步骤2的详细描述；</w:t>
      </w:r>
    </w:p>
    <w:p w14:paraId="327ED0AD">
      <w:pPr>
        <w:spacing w:before="120"/>
        <w:ind w:firstLine="420"/>
      </w:pPr>
      <w:r>
        <w:rPr>
          <w:rFonts w:hint="eastAsia"/>
        </w:rPr>
        <w:t xml:space="preserve">图 </w:t>
      </w:r>
      <w:r>
        <w:t xml:space="preserve">4 </w:t>
      </w:r>
      <w:r>
        <w:rPr>
          <w:rFonts w:hint="eastAsia"/>
        </w:rPr>
        <w:t>为</w:t>
      </w:r>
      <w:r>
        <w:t>本发明</w:t>
      </w:r>
      <w:r>
        <w:rPr>
          <w:rFonts w:hint="eastAsia"/>
        </w:rPr>
        <w:t>步骤</w:t>
      </w:r>
      <w:r>
        <w:t>3</w:t>
      </w:r>
      <w:r>
        <w:rPr>
          <w:rFonts w:hint="eastAsia"/>
        </w:rPr>
        <w:t>的详细描述；</w:t>
      </w:r>
    </w:p>
    <w:p w14:paraId="324A3FE5">
      <w:pPr>
        <w:spacing w:before="120"/>
        <w:ind w:firstLine="420"/>
      </w:pPr>
      <w:r>
        <w:rPr>
          <w:rFonts w:hint="eastAsia"/>
        </w:rPr>
        <w:t xml:space="preserve">图 </w:t>
      </w:r>
      <w:r>
        <w:t xml:space="preserve">5 </w:t>
      </w:r>
      <w:r>
        <w:rPr>
          <w:rFonts w:hint="eastAsia"/>
        </w:rPr>
        <w:t>为</w:t>
      </w:r>
      <w:r>
        <w:t>本发明</w:t>
      </w:r>
      <w:r>
        <w:rPr>
          <w:rFonts w:hint="eastAsia"/>
        </w:rPr>
        <w:t>与之前方法在DTU数据集上3个和6个输入视角</w:t>
      </w:r>
      <w:r>
        <w:t>的</w:t>
      </w:r>
      <w:r>
        <w:rPr>
          <w:rFonts w:hint="eastAsia"/>
        </w:rPr>
        <w:t>可视化比较结果；</w:t>
      </w:r>
    </w:p>
    <w:p w14:paraId="56FB8DEC">
      <w:pPr>
        <w:spacing w:before="120"/>
        <w:ind w:firstLine="420"/>
      </w:pPr>
      <w:r>
        <w:rPr>
          <w:rFonts w:hint="eastAsia"/>
        </w:rPr>
        <w:t xml:space="preserve">图 </w:t>
      </w:r>
      <w:r>
        <w:t xml:space="preserve">6 </w:t>
      </w:r>
      <w:r>
        <w:rPr>
          <w:rFonts w:hint="eastAsia"/>
        </w:rPr>
        <w:t>为</w:t>
      </w:r>
      <w:r>
        <w:t>本发明</w:t>
      </w:r>
      <w:r>
        <w:rPr>
          <w:rFonts w:hint="eastAsia"/>
        </w:rPr>
        <w:t>与之前方法在LLFF数据集上3个输入视角</w:t>
      </w:r>
      <w:r>
        <w:t>的</w:t>
      </w:r>
      <w:r>
        <w:rPr>
          <w:rFonts w:hint="eastAsia"/>
        </w:rPr>
        <w:t>可视化比较结果；</w:t>
      </w:r>
    </w:p>
    <w:p w14:paraId="474A1EC2">
      <w:pPr>
        <w:spacing w:before="120"/>
        <w:ind w:firstLine="420"/>
        <w:rPr>
          <w:u w:val="single"/>
        </w:rPr>
      </w:pPr>
      <w:r>
        <w:rPr>
          <w:rFonts w:hint="eastAsia"/>
          <w:u w:val="single"/>
        </w:rPr>
        <w:t>具体实施方式</w:t>
      </w:r>
    </w:p>
    <w:p w14:paraId="6B484D1F">
      <w:pPr>
        <w:spacing w:before="120"/>
        <w:ind w:firstLine="420"/>
      </w:pPr>
      <w:r>
        <w:t>下面结合</w:t>
      </w:r>
      <w:r>
        <w:rPr>
          <w:rFonts w:hint="eastAsia"/>
        </w:rPr>
        <w:t>附图和</w:t>
      </w:r>
      <w:r>
        <w:t>具体实施例</w:t>
      </w:r>
      <w:r>
        <w:rPr>
          <w:rFonts w:hint="eastAsia"/>
        </w:rPr>
        <w:t>对本发明进行</w:t>
      </w:r>
      <w:r>
        <w:t>详细</w:t>
      </w:r>
      <w:r>
        <w:rPr>
          <w:rFonts w:hint="eastAsia"/>
        </w:rPr>
        <w:t>说明。本实施例以本发明技术方案为前提进行实施，给出了详细的实施方式和具体的操作过程，但本发明的保护范围不限于下述的实施例。</w:t>
      </w:r>
    </w:p>
    <w:p w14:paraId="66CCBFF5">
      <w:pPr>
        <w:spacing w:before="120"/>
        <w:ind w:firstLine="0" w:firstLineChars="0"/>
      </w:pPr>
      <w:r>
        <w:rPr>
          <w:rFonts w:hint="eastAsia"/>
        </w:rPr>
        <w:drawing>
          <wp:inline distT="0" distB="0" distL="0" distR="0">
            <wp:extent cx="5852795" cy="6379845"/>
            <wp:effectExtent l="0" t="0" r="0" b="1905"/>
            <wp:docPr id="7421695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169552" name="图片 1"/>
                    <pic:cNvPicPr>
                      <a:picLocks noChangeAspect="1"/>
                    </pic:cNvPicPr>
                  </pic:nvPicPr>
                  <pic:blipFill>
                    <a:blip r:embed="rId13"/>
                    <a:stretch>
                      <a:fillRect/>
                    </a:stretch>
                  </pic:blipFill>
                  <pic:spPr>
                    <a:xfrm>
                      <a:off x="0" y="0"/>
                      <a:ext cx="5857165" cy="6384663"/>
                    </a:xfrm>
                    <a:prstGeom prst="rect">
                      <a:avLst/>
                    </a:prstGeom>
                  </pic:spPr>
                </pic:pic>
              </a:graphicData>
            </a:graphic>
          </wp:inline>
        </w:drawing>
      </w:r>
    </w:p>
    <w:p w14:paraId="5EB20B5B">
      <w:pPr>
        <w:pStyle w:val="33"/>
        <w:spacing w:before="120" w:after="120"/>
      </w:pPr>
      <w:r>
        <w:rPr>
          <w:rFonts w:hint="eastAsia"/>
        </w:rPr>
        <w:t>图</w:t>
      </w:r>
      <w:r>
        <w:t xml:space="preserve"> 2 </w:t>
      </w:r>
      <w:r>
        <w:rPr>
          <w:rFonts w:hint="eastAsia"/>
        </w:rPr>
        <w:t>本发明的细节框架流程图。</w:t>
      </w:r>
      <w:r>
        <w:rPr>
          <w:rFonts w:hint="eastAsia"/>
          <w:b w:val="0"/>
          <w:bCs w:val="0"/>
        </w:rPr>
        <w:t xml:space="preserve">首先，步骤 </w:t>
      </w:r>
      <w:r>
        <w:rPr>
          <w:b w:val="0"/>
          <w:bCs w:val="0"/>
        </w:rPr>
        <w:t xml:space="preserve">1 </w:t>
      </w:r>
      <w:r>
        <w:rPr>
          <w:rFonts w:hint="eastAsia"/>
          <w:b w:val="0"/>
          <w:bCs w:val="0"/>
        </w:rPr>
        <w:t xml:space="preserve">给出基于神经辐射场的针对本发明目标的建模；为了获得更加鲁棒的场景建模能力以及更加精细的泛化性能，步骤 </w:t>
      </w:r>
      <w:r>
        <w:rPr>
          <w:b w:val="0"/>
          <w:bCs w:val="0"/>
        </w:rPr>
        <w:t xml:space="preserve">2 </w:t>
      </w:r>
      <w:r>
        <w:rPr>
          <w:rFonts w:hint="eastAsia"/>
          <w:b w:val="0"/>
          <w:bCs w:val="0"/>
        </w:rPr>
        <w:t xml:space="preserve">首先在神经辐射场的输入端进行多视角源图像的协作融合；接下来，步骤 </w:t>
      </w:r>
      <w:r>
        <w:rPr>
          <w:b w:val="0"/>
          <w:bCs w:val="0"/>
        </w:rPr>
        <w:t xml:space="preserve">3 </w:t>
      </w:r>
      <w:r>
        <w:rPr>
          <w:rFonts w:hint="eastAsia"/>
          <w:b w:val="0"/>
          <w:bCs w:val="0"/>
        </w:rPr>
        <w:t xml:space="preserve">将协作机制进一步拓展到神经辐射场输出的每个采样点的预测辐射值上。从几何和外观两个角度出发，使用显式的方式直接约束神经辐射场的输出。最后，使用体渲染过程来渲染每条目标射线的颜色。本发明的训练损失包括三个部分：(Ⅰ)重建损失 </w:t>
      </w:r>
      <m:oMath>
        <m:sSub>
          <m:sSubPr>
            <m:ctrlPr>
              <w:rPr>
                <w:rFonts w:ascii="Cambria Math" w:hAnsi="Cambria Math"/>
                <w:b w:val="0"/>
                <w:bCs w:val="0"/>
              </w:rPr>
            </m:ctrlPr>
          </m:sSubPr>
          <m:e>
            <m:r>
              <m:rPr>
                <m:sty m:val="b"/>
                <m:scr m:val="script"/>
              </m:rPr>
              <w:rPr>
                <w:rFonts w:ascii="Cambria Math" w:hAnsi="Cambria Math"/>
              </w:rPr>
              <m:t>L</m:t>
            </m:r>
            <m:ctrlPr>
              <w:rPr>
                <w:rFonts w:ascii="Cambria Math" w:hAnsi="Cambria Math"/>
                <w:b w:val="0"/>
                <w:bCs w:val="0"/>
              </w:rPr>
            </m:ctrlPr>
          </m:e>
          <m:sub>
            <m:r>
              <m:rPr>
                <m:sty m:val="bi"/>
              </m:rPr>
              <w:rPr>
                <w:rFonts w:ascii="Cambria Math" w:hAnsi="Cambria Math"/>
              </w:rPr>
              <m:t>rec</m:t>
            </m:r>
            <m:ctrlPr>
              <w:rPr>
                <w:rFonts w:ascii="Cambria Math" w:hAnsi="Cambria Math"/>
                <w:b w:val="0"/>
                <w:bCs w:val="0"/>
              </w:rPr>
            </m:ctrlPr>
          </m:sub>
        </m:sSub>
      </m:oMath>
      <w:r>
        <w:rPr>
          <w:rFonts w:hint="eastAsia"/>
          <w:b w:val="0"/>
          <w:bCs w:val="0"/>
        </w:rPr>
        <w:t xml:space="preserve"> ：预测像素与</w:t>
      </w:r>
      <w:r>
        <w:rPr>
          <w:b w:val="0"/>
          <w:bCs w:val="0"/>
        </w:rPr>
        <w:t>真实像素颜色</w:t>
      </w:r>
      <w:r>
        <w:rPr>
          <w:rFonts w:hint="eastAsia"/>
          <w:b w:val="0"/>
          <w:bCs w:val="0"/>
        </w:rPr>
        <w:t>(Ground</w:t>
      </w:r>
      <w:r>
        <w:rPr>
          <w:b w:val="0"/>
          <w:bCs w:val="0"/>
        </w:rPr>
        <w:t xml:space="preserve"> Truth</w:t>
      </w:r>
      <w:r>
        <w:rPr>
          <w:rFonts w:hint="eastAsia"/>
          <w:b w:val="0"/>
          <w:bCs w:val="0"/>
        </w:rPr>
        <w:t>，g</w:t>
      </w:r>
      <w:r>
        <w:rPr>
          <w:b w:val="0"/>
          <w:bCs w:val="0"/>
        </w:rPr>
        <w:t>.t.</w:t>
      </w:r>
      <w:r>
        <w:rPr>
          <w:rFonts w:hint="eastAsia"/>
          <w:b w:val="0"/>
          <w:bCs w:val="0"/>
        </w:rPr>
        <w:t>)</w:t>
      </w:r>
      <w:r>
        <w:rPr>
          <w:b w:val="0"/>
          <w:bCs w:val="0"/>
        </w:rPr>
        <w:t>之间的</w:t>
      </w:r>
      <w:r>
        <w:rPr>
          <w:rFonts w:hint="eastAsia"/>
          <w:b w:val="0"/>
          <w:bCs w:val="0"/>
        </w:rPr>
        <w:t>平均</w:t>
      </w:r>
      <w:r>
        <w:rPr>
          <w:b w:val="0"/>
          <w:bCs w:val="0"/>
        </w:rPr>
        <w:t>平方误差</w:t>
      </w:r>
      <w:r>
        <w:rPr>
          <w:rFonts w:hint="eastAsia"/>
          <w:b w:val="0"/>
          <w:bCs w:val="0"/>
        </w:rPr>
        <w:t xml:space="preserve">；以及步骤3中所提出的(Ⅱ)射线几何正则化损失 </w:t>
      </w:r>
      <m:oMath>
        <m:sSub>
          <m:sSubPr>
            <m:ctrlPr>
              <w:rPr>
                <w:rFonts w:ascii="Cambria Math" w:hAnsi="Cambria Math"/>
                <w:b w:val="0"/>
                <w:bCs w:val="0"/>
              </w:rPr>
            </m:ctrlPr>
          </m:sSubPr>
          <m:e>
            <m:r>
              <m:rPr>
                <m:sty m:val="b"/>
                <m:scr m:val="script"/>
              </m:rPr>
              <w:rPr>
                <w:rFonts w:ascii="Cambria Math" w:hAnsi="Cambria Math"/>
              </w:rPr>
              <m:t>L</m:t>
            </m:r>
            <m:ctrlPr>
              <w:rPr>
                <w:rFonts w:ascii="Cambria Math" w:hAnsi="Cambria Math"/>
                <w:b w:val="0"/>
                <w:bCs w:val="0"/>
              </w:rPr>
            </m:ctrlPr>
          </m:e>
          <m:sub>
            <m:r>
              <m:rPr>
                <m:sty m:val="bi"/>
              </m:rPr>
              <w:rPr>
                <w:rFonts w:hint="eastAsia" w:ascii="Cambria Math" w:hAnsi="Cambria Math"/>
              </w:rPr>
              <m:t>geo</m:t>
            </m:r>
            <m:ctrlPr>
              <w:rPr>
                <w:rFonts w:ascii="Cambria Math" w:hAnsi="Cambria Math"/>
                <w:b w:val="0"/>
                <w:bCs w:val="0"/>
              </w:rPr>
            </m:ctrlPr>
          </m:sub>
        </m:sSub>
      </m:oMath>
      <w:r>
        <w:rPr>
          <w:rFonts w:hint="eastAsia"/>
          <w:b w:val="0"/>
          <w:bCs w:val="0"/>
        </w:rPr>
        <w:t xml:space="preserve"> 以及(Ⅲ)外观正则化损失 </w:t>
      </w:r>
      <m:oMath>
        <m:sSub>
          <m:sSubPr>
            <m:ctrlPr>
              <w:rPr>
                <w:rFonts w:ascii="Cambria Math" w:hAnsi="Cambria Math"/>
                <w:b w:val="0"/>
                <w:bCs w:val="0"/>
              </w:rPr>
            </m:ctrlPr>
          </m:sSubPr>
          <m:e>
            <m:r>
              <m:rPr>
                <m:sty m:val="b"/>
                <m:scr m:val="script"/>
              </m:rPr>
              <w:rPr>
                <w:rFonts w:ascii="Cambria Math" w:hAnsi="Cambria Math"/>
              </w:rPr>
              <m:t>L</m:t>
            </m:r>
            <m:ctrlPr>
              <w:rPr>
                <w:rFonts w:ascii="Cambria Math" w:hAnsi="Cambria Math"/>
                <w:b w:val="0"/>
                <w:bCs w:val="0"/>
              </w:rPr>
            </m:ctrlPr>
          </m:e>
          <m:sub>
            <m:r>
              <m:rPr>
                <m:sty m:val="bi"/>
              </m:rPr>
              <w:rPr>
                <w:rFonts w:ascii="Cambria Math" w:hAnsi="Cambria Math"/>
              </w:rPr>
              <m:t>app</m:t>
            </m:r>
            <m:ctrlPr>
              <w:rPr>
                <w:rFonts w:ascii="Cambria Math" w:hAnsi="Cambria Math"/>
                <w:b w:val="0"/>
                <w:bCs w:val="0"/>
              </w:rPr>
            </m:ctrlPr>
          </m:sub>
        </m:sSub>
      </m:oMath>
      <w:r>
        <w:rPr>
          <w:rFonts w:hint="eastAsia"/>
          <w:b w:val="0"/>
          <w:bCs w:val="0"/>
        </w:rPr>
        <w:t>。</w:t>
      </w:r>
    </w:p>
    <w:p w14:paraId="678B3B29">
      <w:pPr>
        <w:spacing w:before="120"/>
        <w:ind w:firstLine="420"/>
      </w:pPr>
    </w:p>
    <w:p w14:paraId="62976972">
      <w:pPr>
        <w:spacing w:before="120"/>
        <w:ind w:firstLine="420"/>
      </w:pPr>
    </w:p>
    <w:p w14:paraId="6FD987A5">
      <w:pPr>
        <w:spacing w:before="120"/>
        <w:ind w:firstLine="420"/>
      </w:pPr>
    </w:p>
    <w:p w14:paraId="4FC39ACB">
      <w:pPr>
        <w:spacing w:before="120"/>
        <w:ind w:firstLine="420"/>
      </w:pPr>
      <w:r>
        <w:rPr>
          <w:rFonts w:hint="eastAsia"/>
        </w:rPr>
        <w:t xml:space="preserve">一种基于少视角协作的可泛化神经辐射场方法，如图 </w:t>
      </w:r>
      <w:r>
        <w:t xml:space="preserve">1 </w:t>
      </w:r>
      <w:r>
        <w:rPr>
          <w:rFonts w:hint="eastAsia"/>
        </w:rPr>
        <w:t>所示，</w:t>
      </w:r>
      <w:r>
        <w:t>包括步骤</w:t>
      </w:r>
      <w:r>
        <w:rPr>
          <w:rFonts w:hint="eastAsia"/>
        </w:rPr>
        <w:t>：</w:t>
      </w:r>
    </w:p>
    <w:p w14:paraId="296681F4">
      <w:pPr>
        <w:spacing w:before="120"/>
        <w:ind w:firstLine="420"/>
      </w:pPr>
      <w:r>
        <w:t>步骤</w:t>
      </w:r>
      <w:r>
        <w:rPr>
          <w:rFonts w:hint="eastAsia"/>
        </w:rPr>
        <w:t xml:space="preserve"> </w:t>
      </w:r>
      <w:r>
        <w:t>1 构建神经辐射场</w:t>
      </w:r>
    </w:p>
    <w:p w14:paraId="0DD321BC">
      <w:pPr>
        <w:snapToGrid w:val="0"/>
        <w:spacing w:before="120" w:line="480" w:lineRule="exact"/>
        <w:ind w:firstLine="420"/>
      </w:pPr>
      <w:r>
        <w:t>该步骤为运用多层感知机隐式建模三维场景，</w:t>
      </w:r>
      <w:r>
        <w:rPr>
          <w:rFonts w:hint="eastAsia"/>
        </w:rPr>
        <w:t>本发明</w:t>
      </w:r>
      <w:r>
        <w:t>构建优化后的</w:t>
      </w:r>
      <w:r>
        <w:rPr>
          <w:rFonts w:hint="eastAsia"/>
        </w:rPr>
        <w:t>神经辐射场</w:t>
      </w:r>
      <w:r>
        <w:t>，在</w:t>
      </w:r>
      <w:r>
        <w:rPr>
          <w:rFonts w:hint="eastAsia"/>
        </w:rPr>
        <w:t>神经辐射场原始</w:t>
      </w:r>
      <w:r>
        <w:t>的五维输入基础上加入了另外一源图像像素特征</w:t>
      </w:r>
      <w:r>
        <w:rPr>
          <w:rFonts w:hint="eastAsia"/>
        </w:rPr>
        <w:t xml:space="preserve"> </w:t>
      </w: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Sub>
      </m:oMath>
      <w:r>
        <w:t>，神经辐射场的表示更新为：</w:t>
      </w:r>
    </w:p>
    <w:p w14:paraId="6B2865D3">
      <w:pPr>
        <w:spacing w:before="120"/>
        <w:ind w:firstLine="420"/>
        <w:jc w:val="right"/>
      </w:pP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θ</m:t>
            </m:r>
            <m:ctrlPr>
              <w:rPr>
                <w:rFonts w:ascii="Cambria Math" w:hAnsi="Cambria Math"/>
              </w:rPr>
            </m:ctrlPr>
          </m:sub>
        </m:sSub>
        <m:d>
          <m:dPr>
            <m:ctrlPr>
              <w:rPr>
                <w:rFonts w:ascii="Cambria Math" w:hAnsi="Cambria Math" w:eastAsia="Cambria Math"/>
              </w:rPr>
            </m:ctrlPr>
          </m:dPr>
          <m:e>
            <m:r>
              <m:rPr>
                <m:sty m:val="p"/>
              </m:rPr>
              <w:rPr>
                <w:rFonts w:ascii="Cambria Math" w:hAnsi="Cambria Math"/>
              </w:rPr>
              <m:t>γ</m:t>
            </m:r>
            <m:d>
              <m:dPr>
                <m:ctrlPr>
                  <w:rPr>
                    <w:rFonts w:ascii="Cambria Math" w:hAnsi="Cambria Math"/>
                  </w:rPr>
                </m:ctrlPr>
              </m:dPr>
              <m:e>
                <m:r>
                  <m:rPr>
                    <m:sty m:val="p"/>
                  </m:rPr>
                  <w:rPr>
                    <w:rFonts w:ascii="Cambria Math" w:hAnsi="Cambria Math"/>
                  </w:rPr>
                  <m:t>x</m:t>
                </m:r>
                <m:ctrlPr>
                  <w:rPr>
                    <w:rFonts w:ascii="Cambria Math" w:hAnsi="Cambria Math"/>
                  </w:rPr>
                </m:ctrlPr>
              </m:e>
            </m:d>
            <m:r>
              <m:rPr>
                <m:sty m:val="p"/>
              </m:rPr>
              <w:rPr>
                <w:rFonts w:ascii="Cambria Math" w:hAnsi="Cambria Math"/>
              </w:rPr>
              <m:t>,</m:t>
            </m:r>
            <m:r>
              <m:rPr/>
              <w:rPr>
                <w:rFonts w:ascii="Cambria Math" w:hAnsi="Cambria Math"/>
              </w:rPr>
              <m:t>d</m:t>
            </m:r>
            <m:r>
              <m:rPr>
                <m:sty m:val="p"/>
              </m:rPr>
              <w:rPr>
                <w:rFonts w:ascii="Cambria Math" w:hAnsi="Cambria Math"/>
              </w:rPr>
              <m:t>,ρ(</m:t>
            </m:r>
            <m:sSubSup>
              <m:sSubSupPr>
                <m:ctrlPr>
                  <w:rPr>
                    <w:rFonts w:ascii="Cambria Math" w:hAnsi="Cambria Math"/>
                  </w:rPr>
                </m:ctrlPr>
              </m:sSubSupPr>
              <m:e>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Sub>
                <m:r>
                  <m:rPr>
                    <m:sty m:val="p"/>
                  </m:rPr>
                  <w:rPr>
                    <w:rFonts w:ascii="Cambria Math" w:hAnsi="Cambria Math"/>
                  </w:rPr>
                  <m:t>}</m:t>
                </m:r>
                <m:ctrlPr>
                  <w:rPr>
                    <w:rFonts w:ascii="Cambria Math" w:hAnsi="Cambria Math"/>
                  </w:rPr>
                </m:ctrlPr>
              </m:e>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sSubSup>
            <m:r>
              <m:rPr>
                <m:sty m:val="p"/>
              </m:rPr>
              <w:rPr>
                <w:rFonts w:ascii="Cambria Math" w:hAnsi="Cambria Math"/>
              </w:rPr>
              <m:t>)</m:t>
            </m:r>
            <m:ctrlPr>
              <w:rPr>
                <w:rFonts w:ascii="Cambria Math" w:hAnsi="Cambria Math"/>
              </w:rPr>
            </m:ctrlPr>
          </m:e>
        </m:d>
        <m:r>
          <m:rPr>
            <m:sty m:val="p"/>
          </m:rPr>
          <w:rPr>
            <w:rFonts w:ascii="Cambria Math" w:hAnsi="Cambria Math"/>
          </w:rPr>
          <m:t>=</m:t>
        </m:r>
        <m:d>
          <m:dPr>
            <m:ctrlPr>
              <w:rPr>
                <w:rFonts w:ascii="Cambria Math" w:hAnsi="Cambria Math"/>
              </w:rPr>
            </m:ctrlPr>
          </m:dPr>
          <m:e>
            <m:r>
              <m:rPr/>
              <w:rPr>
                <w:rFonts w:ascii="Cambria Math" w:hAnsi="Cambria Math"/>
              </w:rPr>
              <m:t>c</m:t>
            </m:r>
            <m:r>
              <m:rPr>
                <m:sty m:val="p"/>
              </m:rPr>
              <w:rPr>
                <w:rFonts w:ascii="Cambria Math" w:hAnsi="Cambria Math"/>
              </w:rPr>
              <m:t>,</m:t>
            </m:r>
            <m:r>
              <m:rPr/>
              <w:rPr>
                <w:rFonts w:ascii="Cambria Math" w:hAnsi="Cambria Math"/>
              </w:rPr>
              <m:t>σ</m:t>
            </m:r>
            <m:ctrlPr>
              <w:rPr>
                <w:rFonts w:ascii="Cambria Math" w:hAnsi="Cambria Math"/>
              </w:rPr>
            </m:ctrlPr>
          </m:e>
        </m:d>
      </m:oMath>
      <w:r>
        <w:rPr>
          <w:rFonts w:hint="eastAsia"/>
        </w:rPr>
        <w:t xml:space="preserve">， </w:t>
      </w:r>
      <w:r>
        <w:t xml:space="preserve">                      </w:t>
      </w:r>
      <w:r>
        <w:rPr>
          <w:rFonts w:hint="eastAsia"/>
        </w:rPr>
        <w:t>（</w:t>
      </w:r>
      <w:r>
        <w:t>5</w:t>
      </w:r>
      <w:r>
        <w:rPr>
          <w:rFonts w:hint="eastAsia"/>
        </w:rPr>
        <w:t>）</w:t>
      </w:r>
    </w:p>
    <w:p w14:paraId="1CD62062">
      <w:pPr>
        <w:spacing w:before="120"/>
        <w:ind w:firstLine="420"/>
        <w:rPr>
          <w:sz w:val="26"/>
          <w:szCs w:val="26"/>
        </w:rPr>
      </w:pPr>
      <w:r>
        <w:rPr>
          <w:rFonts w:hint="eastAsia"/>
        </w:rPr>
        <w:t>其中</w:t>
      </w:r>
      <w:r>
        <w:t>输入</w:t>
      </w:r>
      <w:r>
        <w:rPr>
          <w:rFonts w:hint="eastAsia"/>
        </w:rPr>
        <w:t xml:space="preserve">包括 </w:t>
      </w:r>
      <w:r>
        <w:t xml:space="preserve">3D 位置 </w:t>
      </w:r>
      <m:oMath>
        <m:r>
          <m:rPr>
            <m:sty m:val="p"/>
          </m:rPr>
          <w:rPr>
            <w:rFonts w:ascii="Cambria Math" w:hAnsi="Cambria Math"/>
          </w:rPr>
          <m:t>x=(</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z</m:t>
        </m:r>
        <m:r>
          <m:rPr>
            <m:sty m:val="p"/>
          </m:rPr>
          <w:rPr>
            <w:rFonts w:ascii="Cambria Math" w:hAnsi="Cambria Math"/>
          </w:rPr>
          <m:t>)</m:t>
        </m:r>
      </m:oMath>
      <w:r>
        <w:t xml:space="preserve"> 和</w:t>
      </w:r>
      <w:r>
        <w:rPr>
          <w:rFonts w:hint="eastAsia"/>
        </w:rPr>
        <w:t>视角</w:t>
      </w:r>
      <w:r>
        <w:t xml:space="preserve">方向 </w:t>
      </w:r>
      <m:oMath>
        <m:r>
          <m:rPr/>
          <w:rPr>
            <w:rFonts w:ascii="Cambria Math" w:hAnsi="Cambria Math"/>
          </w:rPr>
          <m:t>d</m:t>
        </m:r>
        <m:r>
          <m:rPr>
            <m:sty m:val="p"/>
          </m:rPr>
          <w:rPr>
            <w:rFonts w:ascii="Cambria Math" w:hAnsi="Cambria Math"/>
          </w:rPr>
          <m:t>=(</m:t>
        </m:r>
        <m:r>
          <m:rPr/>
          <w:rPr>
            <w:rFonts w:ascii="Cambria Math" w:hAnsi="Cambria Math"/>
          </w:rPr>
          <m:t>θ</m:t>
        </m:r>
        <m:r>
          <m:rPr>
            <m:sty m:val="p"/>
          </m:rPr>
          <w:rPr>
            <w:rFonts w:hint="eastAsia" w:ascii="Cambria Math" w:hAnsi="Cambria Math"/>
          </w:rPr>
          <m:t>,</m:t>
        </m:r>
        <m:r>
          <m:rPr/>
          <w:rPr>
            <w:rFonts w:ascii="Cambria Math" w:hAnsi="Cambria Math"/>
          </w:rPr>
          <m:t>φ</m:t>
        </m:r>
        <m:r>
          <m:rPr>
            <m:sty m:val="p"/>
          </m:rPr>
          <w:rPr>
            <w:rFonts w:ascii="Cambria Math" w:hAnsi="Cambria Math"/>
          </w:rPr>
          <m:t>)</m:t>
        </m:r>
      </m:oMath>
      <w:r>
        <w:t xml:space="preserve">，输出为颜色 </w:t>
      </w:r>
      <m:oMath>
        <m:r>
          <m:rPr/>
          <w:rPr>
            <w:rFonts w:ascii="Cambria Math" w:hAnsi="Cambria Math"/>
          </w:rPr>
          <m:t>c</m:t>
        </m:r>
        <m:r>
          <m:rPr>
            <m:sty m:val="p"/>
          </m:rPr>
          <w:rPr>
            <w:rFonts w:ascii="Cambria Math" w:hAnsi="Cambria Math"/>
          </w:rPr>
          <m:t>=(</m:t>
        </m:r>
        <m:r>
          <m:rPr/>
          <w:rPr>
            <w:rFonts w:ascii="Cambria Math" w:hAnsi="Cambria Math"/>
          </w:rPr>
          <m:t>r</m:t>
        </m:r>
        <m:r>
          <m:rPr>
            <m:sty m:val="p"/>
          </m:rPr>
          <w:rPr>
            <w:rFonts w:ascii="Cambria Math" w:hAnsi="Cambria Math"/>
          </w:rPr>
          <m:t xml:space="preserve">, </m:t>
        </m:r>
        <m:r>
          <m:rPr/>
          <w:rPr>
            <w:rFonts w:ascii="Cambria Math" w:hAnsi="Cambria Math"/>
          </w:rPr>
          <m:t>g</m:t>
        </m:r>
        <m:r>
          <m:rPr>
            <m:sty m:val="p"/>
          </m:rPr>
          <w:rPr>
            <w:rFonts w:ascii="Cambria Math" w:hAnsi="Cambria Math"/>
          </w:rPr>
          <m:t xml:space="preserve">, </m:t>
        </m:r>
        <m:r>
          <m:rPr/>
          <w:rPr>
            <w:rFonts w:ascii="Cambria Math" w:hAnsi="Cambria Math"/>
          </w:rPr>
          <m:t>b</m:t>
        </m:r>
        <m:r>
          <m:rPr>
            <m:sty m:val="p"/>
          </m:rPr>
          <w:rPr>
            <w:rFonts w:ascii="Cambria Math" w:hAnsi="Cambria Math"/>
          </w:rPr>
          <m:t>)</m:t>
        </m:r>
      </m:oMath>
      <w:r>
        <w:t xml:space="preserve"> 和体积密度</w:t>
      </w:r>
      <m:oMath>
        <m:r>
          <m:rPr>
            <m:sty m:val="p"/>
          </m:rPr>
          <w:rPr>
            <w:rFonts w:ascii="Cambria Math" w:hAnsi="Cambria Math"/>
          </w:rPr>
          <m:t xml:space="preserve"> </m:t>
        </m:r>
        <m:r>
          <m:rPr/>
          <w:rPr>
            <w:rFonts w:hint="eastAsia" w:ascii="Cambria Math" w:hAnsi="Cambria Math"/>
          </w:rPr>
          <m:t>σ</m:t>
        </m:r>
      </m:oMath>
      <w:r>
        <w:rPr>
          <w:rFonts w:hint="eastAsia"/>
        </w:rPr>
        <w:t>，</w:t>
      </w:r>
      <m:oMath>
        <m:r>
          <m:rPr>
            <m:sty m:val="p"/>
          </m:rPr>
          <w:rPr>
            <w:rFonts w:ascii="Cambria Math" w:hAnsi="Cambria Math"/>
          </w:rPr>
          <m:t xml:space="preserve"> ρ </m:t>
        </m:r>
      </m:oMath>
      <w:r>
        <w:rPr>
          <w:rFonts w:hint="eastAsia"/>
        </w:rPr>
        <w:t>表示平均操作，</w:t>
      </w:r>
      <m:oMath>
        <m:r>
          <m:rPr/>
          <w:rPr>
            <w:rFonts w:hint="eastAsia" w:ascii="Cambria Math" w:hAnsi="Cambria Math"/>
          </w:rPr>
          <m:t>N</m:t>
        </m:r>
        <m:r>
          <m:rPr>
            <m:sty m:val="p"/>
          </m:rPr>
          <w:rPr>
            <w:rFonts w:ascii="Cambria Math" w:hAnsi="Cambria Math"/>
          </w:rPr>
          <m:t xml:space="preserve"> </m:t>
        </m:r>
      </m:oMath>
      <w:r>
        <w:rPr>
          <w:rFonts w:hint="eastAsia"/>
        </w:rPr>
        <w:t>表示源视图的数量，</w:t>
      </w:r>
      <m:oMath>
        <m:r>
          <m:rPr>
            <m:sty m:val="p"/>
          </m:rPr>
          <w:rPr>
            <w:rFonts w:ascii="Cambria Math" w:hAnsi="Cambria Math"/>
          </w:rPr>
          <m:t>γ</m:t>
        </m:r>
      </m:oMath>
      <w:r>
        <w:rPr>
          <w:rFonts w:hint="eastAsia"/>
        </w:rPr>
        <w:t xml:space="preserve"> 表</w:t>
      </w:r>
      <w:r>
        <w:t>示的是</w:t>
      </w:r>
      <w:r>
        <w:rPr>
          <w:rFonts w:hint="eastAsia"/>
        </w:rPr>
        <w:t>位置编码操作：</w:t>
      </w:r>
    </w:p>
    <w:p w14:paraId="45EB1B59">
      <w:pPr>
        <w:spacing w:before="120"/>
        <w:ind w:firstLine="420"/>
        <w:jc w:val="right"/>
      </w:pPr>
      <m:oMath>
        <w:bookmarkStart w:id="0" w:name="_Hlk144308497"/>
        <m:r>
          <m:rPr>
            <m:sty m:val="p"/>
          </m:rPr>
          <w:rPr>
            <w:rFonts w:ascii="Cambria Math" w:hAnsi="Cambria Math"/>
          </w:rPr>
          <m:t>γ</m:t>
        </m:r>
        <m:d>
          <m:dPr>
            <m:ctrlPr>
              <w:rPr>
                <w:rFonts w:ascii="Cambria Math" w:hAnsi="Cambria Math"/>
              </w:rPr>
            </m:ctrlPr>
          </m:dPr>
          <m:e>
            <m:r>
              <m:rPr/>
              <w:rPr>
                <w:rFonts w:hint="eastAsia" w:ascii="Cambria Math" w:hAnsi="Cambria Math"/>
              </w:rPr>
              <m:t>p</m:t>
            </m:r>
            <m:ctrlPr>
              <w:rPr>
                <w:rFonts w:ascii="Cambria Math" w:hAnsi="Cambria Math"/>
              </w:rPr>
            </m:ctrlPr>
          </m:e>
        </m:d>
        <m:r>
          <m:rPr>
            <m:sty m:val="p"/>
          </m:rPr>
          <w:rPr>
            <w:rFonts w:ascii="Cambria Math" w:hAnsi="Cambria Math"/>
          </w:rPr>
          <m:t>=</m:t>
        </m:r>
        <m:d>
          <m:dPr>
            <m:ctrlPr>
              <w:rPr>
                <w:rFonts w:ascii="Cambria Math" w:hAnsi="Cambria Math"/>
              </w:rPr>
            </m:ctrlPr>
          </m:dPr>
          <m:e>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ctrlPr>
                          <w:rPr>
                            <w:rFonts w:ascii="Cambria Math" w:hAnsi="Cambria Math"/>
                          </w:rPr>
                        </m:ctrlPr>
                      </m:e>
                      <m:sup>
                        <m:r>
                          <m:rPr>
                            <m:sty m:val="p"/>
                          </m:rPr>
                          <w:rPr>
                            <w:rFonts w:ascii="Cambria Math" w:hAnsi="Cambria Math"/>
                          </w:rPr>
                          <m:t>0</m:t>
                        </m:r>
                        <m:ctrlPr>
                          <w:rPr>
                            <w:rFonts w:ascii="Cambria Math" w:hAnsi="Cambria Math"/>
                          </w:rPr>
                        </m:ctrlPr>
                      </m:sup>
                    </m:sSup>
                    <m:r>
                      <m:rPr/>
                      <w:rPr>
                        <w:rFonts w:ascii="Cambria Math" w:hAnsi="Cambria Math"/>
                      </w:rPr>
                      <m:t>πp</m:t>
                    </m:r>
                    <m:ctrlPr>
                      <w:rPr>
                        <w:rFonts w:ascii="Cambria Math" w:hAnsi="Cambria Math"/>
                      </w:rPr>
                    </m:ctrlPr>
                  </m:e>
                </m:d>
                <m:ctrlPr>
                  <w:rPr>
                    <w:rFonts w:ascii="Cambria Math" w:hAnsi="Cambria Math"/>
                  </w:rPr>
                </m:ctrlP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ctrlPr>
                          <w:rPr>
                            <w:rFonts w:ascii="Cambria Math" w:hAnsi="Cambria Math"/>
                          </w:rPr>
                        </m:ctrlPr>
                      </m:e>
                      <m:sup>
                        <m:r>
                          <m:rPr>
                            <m:sty m:val="p"/>
                          </m:rPr>
                          <w:rPr>
                            <w:rFonts w:ascii="Cambria Math" w:hAnsi="Cambria Math"/>
                          </w:rPr>
                          <m:t>0</m:t>
                        </m:r>
                        <m:ctrlPr>
                          <w:rPr>
                            <w:rFonts w:ascii="Cambria Math" w:hAnsi="Cambria Math"/>
                          </w:rPr>
                        </m:ctrlPr>
                      </m:sup>
                    </m:sSup>
                    <m:r>
                      <m:rPr/>
                      <w:rPr>
                        <w:rFonts w:ascii="Cambria Math" w:hAnsi="Cambria Math"/>
                      </w:rPr>
                      <m:t>πp</m:t>
                    </m:r>
                    <m:ctrlPr>
                      <w:rPr>
                        <w:rFonts w:ascii="Cambria Math" w:hAnsi="Cambria Math"/>
                      </w:rPr>
                    </m:ctrlPr>
                  </m:e>
                </m:d>
                <m:r>
                  <m:rPr>
                    <m:sty m:val="p"/>
                  </m:rPr>
                  <w:rPr>
                    <w:rFonts w:ascii="Cambria Math" w:hAnsi="Cambria Math"/>
                  </w:rPr>
                  <m:t>,</m:t>
                </m:r>
                <m:ctrlPr>
                  <w:rPr>
                    <w:rFonts w:ascii="Cambria Math" w:hAnsi="Cambria Math"/>
                  </w:rPr>
                </m:ctrlPr>
              </m:e>
            </m:func>
            <m:r>
              <m:rPr>
                <m:sty m:val="p"/>
              </m:rPr>
              <w:rPr>
                <w:rFonts w:hint="eastAsia" w:ascii="Cambria Math" w:hAnsi="Cambria Math"/>
              </w:rPr>
              <m:t>···</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sin</m:t>
                </m:r>
                <m:ctrlPr>
                  <w:rPr>
                    <w:rFonts w:ascii="Cambria Math" w:hAnsi="Cambria Math"/>
                  </w:rPr>
                </m:ctrlP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ctrlPr>
                          <w:rPr>
                            <w:rFonts w:ascii="Cambria Math" w:hAnsi="Cambria Math"/>
                          </w:rPr>
                        </m:ctrlPr>
                      </m:e>
                      <m:sup>
                        <m:r>
                          <m:rPr>
                            <m:sty m:val="p"/>
                          </m:rPr>
                          <w:rPr>
                            <w:rFonts w:ascii="Cambria Math" w:hAnsi="Cambria Math"/>
                          </w:rPr>
                          <m:t>L−1</m:t>
                        </m:r>
                        <m:ctrlPr>
                          <w:rPr>
                            <w:rFonts w:ascii="Cambria Math" w:hAnsi="Cambria Math"/>
                          </w:rPr>
                        </m:ctrlPr>
                      </m:sup>
                    </m:sSup>
                    <m:r>
                      <m:rPr/>
                      <w:rPr>
                        <w:rFonts w:ascii="Cambria Math" w:hAnsi="Cambria Math"/>
                      </w:rPr>
                      <m:t>πp</m:t>
                    </m:r>
                    <m:ctrlPr>
                      <w:rPr>
                        <w:rFonts w:ascii="Cambria Math" w:hAnsi="Cambria Math"/>
                      </w:rPr>
                    </m:ctrlPr>
                  </m:e>
                </m:d>
                <m:ctrlPr>
                  <w:rPr>
                    <w:rFonts w:ascii="Cambria Math" w:hAnsi="Cambria Math"/>
                  </w:rPr>
                </m:ctrlPr>
              </m:e>
            </m:func>
            <m:r>
              <m:rPr>
                <m:sty m:val="p"/>
              </m:rP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rPr>
                </m:ctrlPr>
              </m:fName>
              <m:e>
                <m:d>
                  <m:dPr>
                    <m:ctrlPr>
                      <w:rPr>
                        <w:rFonts w:ascii="Cambria Math" w:hAnsi="Cambria Math"/>
                      </w:rPr>
                    </m:ctrlPr>
                  </m:dPr>
                  <m:e>
                    <m:sSup>
                      <m:sSupPr>
                        <m:ctrlPr>
                          <w:rPr>
                            <w:rFonts w:ascii="Cambria Math" w:hAnsi="Cambria Math"/>
                          </w:rPr>
                        </m:ctrlPr>
                      </m:sSupPr>
                      <m:e>
                        <m:r>
                          <m:rPr>
                            <m:sty m:val="p"/>
                          </m:rPr>
                          <w:rPr>
                            <w:rFonts w:ascii="Cambria Math" w:hAnsi="Cambria Math"/>
                          </w:rPr>
                          <m:t>2</m:t>
                        </m:r>
                        <m:ctrlPr>
                          <w:rPr>
                            <w:rFonts w:ascii="Cambria Math" w:hAnsi="Cambria Math"/>
                          </w:rPr>
                        </m:ctrlPr>
                      </m:e>
                      <m:sup>
                        <m:r>
                          <m:rPr>
                            <m:sty m:val="p"/>
                          </m:rPr>
                          <w:rPr>
                            <w:rFonts w:ascii="Cambria Math" w:hAnsi="Cambria Math"/>
                          </w:rPr>
                          <m:t>L−1</m:t>
                        </m:r>
                        <m:ctrlPr>
                          <w:rPr>
                            <w:rFonts w:ascii="Cambria Math" w:hAnsi="Cambria Math"/>
                          </w:rPr>
                        </m:ctrlPr>
                      </m:sup>
                    </m:sSup>
                    <m:r>
                      <m:rPr/>
                      <w:rPr>
                        <w:rFonts w:ascii="Cambria Math" w:hAnsi="Cambria Math"/>
                      </w:rPr>
                      <m:t>πp</m:t>
                    </m:r>
                    <m:ctrlPr>
                      <w:rPr>
                        <w:rFonts w:ascii="Cambria Math" w:hAnsi="Cambria Math"/>
                      </w:rPr>
                    </m:ctrlPr>
                  </m:e>
                </m:d>
                <m:ctrlPr>
                  <w:rPr>
                    <w:rFonts w:ascii="Cambria Math" w:hAnsi="Cambria Math"/>
                  </w:rPr>
                </m:ctrlPr>
              </m:e>
            </m:func>
            <m:ctrlPr>
              <w:rPr>
                <w:rFonts w:ascii="Cambria Math" w:hAnsi="Cambria Math"/>
              </w:rPr>
            </m:ctrlPr>
          </m:e>
        </m:d>
      </m:oMath>
      <w:r>
        <w:rPr>
          <w:rFonts w:hint="eastAsia"/>
        </w:rPr>
        <w:t xml:space="preserve">， </w:t>
      </w:r>
      <w:r>
        <w:t xml:space="preserve">        </w:t>
      </w:r>
      <w:r>
        <w:rPr>
          <w:rFonts w:hint="eastAsia"/>
        </w:rPr>
        <w:t>（</w:t>
      </w:r>
      <w:r>
        <w:t>6</w:t>
      </w:r>
      <w:r>
        <w:rPr>
          <w:rFonts w:hint="eastAsia"/>
        </w:rPr>
        <w:t>）</w:t>
      </w:r>
    </w:p>
    <w:p w14:paraId="3E2210CE">
      <w:pPr>
        <w:spacing w:before="120"/>
        <w:ind w:firstLine="420"/>
      </w:pPr>
      <w:r>
        <w:t>像素特征</w:t>
      </w:r>
      <w:r>
        <w:rPr>
          <w:rFonts w:hint="eastAsia"/>
        </w:rPr>
        <w:t xml:space="preserve"> </w:t>
      </w:r>
      <m:oMath>
        <m:sSub>
          <m:sSubPr>
            <m:ctrlPr>
              <w:rPr>
                <w:rFonts w:ascii="Cambria Math" w:hAnsi="Cambria Math"/>
              </w:rPr>
            </m:ctrlPr>
          </m:sSub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Sub>
      </m:oMath>
      <w:r>
        <w:rPr>
          <w:rFonts w:hint="eastAsia"/>
        </w:rPr>
        <w:t xml:space="preserve"> 由训练采样点 </w:t>
      </w:r>
      <m:oMath>
        <m:r>
          <m:rPr>
            <m:sty m:val="p"/>
          </m:rPr>
          <w:rPr>
            <w:rFonts w:ascii="Cambria Math" w:hAnsi="Cambria Math"/>
          </w:rPr>
          <m:t>x=(</m:t>
        </m:r>
        <m:r>
          <m:rPr/>
          <w:rPr>
            <w:rFonts w:ascii="Cambria Math" w:hAnsi="Cambria Math"/>
          </w:rPr>
          <m:t>x</m:t>
        </m:r>
        <m:r>
          <m:rPr>
            <m:sty m:val="p"/>
          </m:rPr>
          <w:rPr>
            <w:rFonts w:ascii="Cambria Math" w:hAnsi="Cambria Math"/>
          </w:rPr>
          <m:t>,</m:t>
        </m:r>
        <m:r>
          <m:rPr/>
          <w:rPr>
            <w:rFonts w:ascii="Cambria Math" w:hAnsi="Cambria Math"/>
          </w:rPr>
          <m:t>y</m:t>
        </m:r>
        <m:r>
          <m:rPr>
            <m:sty m:val="p"/>
          </m:rPr>
          <w:rPr>
            <w:rFonts w:ascii="Cambria Math" w:hAnsi="Cambria Math"/>
          </w:rPr>
          <m:t>,</m:t>
        </m:r>
        <m:r>
          <m:rPr/>
          <w:rPr>
            <w:rFonts w:ascii="Cambria Math" w:hAnsi="Cambria Math"/>
          </w:rPr>
          <m:t>z</m:t>
        </m:r>
        <m:r>
          <m:rPr>
            <m:sty m:val="p"/>
          </m:rPr>
          <w:rPr>
            <w:rFonts w:ascii="Cambria Math" w:hAnsi="Cambria Math"/>
          </w:rPr>
          <m:t>)</m:t>
        </m:r>
      </m:oMath>
      <w:r>
        <w:rPr>
          <w:rFonts w:hint="eastAsia"/>
        </w:rPr>
        <w:t xml:space="preserve"> 在经过跨视角融合后的特征体 </w:t>
      </w:r>
      <m:oMath>
        <m:sSub>
          <m:sSubPr>
            <m:ctrlPr>
              <w:rPr>
                <w:rFonts w:ascii="Cambria Math" w:hAnsi="Cambria Math" w:eastAsia="Cambria Math"/>
                <w:sz w:val="26"/>
                <w:szCs w:val="26"/>
              </w:rPr>
            </m:ctrlPr>
          </m:sSubPr>
          <m:e>
            <m:r>
              <m:rPr/>
              <w:rPr>
                <w:rFonts w:ascii="Cambria Math" w:hAnsi="Cambria Math" w:eastAsia="Cambria Math"/>
                <w:sz w:val="26"/>
                <w:szCs w:val="26"/>
              </w:rPr>
              <m:t>F</m:t>
            </m:r>
            <m:ctrlPr>
              <w:rPr>
                <w:rFonts w:ascii="Cambria Math" w:hAnsi="Cambria Math" w:eastAsia="Cambria Math"/>
                <w:sz w:val="26"/>
                <w:szCs w:val="26"/>
              </w:rPr>
            </m:ctrlPr>
          </m:e>
          <m:sub>
            <m:r>
              <m:rPr/>
              <w:rPr>
                <w:rFonts w:ascii="Cambria Math" w:hAnsi="Cambria Math" w:eastAsia="Cambria Math"/>
                <w:sz w:val="26"/>
                <w:szCs w:val="26"/>
              </w:rPr>
              <m:t>f</m:t>
            </m:r>
            <m:ctrlPr>
              <w:rPr>
                <w:rFonts w:ascii="Cambria Math" w:hAnsi="Cambria Math" w:eastAsia="Cambria Math"/>
                <w:sz w:val="26"/>
                <w:szCs w:val="26"/>
              </w:rPr>
            </m:ctrlPr>
          </m:sub>
        </m:sSub>
      </m:oMath>
      <w:r>
        <w:rPr>
          <w:rFonts w:hint="eastAsia"/>
          <w:sz w:val="26"/>
          <w:szCs w:val="26"/>
        </w:rPr>
        <w:t xml:space="preserve"> </w:t>
      </w:r>
      <w:r>
        <w:rPr>
          <w:rFonts w:hint="eastAsia"/>
        </w:rPr>
        <w:t>上投影插值得到：</w:t>
      </w:r>
    </w:p>
    <w:p w14:paraId="24E752C2">
      <w:pPr>
        <w:spacing w:before="120"/>
        <w:ind w:firstLine="420"/>
        <w:jc w:val="right"/>
      </w:pPr>
      <m:oMath>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m:sty m:val="p"/>
              </m:rPr>
              <w:rPr>
                <w:rFonts w:ascii="Cambria Math" w:hAnsi="Cambria Math"/>
              </w:rPr>
              <m:t>p</m:t>
            </m:r>
            <m:ctrlPr>
              <w:rPr>
                <w:rFonts w:ascii="Cambria Math" w:hAnsi="Cambria Math"/>
              </w:rPr>
            </m:ctrlPr>
          </m:sub>
          <m:sup>
            <m:r>
              <m:rPr/>
              <w:rPr>
                <w:rFonts w:ascii="Cambria Math" w:hAnsi="Cambria Math"/>
              </w:rPr>
              <m:t>i</m:t>
            </m:r>
            <m:ctrlPr>
              <w:rPr>
                <w:rFonts w:ascii="Cambria Math" w:hAnsi="Cambria Math"/>
              </w:rPr>
            </m:ctrlPr>
          </m:sup>
        </m:sSubSup>
        <m:r>
          <m:rPr>
            <m:sty m:val="p"/>
          </m:rPr>
          <w:rPr>
            <w:rFonts w:ascii="Cambria Math" w:hAnsi="Cambria Math"/>
          </w:rPr>
          <m:t>=Interpolate</m:t>
        </m:r>
        <m:d>
          <m:dPr>
            <m:ctrlPr>
              <w:rPr>
                <w:rFonts w:ascii="Cambria Math" w:hAnsi="Cambria Math"/>
              </w:rPr>
            </m:ctrlPr>
          </m:dPr>
          <m:e>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eastAsia="Cambria Math"/>
                  </w:rPr>
                  <m:t>f</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r>
              <m:rPr>
                <m:sty m:val="p"/>
              </m:rPr>
              <w:rPr>
                <w:rFonts w:ascii="Cambria Math" w:hAnsi="Cambria Math" w:eastAsia="Cambria Math"/>
              </w:rPr>
              <m:t>(∏(x))</m:t>
            </m:r>
            <m:ctrlPr>
              <w:rPr>
                <w:rFonts w:ascii="Cambria Math" w:hAnsi="Cambria Math"/>
              </w:rPr>
            </m:ctrlPr>
          </m:e>
        </m:d>
        <m:r>
          <m:rPr>
            <m:sty m:val="p"/>
          </m:rPr>
          <w:rPr>
            <w:rFonts w:ascii="Cambria Math" w:hAnsi="Cambria Math"/>
          </w:rPr>
          <m:t>∈</m:t>
        </m:r>
        <m:sSup>
          <m:sSupPr>
            <m:ctrlPr>
              <w:rPr>
                <w:rFonts w:ascii="Cambria Math" w:hAnsi="Cambria Math" w:eastAsia="Cambria Math"/>
              </w:rPr>
            </m:ctrlPr>
          </m:sSupPr>
          <m:e>
            <m:r>
              <m:rPr>
                <m:sty m:val="p"/>
                <m:scr m:val="double-struck"/>
              </m:rPr>
              <w:rPr>
                <w:rFonts w:ascii="Cambria Math" w:hAnsi="Cambria Math" w:eastAsia="Cambria Math"/>
              </w:rPr>
              <m:t>ℝ</m:t>
            </m:r>
            <m:ctrlPr>
              <w:rPr>
                <w:rFonts w:ascii="Cambria Math" w:hAnsi="Cambria Math" w:eastAsia="Cambria Math"/>
              </w:rPr>
            </m:ctrlPr>
          </m:e>
          <m:sup>
            <m:r>
              <m:rPr/>
              <w:rPr>
                <w:rFonts w:ascii="Cambria Math" w:hAnsi="Cambria Math" w:eastAsia="Cambria Math"/>
              </w:rPr>
              <m:t>d</m:t>
            </m:r>
            <m:ctrlPr>
              <w:rPr>
                <w:rFonts w:ascii="Cambria Math" w:hAnsi="Cambria Math" w:eastAsia="Cambria Math"/>
              </w:rPr>
            </m:ctrlPr>
          </m:sup>
        </m:sSup>
      </m:oMath>
      <w:r>
        <w:rPr>
          <w:rFonts w:hint="eastAsia"/>
        </w:rPr>
        <w:t xml:space="preserve">， </w:t>
      </w:r>
      <w:r>
        <w:t xml:space="preserve">                    </w:t>
      </w:r>
      <w:r>
        <w:rPr>
          <w:rFonts w:hint="eastAsia"/>
        </w:rPr>
        <w:t>（</w:t>
      </w:r>
      <w:r>
        <w:t>7</w:t>
      </w:r>
      <w:r>
        <w:rPr>
          <w:rFonts w:hint="eastAsia"/>
        </w:rPr>
        <w:t>）</w:t>
      </w:r>
    </w:p>
    <w:p w14:paraId="1F1F53DF">
      <w:pPr>
        <w:spacing w:before="120"/>
        <w:ind w:firstLine="420"/>
      </w:pPr>
      <w:r>
        <w:rPr>
          <w:rFonts w:hint="eastAsia"/>
        </w:rPr>
        <w:t xml:space="preserve">这里的 </w:t>
      </w:r>
      <m:oMath>
        <m:r>
          <m:rPr/>
          <w:rPr>
            <w:rFonts w:ascii="Cambria Math" w:hAnsi="Cambria Math"/>
          </w:rPr>
          <m:t>i</m:t>
        </m:r>
      </m:oMath>
      <w:r>
        <w:rPr>
          <w:rFonts w:hint="eastAsia"/>
        </w:rPr>
        <w:t xml:space="preserve"> 表示空间采样点 x</w:t>
      </w:r>
      <w:r>
        <w:t xml:space="preserve"> </w:t>
      </w:r>
      <w:r>
        <w:rPr>
          <w:rFonts w:hint="eastAsia"/>
        </w:rPr>
        <w:t xml:space="preserve">在第 </w:t>
      </w:r>
      <m:oMath>
        <m:r>
          <m:rPr/>
          <w:rPr>
            <w:rFonts w:ascii="Cambria Math" w:hAnsi="Cambria Math"/>
          </w:rPr>
          <m:t>i</m:t>
        </m:r>
      </m:oMath>
      <w:r>
        <w:rPr>
          <w:rFonts w:hint="eastAsia"/>
        </w:rPr>
        <w:t xml:space="preserve"> 个融合后的特征体 </w:t>
      </w:r>
      <m:oMath>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eastAsia="Cambria Math"/>
              </w:rPr>
              <m:t>f</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oMath>
      <w:r>
        <w:rPr>
          <w:rFonts w:hint="eastAsia"/>
        </w:rPr>
        <w:t xml:space="preserve"> 上插值得到的像素特征。</w:t>
      </w:r>
    </w:p>
    <w:bookmarkEnd w:id="0"/>
    <w:p w14:paraId="48DB6E48">
      <w:pPr>
        <w:spacing w:before="120"/>
        <w:ind w:firstLine="420"/>
      </w:pPr>
      <w:r>
        <w:t>步骤</w:t>
      </w:r>
      <w:r>
        <w:rPr>
          <w:rFonts w:hint="eastAsia"/>
        </w:rPr>
        <w:t xml:space="preserve"> </w:t>
      </w:r>
      <w:r>
        <w:t>2 跨视角特征体的协作融合</w:t>
      </w:r>
    </w:p>
    <w:p w14:paraId="76FC8974">
      <w:pPr>
        <w:spacing w:before="120"/>
        <w:ind w:left="210" w:leftChars="100" w:firstLine="210" w:firstLineChars="100"/>
      </w:pPr>
      <w:r>
        <w:t>该步骤为运用不</w:t>
      </w:r>
      <w:r>
        <w:rPr>
          <w:rFonts w:hint="eastAsia"/>
        </w:rPr>
        <w:t>同视</w:t>
      </w:r>
      <w:r>
        <w:t>角</w:t>
      </w:r>
      <w:r>
        <w:rPr>
          <w:rFonts w:hint="eastAsia"/>
        </w:rPr>
        <w:t>之间的协作融合机制，得到</w:t>
      </w:r>
      <w:r>
        <w:t>上述</w:t>
      </w:r>
      <w:r>
        <w:rPr>
          <w:rFonts w:hint="eastAsia"/>
        </w:rPr>
        <w:t>的携带跨视角信息的源图像</w:t>
      </w:r>
      <w:r>
        <w:t>特征</w:t>
      </w:r>
      <w:r>
        <w:rPr>
          <w:rFonts w:hint="eastAsia"/>
        </w:rPr>
        <w:t>，如图 2</w:t>
      </w:r>
      <w:r>
        <w:t xml:space="preserve"> </w:t>
      </w:r>
      <w:r>
        <w:rPr>
          <w:rFonts w:hint="eastAsia"/>
        </w:rPr>
        <w:t>所示，</w:t>
      </w:r>
      <w:r>
        <w:t>其具体包含如下</w:t>
      </w:r>
      <w:r>
        <w:rPr>
          <w:rFonts w:hint="eastAsia"/>
        </w:rPr>
        <w:t xml:space="preserve"> </w:t>
      </w:r>
      <w:r>
        <w:t>3 个子步骤：</w:t>
      </w:r>
    </w:p>
    <w:p w14:paraId="51322DB6">
      <w:pPr>
        <w:spacing w:before="120"/>
        <w:ind w:firstLine="420"/>
      </w:pPr>
      <w:r>
        <w:rPr>
          <w:rFonts w:hint="eastAsia"/>
        </w:rPr>
        <w:t xml:space="preserve">步骤 </w:t>
      </w:r>
      <w:r>
        <w:t xml:space="preserve">2.1 </w:t>
      </w:r>
      <w:r>
        <w:rPr>
          <w:rFonts w:hint="eastAsia"/>
        </w:rPr>
        <w:t>提取源图像特征体</w:t>
      </w:r>
      <w:bookmarkStart w:id="1" w:name="_Hlk144306353"/>
    </w:p>
    <w:p w14:paraId="0D1081A7">
      <w:pPr>
        <w:spacing w:before="120"/>
        <w:ind w:firstLine="420"/>
      </w:pPr>
      <w:r>
        <w:t>对于第</w:t>
      </w:r>
      <m:oMath>
        <m:r>
          <m:rPr>
            <m:sty m:val="p"/>
          </m:rPr>
          <w:rPr>
            <w:rFonts w:ascii="Cambria Math" w:hAnsi="Cambria Math"/>
          </w:rPr>
          <m:t xml:space="preserve"> </m:t>
        </m:r>
        <m:r>
          <m:rPr/>
          <w:rPr>
            <w:rFonts w:ascii="Cambria Math" w:hAnsi="Cambria Math"/>
          </w:rPr>
          <m:t>i</m:t>
        </m:r>
        <m:r>
          <m:rPr>
            <m:sty m:val="p"/>
          </m:rPr>
          <w:rPr>
            <w:rFonts w:ascii="Cambria Math" w:hAnsi="Cambria Math"/>
          </w:rPr>
          <m:t xml:space="preserve"> </m:t>
        </m:r>
      </m:oMath>
      <w:r>
        <w:t>个</w:t>
      </w:r>
      <w:r>
        <w:rPr>
          <w:rFonts w:hint="eastAsia"/>
        </w:rPr>
        <w:t>源</w:t>
      </w:r>
      <w:r>
        <w:t>图像</w:t>
      </w:r>
      <w:r>
        <w:rPr>
          <w:rFonts w:hint="eastAsia"/>
        </w:rPr>
        <w:t xml:space="preserve"> </w:t>
      </w:r>
      <m:oMath>
        <m:sSub>
          <m:sSubPr>
            <m:ctrlPr>
              <w:rPr>
                <w:rFonts w:ascii="Cambria Math" w:hAnsi="Cambria Math" w:eastAsia="Cambria Math"/>
              </w:rPr>
            </m:ctrlPr>
          </m:sSubPr>
          <m:e>
            <m:r>
              <m:rPr/>
              <w:rPr>
                <w:rFonts w:ascii="Cambria Math" w:hAnsi="Cambria Math" w:eastAsia="Cambria Math"/>
              </w:rPr>
              <m:t>I</m:t>
            </m:r>
            <m:ctrlPr>
              <w:rPr>
                <w:rFonts w:ascii="Cambria Math" w:hAnsi="Cambria Math" w:eastAsia="Cambria Math"/>
              </w:rPr>
            </m:ctrlPr>
          </m:e>
          <m:sub>
            <m:r>
              <m:rPr/>
              <w:rPr>
                <w:rFonts w:ascii="Cambria Math" w:hAnsi="Cambria Math" w:eastAsia="Cambria Math"/>
              </w:rPr>
              <m:t>i</m:t>
            </m:r>
            <m:ctrlPr>
              <w:rPr>
                <w:rFonts w:ascii="Cambria Math" w:hAnsi="Cambria Math" w:eastAsia="Cambria Math"/>
              </w:rPr>
            </m:ctrlPr>
          </m:sub>
        </m:sSub>
        <m:r>
          <m:rPr>
            <m:sty m:val="p"/>
          </m:rPr>
          <w:rPr>
            <w:rFonts w:ascii="Cambria Math" w:hAnsi="Cambria Math" w:eastAsia="Cambria Math"/>
          </w:rPr>
          <m:t>∈</m:t>
        </m:r>
        <m:sSup>
          <m:sSupPr>
            <m:ctrlPr>
              <w:rPr>
                <w:rFonts w:ascii="Cambria Math" w:hAnsi="Cambria Math" w:eastAsia="Cambria Math"/>
              </w:rPr>
            </m:ctrlPr>
          </m:sSupPr>
          <m:e>
            <m:r>
              <m:rPr>
                <m:sty m:val="p"/>
                <m:scr m:val="double-struck"/>
              </m:rPr>
              <w:rPr>
                <w:rFonts w:ascii="Cambria Math" w:hAnsi="Cambria Math" w:eastAsia="Cambria Math"/>
              </w:rPr>
              <m:t>ℝ</m:t>
            </m:r>
            <m:ctrlPr>
              <w:rPr>
                <w:rFonts w:ascii="Cambria Math" w:hAnsi="Cambria Math" w:eastAsia="Cambria Math"/>
              </w:rPr>
            </m:ctrlPr>
          </m:e>
          <m:sup>
            <m:r>
              <m:rPr/>
              <w:rPr>
                <w:rFonts w:ascii="Cambria Math" w:hAnsi="Cambria Math" w:eastAsia="Cambria Math"/>
              </w:rPr>
              <m:t>H</m:t>
            </m:r>
            <m:r>
              <m:rPr>
                <m:sty m:val="p"/>
              </m:rPr>
              <w:rPr>
                <w:rFonts w:ascii="Cambria Math" w:hAnsi="Cambria Math"/>
              </w:rPr>
              <m:t>×</m:t>
            </m:r>
            <m:r>
              <m:rPr/>
              <w:rPr>
                <w:rFonts w:ascii="Cambria Math" w:hAnsi="Cambria Math"/>
              </w:rPr>
              <m:t>W</m:t>
            </m:r>
            <m:r>
              <m:rPr>
                <m:sty m:val="p"/>
              </m:rPr>
              <w:rPr>
                <w:rFonts w:ascii="Cambria Math" w:hAnsi="Cambria Math"/>
              </w:rPr>
              <m:t>×</m:t>
            </m:r>
            <m:r>
              <m:rPr>
                <m:sty m:val="p"/>
              </m:rPr>
              <w:rPr>
                <w:rFonts w:ascii="Cambria Math" w:hAnsi="Cambria Math" w:eastAsia="Cambria Math"/>
              </w:rPr>
              <m:t>3</m:t>
            </m:r>
            <m:ctrlPr>
              <w:rPr>
                <w:rFonts w:ascii="Cambria Math" w:hAnsi="Cambria Math" w:eastAsia="Cambria Math"/>
              </w:rPr>
            </m:ctrlPr>
          </m:sup>
        </m:sSup>
      </m:oMath>
      <w:r>
        <w:rPr>
          <w:rFonts w:hint="eastAsia"/>
        </w:rPr>
        <w:t>，</w:t>
      </w:r>
      <w:r>
        <w:t>使用预训练的</w:t>
      </w:r>
      <w:r>
        <w:rPr>
          <w:rFonts w:hint="eastAsia"/>
        </w:rPr>
        <w:t xml:space="preserve">编码器 </w:t>
      </w:r>
      <m:oMath>
        <m:r>
          <m:rPr>
            <m:sty m:val="p"/>
          </m:rPr>
          <w:rPr>
            <w:rFonts w:hint="eastAsia" w:ascii="Cambria Math" w:hAnsi="Cambria Math"/>
          </w:rPr>
          <m:t>ResNet</m:t>
        </m:r>
        <m:r>
          <m:rPr>
            <m:sty m:val="p"/>
          </m:rPr>
          <w:rPr>
            <w:rFonts w:ascii="Cambria Math" w:hAnsi="Cambria Math"/>
          </w:rPr>
          <m:t>34</m:t>
        </m:r>
      </m:oMath>
      <w:r>
        <w:rPr>
          <w:rFonts w:hint="eastAsia"/>
        </w:rPr>
        <w:t xml:space="preserve"> </w:t>
      </w:r>
      <w:r>
        <w:t>来提取视觉特征体</w:t>
      </w:r>
      <w:r>
        <w:rPr>
          <w:rFonts w:hint="eastAsia"/>
        </w:rPr>
        <w:t>：</w:t>
      </w:r>
    </w:p>
    <w:p w14:paraId="4D4A91AC">
      <w:pPr>
        <w:spacing w:before="120"/>
        <w:ind w:firstLine="420"/>
        <w:jc w:val="right"/>
      </w:pPr>
      <m:oMath>
        <m:r>
          <m:rPr>
            <m:sty m:val="p"/>
          </m:rPr>
          <w:rPr>
            <w:rFonts w:ascii="Cambria Math" w:hAnsi="Cambria Math"/>
          </w:rPr>
          <m:t>E</m:t>
        </m:r>
        <m:d>
          <m:dPr>
            <m:ctrlPr>
              <w:rPr>
                <w:rFonts w:ascii="Cambria Math" w:hAnsi="Cambria Math"/>
              </w:rPr>
            </m:ctrlPr>
          </m:dPr>
          <m:e>
            <m:sSub>
              <m:sSubPr>
                <m:ctrlPr>
                  <w:rPr>
                    <w:rFonts w:ascii="Cambria Math" w:hAnsi="Cambria Math" w:eastAsia="Cambria Math"/>
                  </w:rPr>
                </m:ctrlPr>
              </m:sSubPr>
              <m:e>
                <m:r>
                  <m:rPr/>
                  <w:rPr>
                    <w:rFonts w:ascii="Cambria Math" w:hAnsi="Cambria Math" w:eastAsia="Cambria Math"/>
                  </w:rPr>
                  <m:t>I</m:t>
                </m:r>
                <m:ctrlPr>
                  <w:rPr>
                    <w:rFonts w:ascii="Cambria Math" w:hAnsi="Cambria Math" w:eastAsia="Cambria Math"/>
                  </w:rPr>
                </m:ctrlPr>
              </m:e>
              <m:sub>
                <m:r>
                  <m:rPr/>
                  <w:rPr>
                    <w:rFonts w:ascii="Cambria Math" w:hAnsi="Cambria Math" w:eastAsia="Cambria Math"/>
                  </w:rPr>
                  <m:t>i</m:t>
                </m:r>
                <m:ctrlPr>
                  <w:rPr>
                    <w:rFonts w:ascii="Cambria Math" w:hAnsi="Cambria Math" w:eastAsia="Cambria Math"/>
                  </w:rPr>
                </m:ctrlPr>
              </m:sub>
            </m:sSub>
            <m:ctrlPr>
              <w:rPr>
                <w:rFonts w:ascii="Cambria Math" w:hAnsi="Cambria Math"/>
              </w:rPr>
            </m:ctrlPr>
          </m:e>
        </m:d>
        <m:r>
          <m:rPr>
            <m:sty m:val="p"/>
          </m:rPr>
          <w:rPr>
            <w:rFonts w:ascii="Cambria Math" w:hAnsi="Cambria Math" w:eastAsia="Cambria Math"/>
          </w:rPr>
          <m:t>=</m:t>
        </m:r>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oMath>
      <w:r>
        <w:rPr>
          <w:rFonts w:hint="eastAsia"/>
        </w:rPr>
        <w:t xml:space="preserve">， </w:t>
      </w:r>
      <w:r>
        <w:t xml:space="preserve">                              </w:t>
      </w:r>
      <w:r>
        <w:rPr>
          <w:rFonts w:hint="eastAsia"/>
        </w:rPr>
        <w:t>（</w:t>
      </w:r>
      <w:r>
        <w:t>8</w:t>
      </w:r>
      <w:r>
        <w:rPr>
          <w:rFonts w:hint="eastAsia"/>
        </w:rPr>
        <w:t>）</w:t>
      </w:r>
    </w:p>
    <w:bookmarkEnd w:id="1"/>
    <w:p w14:paraId="20A50D50">
      <w:pPr>
        <w:spacing w:before="120"/>
        <w:ind w:firstLine="420"/>
      </w:pPr>
      <m:oMath>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r>
          <m:rPr>
            <m:sty m:val="p"/>
          </m:rPr>
          <w:rPr>
            <w:rFonts w:ascii="Cambria Math" w:hAnsi="Cambria Math" w:eastAsia="Cambria Math"/>
          </w:rPr>
          <m:t>∈</m:t>
        </m:r>
        <m:sSup>
          <m:sSupPr>
            <m:ctrlPr>
              <w:rPr>
                <w:rFonts w:ascii="Cambria Math" w:hAnsi="Cambria Math" w:eastAsia="Cambria Math"/>
              </w:rPr>
            </m:ctrlPr>
          </m:sSupPr>
          <m:e>
            <m:r>
              <m:rPr>
                <m:sty m:val="p"/>
                <m:scr m:val="double-struck"/>
              </m:rPr>
              <w:rPr>
                <w:rFonts w:ascii="Cambria Math" w:hAnsi="Cambria Math" w:eastAsia="Cambria Math"/>
              </w:rPr>
              <m:t>ℝ</m:t>
            </m:r>
            <m:ctrlPr>
              <w:rPr>
                <w:rFonts w:ascii="Cambria Math" w:hAnsi="Cambria Math" w:eastAsia="Cambria Math"/>
              </w:rPr>
            </m:ctrlPr>
          </m:e>
          <m:sup>
            <m:sSub>
              <m:sSubPr>
                <m:ctrlPr>
                  <w:rPr>
                    <w:rFonts w:ascii="Cambria Math" w:hAnsi="Cambria Math" w:eastAsia="Cambria Math"/>
                  </w:rPr>
                </m:ctrlPr>
              </m:sSubPr>
              <m:e>
                <m:r>
                  <m:rPr/>
                  <w:rPr>
                    <w:rFonts w:ascii="Cambria Math" w:hAnsi="Cambria Math" w:eastAsia="Cambria Math"/>
                  </w:rPr>
                  <m:t>H</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r>
              <m:rPr>
                <m:sty m:val="p"/>
              </m:rPr>
              <w:rPr>
                <w:rFonts w:ascii="Cambria Math" w:hAnsi="Cambria Math"/>
              </w:rPr>
              <m:t>×</m:t>
            </m:r>
            <m:sSub>
              <m:sSubPr>
                <m:ctrlPr>
                  <w:rPr>
                    <w:rFonts w:ascii="Cambria Math" w:hAnsi="Cambria Math" w:eastAsia="Cambria Math"/>
                  </w:rPr>
                </m:ctrlPr>
              </m:sSubPr>
              <m:e>
                <m:r>
                  <m:rPr/>
                  <w:rPr>
                    <w:rFonts w:ascii="Cambria Math" w:hAnsi="Cambria Math" w:eastAsia="Cambria Math"/>
                  </w:rPr>
                  <m:t>W</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r>
              <m:rPr>
                <m:sty m:val="p"/>
              </m:rPr>
              <w:rPr>
                <w:rFonts w:ascii="Cambria Math" w:hAnsi="Cambria Math"/>
              </w:rPr>
              <m:t>×</m:t>
            </m:r>
            <m:sSub>
              <m:sSubPr>
                <m:ctrlPr>
                  <w:rPr>
                    <w:rFonts w:ascii="Cambria Math" w:hAnsi="Cambria Math" w:eastAsia="Cambria Math"/>
                  </w:rPr>
                </m:ctrlPr>
              </m:sSubPr>
              <m:e>
                <m:r>
                  <m:rPr/>
                  <w:rPr>
                    <w:rFonts w:ascii="Cambria Math" w:hAnsi="Cambria Math" w:eastAsia="Cambria Math"/>
                  </w:rPr>
                  <m:t>d</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ctrlPr>
              <w:rPr>
                <w:rFonts w:ascii="Cambria Math" w:hAnsi="Cambria Math" w:eastAsia="Cambria Math"/>
              </w:rPr>
            </m:ctrlPr>
          </m:sup>
        </m:sSup>
      </m:oMath>
      <w:r>
        <w:rPr>
          <w:rFonts w:hint="eastAsia"/>
        </w:rPr>
        <w:t xml:space="preserve"> 表示提取出的</w:t>
      </w:r>
      <w:r>
        <w:t>视觉特征体</w:t>
      </w:r>
      <w:r>
        <w:rPr>
          <w:rFonts w:hint="eastAsia"/>
        </w:rPr>
        <w:t>，</w:t>
      </w:r>
      <m:oMath>
        <m:sSub>
          <m:sSubPr>
            <m:ctrlPr>
              <w:rPr>
                <w:rFonts w:ascii="Cambria Math" w:hAnsi="Cambria Math" w:eastAsia="Cambria Math"/>
              </w:rPr>
            </m:ctrlPr>
          </m:sSubPr>
          <m:e>
            <m:r>
              <m:rPr/>
              <w:rPr>
                <w:rFonts w:ascii="Cambria Math" w:hAnsi="Cambria Math" w:eastAsia="Cambria Math"/>
              </w:rPr>
              <m:t>H</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oMath>
      <w:r>
        <w:rPr>
          <w:rFonts w:hint="eastAsia"/>
        </w:rPr>
        <w:t>，</w:t>
      </w:r>
      <m:oMath>
        <m:sSub>
          <m:sSubPr>
            <m:ctrlPr>
              <w:rPr>
                <w:rFonts w:ascii="Cambria Math" w:hAnsi="Cambria Math" w:eastAsia="Cambria Math"/>
              </w:rPr>
            </m:ctrlPr>
          </m:sSubPr>
          <m:e>
            <m:r>
              <m:rPr/>
              <w:rPr>
                <w:rFonts w:hint="eastAsia" w:ascii="Cambria Math" w:hAnsi="Cambria Math"/>
              </w:rPr>
              <m:t>W</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oMath>
      <w:r>
        <w:rPr>
          <w:rFonts w:hint="eastAsia"/>
        </w:rPr>
        <w:t>，</w:t>
      </w:r>
      <m:oMath>
        <m:sSub>
          <m:sSubPr>
            <m:ctrlPr>
              <w:rPr>
                <w:rFonts w:ascii="Cambria Math" w:hAnsi="Cambria Math" w:eastAsia="Cambria Math"/>
              </w:rPr>
            </m:ctrlPr>
          </m:sSubPr>
          <m:e>
            <m:r>
              <m:rPr/>
              <w:rPr>
                <w:rFonts w:ascii="Cambria Math" w:hAnsi="Cambria Math" w:eastAsia="Cambria Math"/>
              </w:rPr>
              <m:t>d</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oMath>
      <w:r>
        <w:rPr>
          <w:rFonts w:hint="eastAsia"/>
        </w:rPr>
        <w:t xml:space="preserve"> 分别表示特征体的高度、宽度和特征通道维度，最终能够得到对应每个源视图的同样数量的 </w:t>
      </w:r>
      <m:oMath>
        <m:r>
          <m:rPr/>
          <w:rPr>
            <w:rFonts w:hint="eastAsia" w:ascii="Cambria Math" w:hAnsi="Cambria Math"/>
          </w:rPr>
          <m:t>N</m:t>
        </m:r>
      </m:oMath>
      <w:r>
        <w:rPr>
          <w:rFonts w:hint="eastAsia"/>
        </w:rPr>
        <w:t xml:space="preserve"> 个</w:t>
      </w:r>
      <w:r>
        <w:t>视觉</w:t>
      </w:r>
      <w:r>
        <w:rPr>
          <w:rFonts w:hint="eastAsia"/>
        </w:rPr>
        <w:t>特征体，</w:t>
      </w:r>
      <m:oMath>
        <m:r>
          <m:rPr>
            <m:sty m:val="p"/>
          </m:rPr>
          <w:rPr>
            <w:rFonts w:ascii="Cambria Math" w:hAnsi="Cambria Math"/>
          </w:rPr>
          <m:t>E(</m:t>
        </m:r>
        <m:r>
          <m:rPr>
            <m:sty m:val="p"/>
          </m:rPr>
          <w:rPr>
            <w:rFonts w:hint="eastAsia" w:ascii="Cambria Math" w:hAnsi="Cambria Math"/>
          </w:rPr>
          <m:t>·</m:t>
        </m:r>
        <m:r>
          <m:rPr>
            <m:sty m:val="p"/>
          </m:rPr>
          <w:rPr>
            <w:rFonts w:ascii="Cambria Math" w:hAnsi="Cambria Math"/>
          </w:rPr>
          <m:t>)</m:t>
        </m:r>
      </m:oMath>
      <w:r>
        <w:rPr>
          <w:rFonts w:hint="eastAsia"/>
        </w:rPr>
        <w:t xml:space="preserve"> 表示编码器提取特征的操作。</w:t>
      </w:r>
    </w:p>
    <w:p w14:paraId="595DD23B">
      <w:pPr>
        <w:spacing w:before="120"/>
        <w:ind w:firstLine="420"/>
      </w:pPr>
      <w:r>
        <w:rPr>
          <w:rFonts w:hint="eastAsia"/>
        </w:rPr>
        <w:t xml:space="preserve">步骤 </w:t>
      </w:r>
      <w:r>
        <w:t xml:space="preserve">2.2 </w:t>
      </w:r>
      <w:r>
        <w:rPr>
          <w:rFonts w:hint="eastAsia"/>
        </w:rPr>
        <w:t>锚点特征体的选择</w:t>
      </w:r>
    </w:p>
    <w:p w14:paraId="7F5712A6">
      <w:pPr>
        <w:spacing w:before="120"/>
        <w:ind w:firstLine="420"/>
      </w:pPr>
      <w:r>
        <w:rPr>
          <w:rFonts w:hint="eastAsia"/>
        </w:rPr>
        <w:t>我们依次轮流将每一个</w:t>
      </w:r>
      <w:r>
        <w:t>视觉</w:t>
      </w:r>
      <w:r>
        <w:rPr>
          <w:rFonts w:hint="eastAsia"/>
        </w:rPr>
        <w:t>特征体作为锚点特征体，并融合其他所有</w:t>
      </w:r>
      <w:r>
        <w:t>视觉</w:t>
      </w:r>
      <w:r>
        <w:rPr>
          <w:rFonts w:hint="eastAsia"/>
        </w:rPr>
        <w:t>特征体的信息。</w:t>
      </w:r>
      <m:oMath>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rPr>
              <m:t>anc</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oMath>
      <w:r>
        <w:t>表示当前</w:t>
      </w:r>
      <w:r>
        <w:rPr>
          <w:rFonts w:hint="eastAsia"/>
        </w:rPr>
        <w:t>的</w:t>
      </w:r>
      <w:r>
        <w:t>锚点特征</w:t>
      </w:r>
      <w:r>
        <w:rPr>
          <w:rFonts w:hint="eastAsia"/>
        </w:rPr>
        <w:t>体</w:t>
      </w:r>
      <w:r>
        <w:t>，</w:t>
      </w:r>
      <w:r>
        <w:rPr>
          <w:rFonts w:hint="eastAsia"/>
        </w:rPr>
        <w:t>其他所有特征体的总和作为当前</w:t>
      </w:r>
      <w:r>
        <w:t>第</w:t>
      </w:r>
      <m:oMath>
        <m:r>
          <m:rPr>
            <m:sty m:val="p"/>
          </m:rPr>
          <w:rPr>
            <w:rFonts w:ascii="Cambria Math" w:hAnsi="Cambria Math"/>
          </w:rPr>
          <m:t xml:space="preserve"> </m:t>
        </m:r>
        <m:r>
          <m:rPr/>
          <w:rPr>
            <w:rFonts w:ascii="Cambria Math" w:hAnsi="Cambria Math"/>
          </w:rPr>
          <m:t>i</m:t>
        </m:r>
        <m:r>
          <m:rPr>
            <m:sty m:val="p"/>
          </m:rPr>
          <w:rPr>
            <w:rFonts w:ascii="Cambria Math" w:hAnsi="Cambria Math"/>
          </w:rPr>
          <m:t xml:space="preserve"> </m:t>
        </m:r>
      </m:oMath>
      <w:r>
        <w:t>个</w:t>
      </w:r>
      <w:r>
        <w:rPr>
          <w:rFonts w:hint="eastAsia"/>
        </w:rPr>
        <w:t xml:space="preserve">锚点特征的辅助特征体 </w:t>
      </w:r>
      <m:oMath>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rPr>
              <m:t>aux</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oMath>
      <w:r>
        <w:rPr>
          <w:rFonts w:hint="eastAsia"/>
        </w:rPr>
        <w:t>，该做法能够保证该融合机制能够接受任意数量视觉特征体的输入：</w:t>
      </w:r>
    </w:p>
    <w:p w14:paraId="4A7355C0">
      <w:pPr>
        <w:spacing w:before="120"/>
        <w:ind w:firstLine="420"/>
        <w:jc w:val="right"/>
        <w:rPr>
          <w:i/>
        </w:rPr>
      </w:pPr>
      <m:oMath>
        <m:sSubSup>
          <m:sSubSupPr>
            <m:ctrlPr>
              <w:rPr>
                <w:rFonts w:ascii="Cambria Math" w:hAnsi="Cambria Math" w:eastAsia="Cambria Math"/>
                <w:i/>
              </w:rPr>
            </m:ctrlPr>
          </m:sSubSupPr>
          <m:e>
            <m:r>
              <m:rPr>
                <m:sty m:val="p"/>
              </m:rPr>
              <w:rPr>
                <w:rFonts w:ascii="Cambria Math" w:hAnsi="Cambria Math" w:eastAsia="Cambria Math"/>
              </w:rPr>
              <m:t>F</m:t>
            </m:r>
            <m:ctrlPr>
              <w:rPr>
                <w:rFonts w:ascii="Cambria Math" w:hAnsi="Cambria Math" w:eastAsia="Cambria Math"/>
                <w:i/>
              </w:rPr>
            </m:ctrlPr>
          </m:e>
          <m:sub>
            <m:r>
              <m:rPr/>
              <w:rPr>
                <w:rFonts w:ascii="Cambria Math" w:hAnsi="Cambria Math" w:eastAsia="Cambria Math"/>
              </w:rPr>
              <m:t>aux</m:t>
            </m:r>
            <m:ctrlPr>
              <w:rPr>
                <w:rFonts w:ascii="Cambria Math" w:hAnsi="Cambria Math" w:eastAsia="Cambria Math"/>
                <w:i/>
              </w:rPr>
            </m:ctrlPr>
          </m:sub>
          <m:sup>
            <m:r>
              <m:rPr/>
              <w:rPr>
                <w:rFonts w:ascii="Cambria Math" w:hAnsi="Cambria Math" w:eastAsia="Cambria Math"/>
              </w:rPr>
              <m:t>i</m:t>
            </m:r>
            <m:ctrlPr>
              <w:rPr>
                <w:rFonts w:ascii="Cambria Math" w:hAnsi="Cambria Math" w:eastAsia="Cambria Math"/>
                <w:i/>
              </w:rPr>
            </m:ctrlPr>
          </m:sup>
        </m:sSubSup>
        <m:r>
          <m:rPr/>
          <w:rPr>
            <w:rFonts w:ascii="Cambria Math" w:hAnsi="Cambria Math" w:eastAsia="Cambria Math"/>
          </w:rPr>
          <m:t>=</m:t>
        </m:r>
        <m:nary>
          <m:naryPr>
            <m:chr m:val="∑"/>
            <m:limLoc m:val="undOvr"/>
            <m:ctrlPr>
              <w:rPr>
                <w:rFonts w:ascii="Cambria Math" w:hAnsi="Cambria Math" w:eastAsia="Cambria Math"/>
                <w:i/>
              </w:rPr>
            </m:ctrlPr>
          </m:naryPr>
          <m:sub>
            <m:r>
              <m:rPr/>
              <w:rPr>
                <w:rFonts w:ascii="Cambria Math" w:hAnsi="Cambria Math" w:eastAsia="Cambria Math"/>
              </w:rPr>
              <m:t>j=1</m:t>
            </m:r>
            <m:ctrlPr>
              <w:rPr>
                <w:rFonts w:ascii="Cambria Math" w:hAnsi="Cambria Math" w:eastAsia="Cambria Math"/>
                <w:i/>
              </w:rPr>
            </m:ctrlPr>
          </m:sub>
          <m:sup>
            <m:r>
              <m:rPr/>
              <w:rPr>
                <w:rFonts w:ascii="Cambria Math" w:hAnsi="Cambria Math" w:eastAsia="Cambria Math"/>
              </w:rPr>
              <m:t>i−1</m:t>
            </m:r>
            <m:ctrlPr>
              <w:rPr>
                <w:rFonts w:ascii="Cambria Math" w:hAnsi="Cambria Math" w:eastAsia="Cambria Math"/>
                <w:i/>
              </w:rPr>
            </m:ctrlPr>
          </m:sup>
          <m:e>
            <m:sSubSup>
              <m:sSubSupPr>
                <m:ctrlPr>
                  <w:rPr>
                    <w:rFonts w:ascii="Cambria Math" w:hAnsi="Cambria Math" w:eastAsia="Cambria Math"/>
                    <w:i/>
                  </w:rPr>
                </m:ctrlPr>
              </m:sSubSupPr>
              <m:e>
                <m:r>
                  <m:rPr>
                    <m:sty m:val="p"/>
                  </m:rPr>
                  <w:rPr>
                    <w:rFonts w:ascii="Cambria Math" w:hAnsi="Cambria Math" w:eastAsia="Cambria Math"/>
                  </w:rPr>
                  <m:t>F</m:t>
                </m:r>
                <m:ctrlPr>
                  <w:rPr>
                    <w:rFonts w:ascii="Cambria Math" w:hAnsi="Cambria Math" w:eastAsia="Cambria Math"/>
                    <w:i/>
                  </w:rPr>
                </m:ctrlPr>
              </m:e>
              <m:sub>
                <m:r>
                  <m:rPr/>
                  <w:rPr>
                    <w:rFonts w:ascii="Cambria Math" w:hAnsi="Cambria Math" w:eastAsia="Cambria Math"/>
                  </w:rPr>
                  <m:t>v</m:t>
                </m:r>
                <m:ctrlPr>
                  <w:rPr>
                    <w:rFonts w:ascii="Cambria Math" w:hAnsi="Cambria Math" w:eastAsia="Cambria Math"/>
                    <w:i/>
                  </w:rPr>
                </m:ctrlPr>
              </m:sub>
              <m:sup>
                <m:r>
                  <m:rPr/>
                  <w:rPr>
                    <w:rFonts w:ascii="Cambria Math" w:hAnsi="Cambria Math" w:eastAsia="Cambria Math"/>
                  </w:rPr>
                  <m:t>j</m:t>
                </m:r>
                <m:ctrlPr>
                  <w:rPr>
                    <w:rFonts w:ascii="Cambria Math" w:hAnsi="Cambria Math" w:eastAsia="Cambria Math"/>
                    <w:i/>
                  </w:rPr>
                </m:ctrlPr>
              </m:sup>
            </m:sSubSup>
            <m:ctrlPr>
              <w:rPr>
                <w:rFonts w:ascii="Cambria Math" w:hAnsi="Cambria Math" w:eastAsia="Cambria Math"/>
                <w:i/>
              </w:rPr>
            </m:ctrlPr>
          </m:e>
        </m:nary>
        <m:r>
          <m:rPr/>
          <w:rPr>
            <w:rFonts w:ascii="Cambria Math" w:hAnsi="Cambria Math"/>
          </w:rPr>
          <m:t>+</m:t>
        </m:r>
        <m:nary>
          <m:naryPr>
            <m:chr m:val="∑"/>
            <m:limLoc m:val="undOvr"/>
            <m:ctrlPr>
              <w:rPr>
                <w:rFonts w:ascii="Cambria Math" w:hAnsi="Cambria Math" w:eastAsia="Cambria Math"/>
                <w:i/>
              </w:rPr>
            </m:ctrlPr>
          </m:naryPr>
          <m:sub>
            <m:r>
              <m:rPr/>
              <w:rPr>
                <w:rFonts w:ascii="Cambria Math" w:hAnsi="Cambria Math" w:eastAsia="Cambria Math"/>
              </w:rPr>
              <m:t>j=i+1</m:t>
            </m:r>
            <m:ctrlPr>
              <w:rPr>
                <w:rFonts w:ascii="Cambria Math" w:hAnsi="Cambria Math" w:eastAsia="Cambria Math"/>
                <w:i/>
              </w:rPr>
            </m:ctrlPr>
          </m:sub>
          <m:sup>
            <m:r>
              <m:rPr/>
              <w:rPr>
                <w:rFonts w:ascii="Cambria Math" w:hAnsi="Cambria Math" w:eastAsia="Cambria Math"/>
              </w:rPr>
              <m:t>N</m:t>
            </m:r>
            <m:ctrlPr>
              <w:rPr>
                <w:rFonts w:ascii="Cambria Math" w:hAnsi="Cambria Math" w:eastAsia="Cambria Math"/>
                <w:i/>
              </w:rPr>
            </m:ctrlPr>
          </m:sup>
          <m:e>
            <m:sSubSup>
              <m:sSubSupPr>
                <m:ctrlPr>
                  <w:rPr>
                    <w:rFonts w:ascii="Cambria Math" w:hAnsi="Cambria Math" w:eastAsia="Cambria Math"/>
                    <w:i/>
                  </w:rPr>
                </m:ctrlPr>
              </m:sSubSupPr>
              <m:e>
                <m:r>
                  <m:rPr>
                    <m:sty m:val="p"/>
                  </m:rPr>
                  <w:rPr>
                    <w:rFonts w:ascii="Cambria Math" w:hAnsi="Cambria Math" w:eastAsia="Cambria Math"/>
                  </w:rPr>
                  <m:t>F</m:t>
                </m:r>
                <m:ctrlPr>
                  <w:rPr>
                    <w:rFonts w:ascii="Cambria Math" w:hAnsi="Cambria Math" w:eastAsia="Cambria Math"/>
                    <w:i/>
                  </w:rPr>
                </m:ctrlPr>
              </m:e>
              <m:sub>
                <m:r>
                  <m:rPr/>
                  <w:rPr>
                    <w:rFonts w:ascii="Cambria Math" w:hAnsi="Cambria Math" w:eastAsia="Cambria Math"/>
                  </w:rPr>
                  <m:t>v</m:t>
                </m:r>
                <m:ctrlPr>
                  <w:rPr>
                    <w:rFonts w:ascii="Cambria Math" w:hAnsi="Cambria Math" w:eastAsia="Cambria Math"/>
                    <w:i/>
                  </w:rPr>
                </m:ctrlPr>
              </m:sub>
              <m:sup>
                <m:r>
                  <m:rPr/>
                  <w:rPr>
                    <w:rFonts w:ascii="Cambria Math" w:hAnsi="Cambria Math" w:eastAsia="Cambria Math"/>
                  </w:rPr>
                  <m:t>j</m:t>
                </m:r>
                <m:ctrlPr>
                  <w:rPr>
                    <w:rFonts w:ascii="Cambria Math" w:hAnsi="Cambria Math" w:eastAsia="Cambria Math"/>
                    <w:i/>
                  </w:rPr>
                </m:ctrlPr>
              </m:sup>
            </m:sSubSup>
            <m:ctrlPr>
              <w:rPr>
                <w:rFonts w:ascii="Cambria Math" w:hAnsi="Cambria Math" w:eastAsia="Cambria Math"/>
                <w:i/>
              </w:rPr>
            </m:ctrlPr>
          </m:e>
        </m:nary>
      </m:oMath>
      <w:r>
        <w:rPr>
          <w:rFonts w:hint="eastAsia"/>
        </w:rPr>
        <w:t xml:space="preserve">， </w:t>
      </w:r>
      <w:r>
        <w:t xml:space="preserve">                      </w:t>
      </w:r>
      <w:r>
        <w:rPr>
          <w:rFonts w:hint="eastAsia"/>
        </w:rPr>
        <w:t>（</w:t>
      </w:r>
      <w:r>
        <w:t>9</w:t>
      </w:r>
      <w:r>
        <w:rPr>
          <w:rFonts w:hint="eastAsia"/>
        </w:rPr>
        <w:t>）</w:t>
      </w:r>
    </w:p>
    <w:p w14:paraId="769F53C6">
      <w:pPr>
        <w:spacing w:before="120"/>
        <w:ind w:firstLine="420"/>
      </w:pPr>
      <w:r>
        <w:rPr>
          <w:rFonts w:hint="eastAsia"/>
        </w:rPr>
        <w:t xml:space="preserve">此处的 </w:t>
      </w:r>
      <m:oMath>
        <m:r>
          <m:rPr/>
          <w:rPr>
            <w:rFonts w:ascii="Cambria Math" w:hAnsi="Cambria Math"/>
          </w:rPr>
          <m:t xml:space="preserve">i </m:t>
        </m:r>
      </m:oMath>
      <w:r>
        <w:rPr>
          <w:rFonts w:hint="eastAsia"/>
        </w:rPr>
        <w:t xml:space="preserve">表示第 </w:t>
      </w:r>
      <m:oMath>
        <m:r>
          <m:rPr/>
          <w:rPr>
            <w:rFonts w:ascii="Cambria Math" w:hAnsi="Cambria Math"/>
          </w:rPr>
          <m:t xml:space="preserve">i </m:t>
        </m:r>
      </m:oMath>
      <w:r>
        <w:rPr>
          <w:rFonts w:hint="eastAsia"/>
        </w:rPr>
        <w:t>个锚点特征体，</w:t>
      </w:r>
      <m:oMath>
        <m:r>
          <m:rPr/>
          <w:rPr>
            <w:rFonts w:ascii="Cambria Math" w:hAnsi="Cambria Math"/>
          </w:rPr>
          <m:t>j</m:t>
        </m:r>
      </m:oMath>
      <w:r>
        <w:rPr>
          <w:rFonts w:hint="eastAsia"/>
        </w:rPr>
        <w:t xml:space="preserve"> 表示的是第 </w:t>
      </w:r>
      <m:oMath>
        <m:r>
          <m:rPr/>
          <w:rPr>
            <w:rFonts w:hint="eastAsia" w:ascii="Cambria Math" w:hAnsi="Cambria Math"/>
          </w:rPr>
          <m:t>j</m:t>
        </m:r>
      </m:oMath>
      <w:r>
        <w:rPr>
          <w:rFonts w:hint="eastAsia"/>
        </w:rPr>
        <w:t xml:space="preserve"> 个视觉特征体。</w:t>
      </w:r>
    </w:p>
    <w:p w14:paraId="73FE8765">
      <w:pPr>
        <w:spacing w:before="120"/>
        <w:ind w:firstLine="0" w:firstLineChars="0"/>
        <w:jc w:val="center"/>
      </w:pPr>
      <w:r>
        <w:drawing>
          <wp:inline distT="0" distB="0" distL="0" distR="0">
            <wp:extent cx="4479925" cy="5062855"/>
            <wp:effectExtent l="0" t="0" r="0" b="4445"/>
            <wp:docPr id="52460148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601489" name="图片 2"/>
                    <pic:cNvPicPr>
                      <a:picLocks noChangeAspect="1"/>
                    </pic:cNvPicPr>
                  </pic:nvPicPr>
                  <pic:blipFill>
                    <a:blip r:embed="rId14"/>
                    <a:stretch>
                      <a:fillRect/>
                    </a:stretch>
                  </pic:blipFill>
                  <pic:spPr>
                    <a:xfrm>
                      <a:off x="0" y="0"/>
                      <a:ext cx="4483818" cy="5067379"/>
                    </a:xfrm>
                    <a:prstGeom prst="rect">
                      <a:avLst/>
                    </a:prstGeom>
                  </pic:spPr>
                </pic:pic>
              </a:graphicData>
            </a:graphic>
          </wp:inline>
        </w:drawing>
      </w:r>
    </w:p>
    <w:p w14:paraId="4E268C19">
      <w:pPr>
        <w:pStyle w:val="33"/>
        <w:spacing w:before="120" w:after="120"/>
      </w:pPr>
      <w:r>
        <w:rPr>
          <w:rFonts w:hint="eastAsia"/>
        </w:rPr>
        <w:t>图</w:t>
      </w:r>
      <w:r>
        <w:t xml:space="preserve"> 3 </w:t>
      </w:r>
      <w:r>
        <w:rPr>
          <w:rFonts w:hint="eastAsia"/>
        </w:rPr>
        <w:t>跨视角特征体的协作融合。</w:t>
      </w:r>
      <w:r>
        <w:rPr>
          <w:rFonts w:hint="eastAsia"/>
          <w:b w:val="0"/>
          <w:bCs w:val="0"/>
        </w:rPr>
        <w:t>首先步骤</w:t>
      </w:r>
      <w:r>
        <w:rPr>
          <w:b w:val="0"/>
          <w:bCs w:val="0"/>
        </w:rPr>
        <w:t xml:space="preserve"> 2.1 </w:t>
      </w:r>
      <w:r>
        <w:rPr>
          <w:rFonts w:hint="eastAsia"/>
          <w:b w:val="0"/>
          <w:bCs w:val="0"/>
        </w:rPr>
        <w:t>使用编码器提取对应源视图的视觉特征体</w:t>
      </w:r>
      <m:oMath>
        <m:r>
          <m:rPr>
            <m:sty m:val="bi"/>
          </m:rPr>
          <w:rPr>
            <w:rFonts w:ascii="Cambria Math" w:hAnsi="Cambria Math"/>
          </w:rPr>
          <m:t xml:space="preserve"> </m:t>
        </m:r>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i</m:t>
            </m:r>
            <m:ctrlPr>
              <w:rPr>
                <w:rFonts w:ascii="Cambria Math" w:hAnsi="Cambria Math" w:eastAsia="Cambria Math"/>
                <w:b w:val="0"/>
                <w:bCs w:val="0"/>
              </w:rPr>
            </m:ctrlPr>
          </m:sup>
        </m:sSubSup>
      </m:oMath>
      <w:r>
        <w:rPr>
          <w:rFonts w:hint="eastAsia"/>
          <w:b w:val="0"/>
          <w:bCs w:val="0"/>
        </w:rPr>
        <w:t>(公式(</w:t>
      </w:r>
      <w:r>
        <w:rPr>
          <w:b w:val="0"/>
          <w:bCs w:val="0"/>
        </w:rPr>
        <w:t>8</w:t>
      </w:r>
      <w:r>
        <w:rPr>
          <w:rFonts w:hint="eastAsia"/>
          <w:b w:val="0"/>
          <w:bCs w:val="0"/>
        </w:rPr>
        <w:t xml:space="preserve">))，其次步骤 </w:t>
      </w:r>
      <w:r>
        <w:rPr>
          <w:b w:val="0"/>
          <w:bCs w:val="0"/>
        </w:rPr>
        <w:t xml:space="preserve">2.2 </w:t>
      </w:r>
      <w:r>
        <w:rPr>
          <w:rFonts w:hint="eastAsia"/>
          <w:b w:val="0"/>
          <w:bCs w:val="0"/>
        </w:rPr>
        <w:t xml:space="preserve">选择当前的锚点特征体，图中演示的情况是源视图 </w:t>
      </w:r>
      <w:r>
        <w:rPr>
          <w:b w:val="0"/>
          <w:bCs w:val="0"/>
        </w:rPr>
        <w:t xml:space="preserve">1 </w:t>
      </w:r>
      <w:r>
        <w:rPr>
          <w:rFonts w:hint="eastAsia"/>
          <w:b w:val="0"/>
          <w:bCs w:val="0"/>
        </w:rPr>
        <w:t xml:space="preserve">对应的视觉特征体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作为锚点，源视图 </w:t>
      </w:r>
      <w:r>
        <w:rPr>
          <w:b w:val="0"/>
          <w:bCs w:val="0"/>
        </w:rPr>
        <w:t xml:space="preserve">2 </w:t>
      </w:r>
      <w:r>
        <w:rPr>
          <w:rFonts w:hint="eastAsia"/>
          <w:b w:val="0"/>
          <w:bCs w:val="0"/>
        </w:rPr>
        <w:t xml:space="preserve">和 </w:t>
      </w:r>
      <w:r>
        <w:rPr>
          <w:b w:val="0"/>
          <w:bCs w:val="0"/>
        </w:rPr>
        <w:t xml:space="preserve">3 </w:t>
      </w:r>
      <w:r>
        <w:rPr>
          <w:rFonts w:hint="eastAsia"/>
          <w:b w:val="0"/>
          <w:bCs w:val="0"/>
        </w:rPr>
        <w:t xml:space="preserve">对应的视觉特征体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2</m:t>
            </m:r>
            <m:ctrlPr>
              <w:rPr>
                <w:rFonts w:ascii="Cambria Math" w:hAnsi="Cambria Math" w:eastAsia="Cambria Math"/>
                <w:b w:val="0"/>
                <w:bCs w:val="0"/>
              </w:rPr>
            </m:ctrlPr>
          </m:sup>
        </m:sSubSup>
      </m:oMath>
      <w:r>
        <w:rPr>
          <w:rFonts w:hint="eastAsia"/>
          <w:b w:val="0"/>
          <w:bCs w:val="0"/>
        </w:rPr>
        <w:t xml:space="preserve"> 和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3</m:t>
            </m:r>
            <m:ctrlPr>
              <w:rPr>
                <w:rFonts w:ascii="Cambria Math" w:hAnsi="Cambria Math" w:eastAsia="Cambria Math"/>
                <w:b w:val="0"/>
                <w:bCs w:val="0"/>
              </w:rPr>
            </m:ctrlPr>
          </m:sup>
        </m:sSubSup>
      </m:oMath>
      <w:r>
        <w:rPr>
          <w:rFonts w:hint="eastAsia"/>
          <w:b w:val="0"/>
          <w:bCs w:val="0"/>
        </w:rPr>
        <w:t xml:space="preserve"> 作为辅助的情况，整个融合过程中每个视觉特征体会依次被作为锚点；蓝色圆角矩阵中展示的是步骤 </w:t>
      </w:r>
      <w:r>
        <w:rPr>
          <w:b w:val="0"/>
          <w:bCs w:val="0"/>
        </w:rPr>
        <w:t xml:space="preserve">2.3 </w:t>
      </w:r>
      <w:r>
        <w:rPr>
          <w:rFonts w:hint="eastAsia"/>
          <w:b w:val="0"/>
          <w:bCs w:val="0"/>
        </w:rPr>
        <w:t xml:space="preserve">对应的具体的融合过程，依旧以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作为锚点，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2</m:t>
            </m:r>
            <m:ctrlPr>
              <w:rPr>
                <w:rFonts w:ascii="Cambria Math" w:hAnsi="Cambria Math" w:eastAsia="Cambria Math"/>
                <w:b w:val="0"/>
                <w:bCs w:val="0"/>
              </w:rPr>
            </m:ctrlPr>
          </m:sup>
        </m:sSubSup>
      </m:oMath>
      <w:r>
        <w:rPr>
          <w:rFonts w:hint="eastAsia"/>
          <w:b w:val="0"/>
          <w:bCs w:val="0"/>
        </w:rPr>
        <w:t xml:space="preserve"> 和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3</m:t>
            </m:r>
            <m:ctrlPr>
              <w:rPr>
                <w:rFonts w:ascii="Cambria Math" w:hAnsi="Cambria Math" w:eastAsia="Cambria Math"/>
                <w:b w:val="0"/>
                <w:bCs w:val="0"/>
              </w:rPr>
            </m:ctrlPr>
          </m:sup>
        </m:sSubSup>
      </m:oMath>
      <w:r>
        <w:rPr>
          <w:rFonts w:hint="eastAsia"/>
          <w:b w:val="0"/>
          <w:bCs w:val="0"/>
        </w:rPr>
        <w:t xml:space="preserve"> 作为辅助的情况为例子，首先将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2</m:t>
            </m:r>
            <m:ctrlPr>
              <w:rPr>
                <w:rFonts w:ascii="Cambria Math" w:hAnsi="Cambria Math" w:eastAsia="Cambria Math"/>
                <w:b w:val="0"/>
                <w:bCs w:val="0"/>
              </w:rPr>
            </m:ctrlPr>
          </m:sup>
        </m:sSubSup>
      </m:oMath>
      <w:r>
        <w:rPr>
          <w:rFonts w:hint="eastAsia"/>
          <w:b w:val="0"/>
          <w:bCs w:val="0"/>
        </w:rPr>
        <w:t xml:space="preserve"> 和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ascii="Cambria Math" w:hAnsi="Cambria Math" w:eastAsia="Cambria Math"/>
              </w:rPr>
              <m:t>v</m:t>
            </m:r>
            <m:ctrlPr>
              <w:rPr>
                <w:rFonts w:ascii="Cambria Math" w:hAnsi="Cambria Math" w:eastAsia="Cambria Math"/>
                <w:b w:val="0"/>
                <w:bCs w:val="0"/>
              </w:rPr>
            </m:ctrlPr>
          </m:sub>
          <m:sup>
            <m:r>
              <m:rPr>
                <m:sty m:val="bi"/>
              </m:rPr>
              <w:rPr>
                <w:rFonts w:ascii="Cambria Math" w:hAnsi="Cambria Math" w:eastAsia="Cambria Math"/>
              </w:rPr>
              <m:t>3</m:t>
            </m:r>
            <m:ctrlPr>
              <w:rPr>
                <w:rFonts w:ascii="Cambria Math" w:hAnsi="Cambria Math" w:eastAsia="Cambria Math"/>
                <w:b w:val="0"/>
                <w:bCs w:val="0"/>
              </w:rPr>
            </m:ctrlPr>
          </m:sup>
        </m:sSubSup>
      </m:oMath>
      <w:r>
        <w:rPr>
          <w:rFonts w:hint="eastAsia"/>
          <w:b w:val="0"/>
          <w:bCs w:val="0"/>
        </w:rPr>
        <w:t xml:space="preserve"> 两个视觉特征体相加获得浅绿色的辅助特征体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aux</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(公式(9))，随后将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aux</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和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anc</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进行级联，并且一起输入一个卷积层(C</w:t>
      </w:r>
      <w:r>
        <w:rPr>
          <w:b w:val="0"/>
          <w:bCs w:val="0"/>
        </w:rPr>
        <w:t>onv</w:t>
      </w:r>
      <w:r>
        <w:rPr>
          <w:rFonts w:hint="eastAsia"/>
          <w:b w:val="0"/>
          <w:bCs w:val="0"/>
        </w:rPr>
        <w:t>，Convolutiona</w:t>
      </w:r>
      <w:r>
        <w:rPr>
          <w:b w:val="0"/>
          <w:bCs w:val="0"/>
        </w:rPr>
        <w:t xml:space="preserve">l </w:t>
      </w:r>
      <w:r>
        <w:rPr>
          <w:rFonts w:hint="eastAsia"/>
          <w:b w:val="0"/>
          <w:bCs w:val="0"/>
        </w:rPr>
        <w:t>Layer)以降低维度(公式(1</w:t>
      </w:r>
      <w:r>
        <w:rPr>
          <w:b w:val="0"/>
          <w:bCs w:val="0"/>
        </w:rPr>
        <w:t>2</w:t>
      </w:r>
      <w:r>
        <w:rPr>
          <w:rFonts w:hint="eastAsia"/>
          <w:b w:val="0"/>
          <w:bCs w:val="0"/>
        </w:rPr>
        <w:t xml:space="preserve">))，所得到的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ctrlPr>
                  <w:rPr>
                    <w:rFonts w:ascii="Cambria Math" w:hAnsi="Cambria Math"/>
                    <w:b w:val="0"/>
                    <w:bCs w:val="0"/>
                  </w:rPr>
                </m:ctrlPr>
              </m:e>
            </m:acc>
            <m:ctrlPr>
              <w:rPr>
                <w:rFonts w:ascii="Cambria Math" w:hAnsi="Cambria Math"/>
                <w:b w:val="0"/>
                <w:bCs w:val="0"/>
              </w:rPr>
            </m:ctrlPr>
          </m:e>
          <m:sub>
            <m:r>
              <m:rPr>
                <m:sty m:val="bi"/>
              </m:rPr>
              <w:rPr>
                <w:rFonts w:ascii="Cambria Math" w:hAnsi="Cambria Math"/>
              </w:rPr>
              <m:t>aux</m:t>
            </m:r>
            <m:ctrlPr>
              <w:rPr>
                <w:rFonts w:ascii="Cambria Math" w:hAnsi="Cambria Math"/>
                <w:b w:val="0"/>
                <w:bCs w:val="0"/>
              </w:rPr>
            </m:ctrlPr>
          </m:sub>
          <m:sup>
            <m:r>
              <m:rPr>
                <m:sty m:val="bi"/>
              </m:rPr>
              <w:rPr>
                <w:rFonts w:ascii="Cambria Math" w:hAnsi="Cambria Math"/>
              </w:rPr>
              <m:t>i</m:t>
            </m:r>
            <m:ctrlPr>
              <w:rPr>
                <w:rFonts w:ascii="Cambria Math" w:hAnsi="Cambria Math"/>
                <w:b w:val="0"/>
                <w:bCs w:val="0"/>
              </w:rPr>
            </m:ctrlPr>
          </m:sup>
        </m:sSubSup>
      </m:oMath>
      <w:r>
        <w:rPr>
          <w:b w:val="0"/>
          <w:bCs w:val="0"/>
        </w:rPr>
        <w:t xml:space="preserve"> </w:t>
      </w:r>
      <w:r>
        <w:rPr>
          <w:rFonts w:hint="eastAsia"/>
          <w:b w:val="0"/>
          <w:bCs w:val="0"/>
        </w:rPr>
        <w:t xml:space="preserve">和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anc</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一起进行</w:t>
      </w:r>
      <w:r>
        <w:rPr>
          <w:b w:val="0"/>
          <w:bCs w:val="0"/>
        </w:rPr>
        <w:t>辅助特征体引导的融合</w:t>
      </w:r>
      <w:r>
        <w:rPr>
          <w:rFonts w:hint="eastAsia"/>
          <w:b w:val="0"/>
          <w:bCs w:val="0"/>
        </w:rPr>
        <w:t>(</w:t>
      </w:r>
      <m:oMath>
        <m:r>
          <m:rPr>
            <m:sty m:val="b"/>
          </m:rPr>
          <w:rPr>
            <w:rFonts w:ascii="Cambria Math" w:hAnsi="Cambria Math"/>
          </w:rPr>
          <m:t>AVG</m:t>
        </m:r>
        <m:r>
          <m:rPr>
            <m:sty m:val="b"/>
          </m:rPr>
          <w:rPr>
            <w:rFonts w:ascii="Cambria Math" w:hAnsi="Cambria Math" w:eastAsia="Cambria Math"/>
          </w:rPr>
          <m:t>I</m:t>
        </m:r>
      </m:oMath>
      <w:r>
        <w:rPr>
          <w:rFonts w:hint="eastAsia"/>
          <w:b w:val="0"/>
          <w:bCs w:val="0"/>
        </w:rPr>
        <w:t>，</w:t>
      </w:r>
      <w:r>
        <w:rPr>
          <w:b w:val="0"/>
          <w:bCs w:val="0"/>
        </w:rPr>
        <w:t>Auxiliary Volume Guided Integration</w:t>
      </w:r>
      <w:r>
        <w:rPr>
          <w:rFonts w:hint="eastAsia"/>
          <w:b w:val="0"/>
          <w:bCs w:val="0"/>
        </w:rPr>
        <w:t>)，</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ctrlPr>
                  <w:rPr>
                    <w:rFonts w:ascii="Cambria Math" w:hAnsi="Cambria Math"/>
                    <w:b w:val="0"/>
                    <w:bCs w:val="0"/>
                  </w:rPr>
                </m:ctrlPr>
              </m:e>
            </m:acc>
            <m:ctrlPr>
              <w:rPr>
                <w:rFonts w:ascii="Cambria Math" w:hAnsi="Cambria Math"/>
                <w:b w:val="0"/>
                <w:bCs w:val="0"/>
              </w:rPr>
            </m:ctrlPr>
          </m:e>
          <m:sub>
            <m:r>
              <m:rPr>
                <m:sty m:val="bi"/>
              </m:rPr>
              <w:rPr>
                <w:rFonts w:ascii="Cambria Math" w:hAnsi="Cambria Math"/>
              </w:rPr>
              <m:t>aux</m:t>
            </m:r>
            <m:ctrlPr>
              <w:rPr>
                <w:rFonts w:ascii="Cambria Math" w:hAnsi="Cambria Math"/>
                <w:b w:val="0"/>
                <w:bCs w:val="0"/>
              </w:rPr>
            </m:ctrlPr>
          </m:sub>
          <m:sup>
            <m:r>
              <m:rPr>
                <m:sty m:val="bi"/>
              </m:rPr>
              <w:rPr>
                <w:rFonts w:ascii="Cambria Math" w:hAnsi="Cambria Math"/>
              </w:rPr>
              <m:t>i</m:t>
            </m:r>
            <m:ctrlPr>
              <w:rPr>
                <w:rFonts w:ascii="Cambria Math" w:hAnsi="Cambria Math"/>
                <w:b w:val="0"/>
                <w:bCs w:val="0"/>
              </w:rPr>
            </m:ctrlPr>
          </m:sup>
        </m:sSubSup>
      </m:oMath>
      <w:r>
        <w:rPr>
          <w:rFonts w:hint="eastAsia"/>
          <w:b w:val="0"/>
          <w:bCs w:val="0"/>
        </w:rPr>
        <w:t xml:space="preserve"> 经过两个不同的卷积变换之后作为 Query</w:t>
      </w:r>
      <w:r>
        <w:rPr>
          <w:b w:val="0"/>
          <w:bCs w:val="0"/>
        </w:rPr>
        <w:t xml:space="preserve"> </w:t>
      </w:r>
      <w:r>
        <w:rPr>
          <w:rFonts w:hint="eastAsia"/>
          <w:b w:val="0"/>
          <w:bCs w:val="0"/>
        </w:rPr>
        <w:t>和 Key，</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anc</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同样经过一卷积变换之后作为 Value，该操作基于注意力机制进行跨视角的融合(公式(1</w:t>
      </w:r>
      <w:r>
        <w:rPr>
          <w:b w:val="0"/>
          <w:bCs w:val="0"/>
        </w:rPr>
        <w:t>3</w:t>
      </w:r>
      <w:r>
        <w:rPr>
          <w:rFonts w:hint="eastAsia"/>
          <w:b w:val="0"/>
          <w:bCs w:val="0"/>
        </w:rPr>
        <w:t xml:space="preserve">))，所得结果再加上 </w:t>
      </w:r>
      <m:oMath>
        <m:sSubSup>
          <m:sSubSupPr>
            <m:ctrlPr>
              <w:rPr>
                <w:rFonts w:ascii="Cambria Math" w:hAnsi="Cambria Math" w:eastAsia="Cambria Math"/>
                <w:b w:val="0"/>
                <w:bCs w:val="0"/>
              </w:rPr>
            </m:ctrlPr>
          </m:sSubSupPr>
          <m:e>
            <m:r>
              <m:rPr>
                <m:sty m:val="b"/>
              </m:rPr>
              <w:rPr>
                <w:rFonts w:ascii="Cambria Math" w:hAnsi="Cambria Math" w:eastAsia="Cambria Math"/>
              </w:rPr>
              <m:t>F</m:t>
            </m:r>
            <m:ctrlPr>
              <w:rPr>
                <w:rFonts w:ascii="Cambria Math" w:hAnsi="Cambria Math" w:eastAsia="Cambria Math"/>
                <w:b w:val="0"/>
                <w:bCs w:val="0"/>
              </w:rPr>
            </m:ctrlPr>
          </m:e>
          <m:sub>
            <m:r>
              <m:rPr>
                <m:sty m:val="bi"/>
              </m:rPr>
              <w:rPr>
                <w:rFonts w:hint="eastAsia" w:ascii="Cambria Math" w:hAnsi="Cambria Math" w:eastAsiaTheme="minorEastAsia"/>
              </w:rPr>
              <m:t>anc</m:t>
            </m:r>
            <m:ctrlPr>
              <w:rPr>
                <w:rFonts w:ascii="Cambria Math" w:hAnsi="Cambria Math" w:eastAsia="Cambria Math"/>
                <w:b w:val="0"/>
                <w:bCs w:val="0"/>
              </w:rPr>
            </m:ctrlPr>
          </m:sub>
          <m:sup>
            <m:r>
              <m:rPr>
                <m:sty m:val="bi"/>
              </m:rPr>
              <w:rPr>
                <w:rFonts w:ascii="Cambria Math" w:hAnsi="Cambria Math" w:eastAsia="Cambria Math"/>
              </w:rPr>
              <m:t>1</m:t>
            </m:r>
            <m:ctrlPr>
              <w:rPr>
                <w:rFonts w:ascii="Cambria Math" w:hAnsi="Cambria Math" w:eastAsia="Cambria Math"/>
                <w:b w:val="0"/>
                <w:bCs w:val="0"/>
              </w:rPr>
            </m:ctrlPr>
          </m:sup>
        </m:sSubSup>
      </m:oMath>
      <w:r>
        <w:rPr>
          <w:rFonts w:hint="eastAsia"/>
          <w:b w:val="0"/>
          <w:bCs w:val="0"/>
        </w:rPr>
        <w:t xml:space="preserve"> 作为残差得到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ctrlPr>
                  <w:rPr>
                    <w:rFonts w:ascii="Cambria Math" w:hAnsi="Cambria Math"/>
                    <w:b w:val="0"/>
                    <w:bCs w:val="0"/>
                  </w:rPr>
                </m:ctrlPr>
              </m:e>
            </m:acc>
            <m:ctrlPr>
              <w:rPr>
                <w:rFonts w:ascii="Cambria Math" w:hAnsi="Cambria Math"/>
                <w:b w:val="0"/>
                <w:bCs w:val="0"/>
              </w:rPr>
            </m:ctrlPr>
          </m:e>
          <m:sub>
            <m:r>
              <m:rPr>
                <m:sty m:val="bi"/>
              </m:rPr>
              <w:rPr>
                <w:rFonts w:ascii="Cambria Math" w:hAnsi="Cambria Math"/>
              </w:rPr>
              <m:t>anc</m:t>
            </m:r>
            <m:ctrlPr>
              <w:rPr>
                <w:rFonts w:ascii="Cambria Math" w:hAnsi="Cambria Math"/>
                <w:b w:val="0"/>
                <w:bCs w:val="0"/>
              </w:rPr>
            </m:ctrlPr>
          </m:sub>
          <m:sup>
            <m:r>
              <m:rPr>
                <m:sty m:val="bi"/>
              </m:rPr>
              <w:rPr>
                <w:rFonts w:ascii="Cambria Math" w:hAnsi="Cambria Math"/>
              </w:rPr>
              <m:t>1</m:t>
            </m:r>
            <m:ctrlPr>
              <w:rPr>
                <w:rFonts w:ascii="Cambria Math" w:hAnsi="Cambria Math"/>
                <w:b w:val="0"/>
                <w:bCs w:val="0"/>
              </w:rPr>
            </m:ctrlPr>
          </m:sup>
        </m:sSubSup>
      </m:oMath>
      <w:r>
        <w:rPr>
          <w:rFonts w:hint="eastAsia"/>
          <w:b w:val="0"/>
          <w:bCs w:val="0"/>
        </w:rPr>
        <w:t>(公式(1</w:t>
      </w:r>
      <w:r>
        <w:rPr>
          <w:b w:val="0"/>
          <w:bCs w:val="0"/>
        </w:rPr>
        <w:t>0</w:t>
      </w:r>
      <w:r>
        <w:rPr>
          <w:rFonts w:hint="eastAsia"/>
          <w:b w:val="0"/>
          <w:bCs w:val="0"/>
        </w:rPr>
        <w:t xml:space="preserve">))，最终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ctrlPr>
                  <w:rPr>
                    <w:rFonts w:ascii="Cambria Math" w:hAnsi="Cambria Math"/>
                    <w:b w:val="0"/>
                    <w:bCs w:val="0"/>
                  </w:rPr>
                </m:ctrlPr>
              </m:e>
            </m:acc>
            <m:ctrlPr>
              <w:rPr>
                <w:rFonts w:ascii="Cambria Math" w:hAnsi="Cambria Math"/>
                <w:b w:val="0"/>
                <w:bCs w:val="0"/>
              </w:rPr>
            </m:ctrlPr>
          </m:e>
          <m:sub>
            <m:r>
              <m:rPr>
                <m:sty m:val="bi"/>
              </m:rPr>
              <w:rPr>
                <w:rFonts w:ascii="Cambria Math" w:hAnsi="Cambria Math"/>
              </w:rPr>
              <m:t>anc</m:t>
            </m:r>
            <m:ctrlPr>
              <w:rPr>
                <w:rFonts w:ascii="Cambria Math" w:hAnsi="Cambria Math"/>
                <w:b w:val="0"/>
                <w:bCs w:val="0"/>
              </w:rPr>
            </m:ctrlPr>
          </m:sub>
          <m:sup>
            <m:r>
              <m:rPr>
                <m:sty m:val="bi"/>
              </m:rPr>
              <w:rPr>
                <w:rFonts w:ascii="Cambria Math" w:hAnsi="Cambria Math"/>
              </w:rPr>
              <m:t>1</m:t>
            </m:r>
            <m:ctrlPr>
              <w:rPr>
                <w:rFonts w:ascii="Cambria Math" w:hAnsi="Cambria Math"/>
                <w:b w:val="0"/>
                <w:bCs w:val="0"/>
              </w:rPr>
            </m:ctrlPr>
          </m:sup>
        </m:sSubSup>
      </m:oMath>
      <w:r>
        <w:rPr>
          <w:b w:val="0"/>
          <w:bCs w:val="0"/>
        </w:rPr>
        <w:t xml:space="preserve"> </w:t>
      </w:r>
      <w:r>
        <w:rPr>
          <w:rFonts w:hint="eastAsia"/>
          <w:b w:val="0"/>
          <w:bCs w:val="0"/>
        </w:rPr>
        <w:t>经过一个由两层卷积层组成的前馈网络(F</w:t>
      </w:r>
      <w:r>
        <w:rPr>
          <w:b w:val="0"/>
          <w:bCs w:val="0"/>
        </w:rPr>
        <w:t>FN</w:t>
      </w:r>
      <w:r>
        <w:rPr>
          <w:rFonts w:hint="eastAsia"/>
          <w:b w:val="0"/>
          <w:bCs w:val="0"/>
        </w:rPr>
        <w:t>，Feed</w:t>
      </w:r>
      <w:r>
        <w:rPr>
          <w:b w:val="0"/>
          <w:bCs w:val="0"/>
        </w:rPr>
        <w:t xml:space="preserve"> Forward Network</w:t>
      </w:r>
      <w:r>
        <w:rPr>
          <w:rFonts w:hint="eastAsia"/>
          <w:b w:val="0"/>
          <w:bCs w:val="0"/>
        </w:rPr>
        <w:t xml:space="preserve">)，并加上 </w:t>
      </w:r>
      <m:oMath>
        <m:sSubSup>
          <m:sSubSupPr>
            <m:ctrlPr>
              <w:rPr>
                <w:rFonts w:ascii="Cambria Math" w:hAnsi="Cambria Math"/>
                <w:b w:val="0"/>
                <w:bCs w:val="0"/>
              </w:rPr>
            </m:ctrlPr>
          </m:sSubSupPr>
          <m:e>
            <m:acc>
              <m:accPr>
                <m:ctrlPr>
                  <w:rPr>
                    <w:rFonts w:ascii="Cambria Math" w:hAnsi="Cambria Math"/>
                    <w:b w:val="0"/>
                    <w:bCs w:val="0"/>
                  </w:rPr>
                </m:ctrlPr>
              </m:accPr>
              <m:e>
                <m:r>
                  <m:rPr>
                    <m:sty m:val="b"/>
                  </m:rPr>
                  <w:rPr>
                    <w:rFonts w:ascii="Cambria Math" w:hAnsi="Cambria Math"/>
                  </w:rPr>
                  <m:t>F</m:t>
                </m:r>
                <m:ctrlPr>
                  <w:rPr>
                    <w:rFonts w:ascii="Cambria Math" w:hAnsi="Cambria Math"/>
                    <w:b w:val="0"/>
                    <w:bCs w:val="0"/>
                  </w:rPr>
                </m:ctrlPr>
              </m:e>
            </m:acc>
            <m:ctrlPr>
              <w:rPr>
                <w:rFonts w:ascii="Cambria Math" w:hAnsi="Cambria Math"/>
                <w:b w:val="0"/>
                <w:bCs w:val="0"/>
              </w:rPr>
            </m:ctrlPr>
          </m:e>
          <m:sub>
            <m:r>
              <m:rPr>
                <m:sty m:val="bi"/>
              </m:rPr>
              <w:rPr>
                <w:rFonts w:ascii="Cambria Math" w:hAnsi="Cambria Math"/>
              </w:rPr>
              <m:t>anc</m:t>
            </m:r>
            <m:ctrlPr>
              <w:rPr>
                <w:rFonts w:ascii="Cambria Math" w:hAnsi="Cambria Math"/>
                <w:b w:val="0"/>
                <w:bCs w:val="0"/>
              </w:rPr>
            </m:ctrlPr>
          </m:sub>
          <m:sup>
            <m:r>
              <m:rPr>
                <m:sty m:val="bi"/>
              </m:rPr>
              <w:rPr>
                <w:rFonts w:ascii="Cambria Math" w:hAnsi="Cambria Math"/>
              </w:rPr>
              <m:t>1</m:t>
            </m:r>
            <m:ctrlPr>
              <w:rPr>
                <w:rFonts w:ascii="Cambria Math" w:hAnsi="Cambria Math"/>
                <w:b w:val="0"/>
                <w:bCs w:val="0"/>
              </w:rPr>
            </m:ctrlPr>
          </m:sup>
        </m:sSubSup>
      </m:oMath>
      <w:r>
        <w:rPr>
          <w:rFonts w:hint="eastAsia"/>
          <w:b w:val="0"/>
          <w:bCs w:val="0"/>
        </w:rPr>
        <w:t xml:space="preserve"> 作为残差得到最终对应源视图 </w:t>
      </w:r>
      <w:r>
        <w:rPr>
          <w:b w:val="0"/>
          <w:bCs w:val="0"/>
        </w:rPr>
        <w:t xml:space="preserve">1 </w:t>
      </w:r>
      <w:r>
        <w:rPr>
          <w:rFonts w:hint="eastAsia"/>
          <w:b w:val="0"/>
          <w:bCs w:val="0"/>
        </w:rPr>
        <w:t xml:space="preserve">的融合特征体 </w:t>
      </w:r>
      <m:oMath>
        <m:sSubSup>
          <m:sSubSupPr>
            <m:ctrlPr>
              <w:rPr>
                <w:rFonts w:ascii="Cambria Math" w:hAnsi="Cambria Math" w:eastAsia="Cambria Math"/>
                <w:b w:val="0"/>
                <w:bCs w:val="0"/>
                <w:i/>
              </w:rPr>
            </m:ctrlPr>
          </m:sSubSupPr>
          <m:e>
            <m:r>
              <m:rPr>
                <m:sty m:val="b"/>
              </m:rPr>
              <w:rPr>
                <w:rFonts w:ascii="Cambria Math" w:hAnsi="Cambria Math" w:eastAsia="Cambria Math"/>
              </w:rPr>
              <m:t>F</m:t>
            </m:r>
            <m:ctrlPr>
              <w:rPr>
                <w:rFonts w:ascii="Cambria Math" w:hAnsi="Cambria Math" w:eastAsia="Cambria Math"/>
                <w:b w:val="0"/>
                <w:bCs w:val="0"/>
                <w:i/>
              </w:rPr>
            </m:ctrlPr>
          </m:e>
          <m:sub>
            <m:r>
              <m:rPr>
                <m:sty m:val="bi"/>
              </m:rPr>
              <w:rPr>
                <w:rFonts w:ascii="Cambria Math" w:hAnsi="Cambria Math" w:eastAsia="Cambria Math"/>
              </w:rPr>
              <m:t>f</m:t>
            </m:r>
            <m:ctrlPr>
              <w:rPr>
                <w:rFonts w:ascii="Cambria Math" w:hAnsi="Cambria Math" w:eastAsia="Cambria Math"/>
                <w:b w:val="0"/>
                <w:bCs w:val="0"/>
                <w:i/>
              </w:rPr>
            </m:ctrlPr>
          </m:sub>
          <m:sup>
            <m:r>
              <m:rPr>
                <m:sty m:val="bi"/>
              </m:rPr>
              <w:rPr>
                <w:rFonts w:ascii="Cambria Math" w:hAnsi="Cambria Math" w:eastAsia="Cambria Math"/>
              </w:rPr>
              <m:t>1</m:t>
            </m:r>
            <m:ctrlPr>
              <w:rPr>
                <w:rFonts w:ascii="Cambria Math" w:hAnsi="Cambria Math" w:eastAsia="Cambria Math"/>
                <w:b w:val="0"/>
                <w:bCs w:val="0"/>
                <w:i/>
              </w:rPr>
            </m:ctrlPr>
          </m:sup>
        </m:sSubSup>
      </m:oMath>
      <w:r>
        <w:rPr>
          <w:rFonts w:hint="eastAsia"/>
          <w:b w:val="0"/>
          <w:bCs w:val="0"/>
        </w:rPr>
        <w:t>(公式(1</w:t>
      </w:r>
      <w:r>
        <w:rPr>
          <w:b w:val="0"/>
          <w:bCs w:val="0"/>
        </w:rPr>
        <w:t>1</w:t>
      </w:r>
      <w:r>
        <w:rPr>
          <w:rFonts w:hint="eastAsia"/>
          <w:b w:val="0"/>
          <w:bCs w:val="0"/>
        </w:rPr>
        <w:t>))。</w:t>
      </w:r>
    </w:p>
    <w:p w14:paraId="07697895">
      <w:pPr>
        <w:spacing w:before="120"/>
        <w:ind w:firstLine="420"/>
      </w:pPr>
      <w:r>
        <w:rPr>
          <w:rFonts w:hint="eastAsia"/>
        </w:rPr>
        <w:t xml:space="preserve">步骤 </w:t>
      </w:r>
      <w:r>
        <w:t xml:space="preserve">2.3 </w:t>
      </w:r>
      <w:r>
        <w:rPr>
          <w:rFonts w:hint="eastAsia"/>
        </w:rPr>
        <w:t>跨视角协作融合</w:t>
      </w:r>
    </w:p>
    <w:p w14:paraId="11872920">
      <w:pPr>
        <w:spacing w:before="120"/>
        <w:ind w:firstLine="420"/>
      </w:pPr>
      <w:r>
        <w:rPr>
          <w:rFonts w:hint="eastAsia"/>
        </w:rPr>
        <w:t xml:space="preserve">我们的目标是通过跨视角的协作融合操作 </w:t>
      </w:r>
      <m:oMath>
        <m:r>
          <m:rPr>
            <m:sty m:val="p"/>
          </m:rPr>
          <w:rPr>
            <w:rFonts w:ascii="Cambria Math" w:hAnsi="Cambria Math"/>
          </w:rPr>
          <m:t>CCVI (Collaborative Cross−View Volume Integration)</m:t>
        </m:r>
      </m:oMath>
      <w:r>
        <w:rPr>
          <w:rFonts w:hint="eastAsia"/>
        </w:rPr>
        <w:t xml:space="preserve"> 得到 </w:t>
      </w:r>
      <m:oMath>
        <m:r>
          <m:rPr/>
          <w:rPr>
            <w:rFonts w:hint="eastAsia" w:ascii="Cambria Math" w:hAnsi="Cambria Math"/>
          </w:rPr>
          <m:t>N</m:t>
        </m:r>
      </m:oMath>
      <w:r>
        <w:rPr>
          <w:rFonts w:hint="eastAsia"/>
        </w:rPr>
        <w:t xml:space="preserve"> 个融合后的特征体，</w:t>
      </w:r>
      <w:r>
        <w:t>CCVI的计算过程如下</w:t>
      </w:r>
      <w:r>
        <w:rPr>
          <w:rFonts w:hint="eastAsia"/>
        </w:rPr>
        <w:t>：</w:t>
      </w:r>
    </w:p>
    <w:p w14:paraId="61A5CBFC">
      <w:pPr>
        <w:spacing w:before="120"/>
        <w:ind w:firstLine="422"/>
        <w:jc w:val="right"/>
      </w:pPr>
      <m:oMath>
        <m:sSubSup>
          <m:sSubSupPr>
            <m:ctrlPr>
              <w:rPr>
                <w:rFonts w:ascii="Cambria Math" w:hAnsi="Cambria Math"/>
                <w:b/>
                <w:bCs/>
                <w:i/>
              </w:rPr>
            </m:ctrlPr>
          </m:sSubSupPr>
          <m:e>
            <m:acc>
              <m:accPr>
                <m:ctrlPr>
                  <w:rPr>
                    <w:rFonts w:ascii="Cambria Math" w:hAnsi="Cambria Math"/>
                    <w:b/>
                    <w:bCs/>
                    <w:i/>
                  </w:rPr>
                </m:ctrlPr>
              </m:accPr>
              <m:e>
                <m:r>
                  <m:rPr>
                    <m:sty m:val="bi"/>
                  </m:rPr>
                  <w:rPr>
                    <w:rFonts w:ascii="Cambria Math" w:hAnsi="Cambria Math"/>
                  </w:rPr>
                  <m:t>F</m:t>
                </m:r>
                <m:ctrlPr>
                  <w:rPr>
                    <w:rFonts w:ascii="Cambria Math" w:hAnsi="Cambria Math"/>
                    <w:b/>
                    <w:bCs/>
                    <w:i/>
                  </w:rPr>
                </m:ctrlPr>
              </m:e>
            </m:acc>
            <m:ctrlPr>
              <w:rPr>
                <w:rFonts w:ascii="Cambria Math" w:hAnsi="Cambria Math"/>
                <w:b/>
                <w:bCs/>
                <w:i/>
              </w:rPr>
            </m:ctrlPr>
          </m:e>
          <m:sub>
            <m:r>
              <m:rPr>
                <m:sty m:val="bi"/>
              </m:rPr>
              <w:rPr>
                <w:rFonts w:ascii="Cambria Math" w:hAnsi="Cambria Math"/>
              </w:rPr>
              <m:t>anc</m:t>
            </m:r>
            <m:ctrlPr>
              <w:rPr>
                <w:rFonts w:ascii="Cambria Math" w:hAnsi="Cambria Math"/>
                <w:b/>
                <w:bCs/>
                <w:i/>
              </w:rPr>
            </m:ctrlPr>
          </m:sub>
          <m:sup>
            <m:r>
              <m:rPr>
                <m:sty m:val="bi"/>
              </m:rPr>
              <w:rPr>
                <w:rFonts w:ascii="Cambria Math" w:hAnsi="Cambria Math"/>
              </w:rPr>
              <m:t>1</m:t>
            </m:r>
            <m:ctrlPr>
              <w:rPr>
                <w:rFonts w:ascii="Cambria Math" w:hAnsi="Cambria Math"/>
                <w:b/>
                <w:bCs/>
                <w:i/>
              </w:rPr>
            </m:ctrlPr>
          </m:sup>
        </m:sSubSup>
        <m:r>
          <m:rPr>
            <m:sty m:val="p"/>
          </m:rPr>
          <w:rPr>
            <w:rFonts w:ascii="Cambria Math" w:hAnsi="Cambria Math"/>
          </w:rPr>
          <m:t>=AVGI</m:t>
        </m:r>
        <m:d>
          <m:dPr>
            <m:ctrlPr>
              <w:rPr>
                <w:rFonts w:ascii="Cambria Math" w:hAnsi="Cambria Math"/>
              </w:rPr>
            </m:ctrlPr>
          </m:dPr>
          <m:e>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w:rPr>
                    <w:rFonts w:ascii="Cambria Math" w:hAnsi="Cambria Math"/>
                  </w:rPr>
                  <m:t>anc</m:t>
                </m:r>
                <m:ctrlPr>
                  <w:rPr>
                    <w:rFonts w:ascii="Cambria Math" w:hAnsi="Cambria Math"/>
                  </w:rPr>
                </m:ctrlPr>
              </m:sub>
              <m:sup>
                <m:r>
                  <m:rPr/>
                  <w:rPr>
                    <w:rFonts w:ascii="Cambria Math" w:hAnsi="Cambria Math"/>
                  </w:rPr>
                  <m:t>i</m:t>
                </m:r>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ctrlPr>
                      <w:rPr>
                        <w:rFonts w:ascii="Cambria Math" w:hAnsi="Cambria Math"/>
                      </w:rPr>
                    </m:ctrlPr>
                  </m:e>
                </m:acc>
                <m:ctrlPr>
                  <w:rPr>
                    <w:rFonts w:ascii="Cambria Math" w:hAnsi="Cambria Math"/>
                  </w:rPr>
                </m:ctrlPr>
              </m:e>
              <m:sub>
                <m:r>
                  <m:rPr/>
                  <w:rPr>
                    <w:rFonts w:ascii="Cambria Math" w:hAnsi="Cambria Math"/>
                  </w:rPr>
                  <m:t>aux</m:t>
                </m:r>
                <m:ctrlPr>
                  <w:rPr>
                    <w:rFonts w:ascii="Cambria Math" w:hAnsi="Cambria Math"/>
                  </w:rPr>
                </m:ctrlPr>
              </m:sub>
              <m:sup>
                <m:r>
                  <m:rPr/>
                  <w:rPr>
                    <w:rFonts w:ascii="Cambria Math" w:hAnsi="Cambria Math"/>
                  </w:rPr>
                  <m:t>i</m:t>
                </m:r>
                <m:ctrlPr>
                  <w:rPr>
                    <w:rFonts w:ascii="Cambria Math" w:hAnsi="Cambria Math"/>
                  </w:rPr>
                </m:ctrlPr>
              </m:sup>
            </m:sSubSup>
            <m:ctrlPr>
              <w:rPr>
                <w:rFonts w:ascii="Cambria Math" w:hAnsi="Cambria Math"/>
              </w:rPr>
            </m:ctrlP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w:rPr>
                <w:rFonts w:ascii="Cambria Math" w:hAnsi="Cambria Math"/>
              </w:rPr>
              <m:t>anc</m:t>
            </m:r>
            <m:ctrlPr>
              <w:rPr>
                <w:rFonts w:ascii="Cambria Math" w:hAnsi="Cambria Math"/>
              </w:rPr>
            </m:ctrlPr>
          </m:sub>
          <m:sup>
            <m:r>
              <m:rPr/>
              <w:rPr>
                <w:rFonts w:ascii="Cambria Math" w:hAnsi="Cambria Math"/>
              </w:rPr>
              <m:t>i</m:t>
            </m:r>
            <m:ctrlPr>
              <w:rPr>
                <w:rFonts w:ascii="Cambria Math" w:hAnsi="Cambria Math"/>
              </w:rPr>
            </m:ctrlPr>
          </m:sup>
        </m:sSubSup>
      </m:oMath>
      <w:r>
        <w:rPr>
          <w:rFonts w:hint="eastAsia"/>
        </w:rPr>
        <w:t xml:space="preserve">， </w:t>
      </w:r>
      <w:r>
        <w:t xml:space="preserve">                    </w:t>
      </w:r>
      <w:r>
        <w:rPr>
          <w:rFonts w:hint="eastAsia"/>
        </w:rPr>
        <w:t>（</w:t>
      </w:r>
      <w:r>
        <w:t>10</w:t>
      </w:r>
      <w:r>
        <w:rPr>
          <w:rFonts w:hint="eastAsia"/>
        </w:rPr>
        <w:t>）</w:t>
      </w:r>
    </w:p>
    <w:p w14:paraId="308F6EE5">
      <w:pPr>
        <w:spacing w:before="120"/>
        <w:ind w:firstLine="420"/>
        <w:jc w:val="right"/>
      </w:pPr>
      <m:oMath>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w:rPr>
                <w:rFonts w:ascii="Cambria Math" w:hAnsi="Cambria Math"/>
              </w:rPr>
              <m:t>f</m:t>
            </m:r>
            <m:ctrlPr>
              <w:rPr>
                <w:rFonts w:ascii="Cambria Math" w:hAnsi="Cambria Math"/>
              </w:rPr>
            </m:ctrlPr>
          </m:sub>
          <m:sup>
            <m:r>
              <m:rPr/>
              <w:rPr>
                <w:rFonts w:ascii="Cambria Math" w:hAnsi="Cambria Math"/>
              </w:rPr>
              <m:t>i</m:t>
            </m:r>
            <m:ctrlPr>
              <w:rPr>
                <w:rFonts w:ascii="Cambria Math" w:hAnsi="Cambria Math"/>
              </w:rPr>
            </m:ctrlPr>
          </m:sup>
        </m:sSubSup>
        <m:r>
          <m:rPr>
            <m:sty m:val="p"/>
          </m:rPr>
          <w:rPr>
            <w:rFonts w:ascii="Cambria Math" w:hAnsi="Cambria Math"/>
          </w:rPr>
          <m:t>=FFN</m:t>
        </m:r>
        <m:d>
          <m:dPr>
            <m:ctrlPr>
              <w:rPr>
                <w:rFonts w:ascii="Cambria Math" w:hAnsi="Cambria Math"/>
              </w:rPr>
            </m:ctrlPr>
          </m:dPr>
          <m:e>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ctrlPr>
                      <w:rPr>
                        <w:rFonts w:ascii="Cambria Math" w:hAnsi="Cambria Math"/>
                      </w:rPr>
                    </m:ctrlPr>
                  </m:e>
                </m:acc>
                <m:ctrlPr>
                  <w:rPr>
                    <w:rFonts w:ascii="Cambria Math" w:hAnsi="Cambria Math"/>
                  </w:rPr>
                </m:ctrlPr>
              </m:e>
              <m:sub>
                <m:r>
                  <m:rPr/>
                  <w:rPr>
                    <w:rFonts w:ascii="Cambria Math" w:hAnsi="Cambria Math"/>
                  </w:rPr>
                  <m:t>anc</m:t>
                </m:r>
                <m:ctrlPr>
                  <w:rPr>
                    <w:rFonts w:ascii="Cambria Math" w:hAnsi="Cambria Math"/>
                  </w:rPr>
                </m:ctrlPr>
              </m:sub>
              <m:sup>
                <m:r>
                  <m:rPr/>
                  <w:rPr>
                    <w:rFonts w:ascii="Cambria Math" w:hAnsi="Cambria Math"/>
                  </w:rPr>
                  <m:t>i</m:t>
                </m:r>
                <m:ctrlPr>
                  <w:rPr>
                    <w:rFonts w:ascii="Cambria Math" w:hAnsi="Cambria Math"/>
                  </w:rPr>
                </m:ctrlPr>
              </m:sup>
            </m:sSubSup>
            <m:ctrlPr>
              <w:rPr>
                <w:rFonts w:ascii="Cambria Math" w:hAnsi="Cambria Math"/>
              </w:rPr>
            </m:ctrlPr>
          </m:e>
        </m:d>
        <m:r>
          <m:rPr>
            <m:sty m:val="p"/>
          </m:rPr>
          <w:rPr>
            <w:rFonts w:ascii="Cambria Math" w:hAnsi="Cambria Math"/>
          </w:rPr>
          <m:t>+</m:t>
        </m:r>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ctrlPr>
                  <w:rPr>
                    <w:rFonts w:ascii="Cambria Math" w:hAnsi="Cambria Math"/>
                  </w:rPr>
                </m:ctrlPr>
              </m:e>
            </m:acc>
            <m:ctrlPr>
              <w:rPr>
                <w:rFonts w:ascii="Cambria Math" w:hAnsi="Cambria Math"/>
              </w:rPr>
            </m:ctrlPr>
          </m:e>
          <m:sub>
            <m:r>
              <m:rPr/>
              <w:rPr>
                <w:rFonts w:ascii="Cambria Math" w:hAnsi="Cambria Math"/>
              </w:rPr>
              <m:t>anc</m:t>
            </m:r>
            <m:ctrlPr>
              <w:rPr>
                <w:rFonts w:ascii="Cambria Math" w:hAnsi="Cambria Math"/>
              </w:rPr>
            </m:ctrlPr>
          </m:sub>
          <m:sup>
            <m:r>
              <m:rPr/>
              <w:rPr>
                <w:rFonts w:ascii="Cambria Math" w:hAnsi="Cambria Math"/>
              </w:rPr>
              <m:t>i</m:t>
            </m:r>
            <m:ctrlPr>
              <w:rPr>
                <w:rFonts w:ascii="Cambria Math" w:hAnsi="Cambria Math"/>
              </w:rPr>
            </m:ctrlPr>
          </m:sup>
        </m:sSubSup>
      </m:oMath>
      <w:r>
        <w:rPr>
          <w:rFonts w:hint="eastAsia"/>
        </w:rPr>
        <w:t xml:space="preserve">， </w:t>
      </w:r>
      <w:r>
        <w:t xml:space="preserve">                        </w:t>
      </w:r>
      <w:r>
        <w:rPr>
          <w:rFonts w:hint="eastAsia"/>
        </w:rPr>
        <w:t>（</w:t>
      </w:r>
      <w:r>
        <w:t>11</w:t>
      </w:r>
      <w:r>
        <w:rPr>
          <w:rFonts w:hint="eastAsia"/>
        </w:rPr>
        <w:t>）</w:t>
      </w:r>
    </w:p>
    <w:p w14:paraId="099E13B2">
      <w:pPr>
        <w:spacing w:before="120"/>
        <w:ind w:firstLine="420"/>
        <w:jc w:val="right"/>
      </w:pPr>
      <m:oMath>
        <m:sSubSup>
          <m:sSubSupPr>
            <m:ctrlPr>
              <w:rPr>
                <w:rFonts w:ascii="Cambria Math" w:hAnsi="Cambria Math"/>
              </w:rPr>
            </m:ctrlPr>
          </m:sSubSupPr>
          <m:e>
            <m:acc>
              <m:accPr>
                <m:ctrlPr>
                  <w:rPr>
                    <w:rFonts w:ascii="Cambria Math" w:hAnsi="Cambria Math"/>
                  </w:rPr>
                </m:ctrlPr>
              </m:accPr>
              <m:e>
                <m:r>
                  <m:rPr>
                    <m:sty m:val="p"/>
                  </m:rPr>
                  <w:rPr>
                    <w:rFonts w:ascii="Cambria Math" w:hAnsi="Cambria Math"/>
                  </w:rPr>
                  <m:t>F</m:t>
                </m:r>
                <m:ctrlPr>
                  <w:rPr>
                    <w:rFonts w:ascii="Cambria Math" w:hAnsi="Cambria Math"/>
                  </w:rPr>
                </m:ctrlPr>
              </m:e>
            </m:acc>
            <m:ctrlPr>
              <w:rPr>
                <w:rFonts w:ascii="Cambria Math" w:hAnsi="Cambria Math"/>
              </w:rPr>
            </m:ctrlPr>
          </m:e>
          <m:sub>
            <m:r>
              <m:rPr/>
              <w:rPr>
                <w:rFonts w:ascii="Cambria Math" w:hAnsi="Cambria Math"/>
              </w:rPr>
              <m:t>aux</m:t>
            </m:r>
            <m:ctrlPr>
              <w:rPr>
                <w:rFonts w:ascii="Cambria Math" w:hAnsi="Cambria Math"/>
              </w:rPr>
            </m:ctrlPr>
          </m:sub>
          <m:sup>
            <m:r>
              <m:rPr/>
              <w:rPr>
                <w:rFonts w:ascii="Cambria Math" w:hAnsi="Cambria Math"/>
              </w:rPr>
              <m:t>i</m:t>
            </m:r>
            <m:ctrlPr>
              <w:rPr>
                <w:rFonts w:ascii="Cambria Math" w:hAnsi="Cambria Math"/>
              </w:rPr>
            </m:ctrlPr>
          </m:sup>
        </m:sSubSup>
        <m:r>
          <m:rPr>
            <m:sty m:val="p"/>
          </m:rPr>
          <w:rPr>
            <w:rFonts w:ascii="Cambria Math" w:hAnsi="Cambria Math"/>
          </w:rPr>
          <m:t>=Conv</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w:rPr>
                        <w:rFonts w:ascii="Cambria Math" w:hAnsi="Cambria Math"/>
                      </w:rPr>
                      <m:t>anc</m:t>
                    </m:r>
                    <m:ctrlPr>
                      <w:rPr>
                        <w:rFonts w:ascii="Cambria Math" w:hAnsi="Cambria Math"/>
                      </w:rPr>
                    </m:ctrlPr>
                  </m:sub>
                  <m:sup>
                    <m:r>
                      <m:rPr/>
                      <w:rPr>
                        <w:rFonts w:ascii="Cambria Math" w:hAnsi="Cambria Math"/>
                      </w:rPr>
                      <m:t>i</m:t>
                    </m:r>
                    <m:ctrlPr>
                      <w:rPr>
                        <w:rFonts w:ascii="Cambria Math" w:hAnsi="Cambria Math"/>
                      </w:rPr>
                    </m:ctrlPr>
                  </m:sup>
                </m:sSubSup>
                <m:r>
                  <m:rPr>
                    <m:sty m:val="p"/>
                  </m:rPr>
                  <w:rPr>
                    <w:rFonts w:hint="eastAsia" w:ascii="Cambria Math" w:hAnsi="Cambria Math"/>
                  </w:rPr>
                  <m:t>，</m:t>
                </m:r>
                <m:sSubSup>
                  <m:sSubSupPr>
                    <m:ctrlPr>
                      <w:rPr>
                        <w:rFonts w:ascii="Cambria Math" w:hAnsi="Cambria Math"/>
                      </w:rPr>
                    </m:ctrlPr>
                  </m:sSubSupPr>
                  <m:e>
                    <m:r>
                      <m:rPr>
                        <m:sty m:val="p"/>
                      </m:rPr>
                      <w:rPr>
                        <w:rFonts w:ascii="Cambria Math" w:hAnsi="Cambria Math"/>
                      </w:rPr>
                      <m:t>F</m:t>
                    </m:r>
                    <m:ctrlPr>
                      <w:rPr>
                        <w:rFonts w:ascii="Cambria Math" w:hAnsi="Cambria Math"/>
                      </w:rPr>
                    </m:ctrlPr>
                  </m:e>
                  <m:sub>
                    <m:r>
                      <m:rPr/>
                      <w:rPr>
                        <w:rFonts w:ascii="Cambria Math" w:hAnsi="Cambria Math"/>
                      </w:rPr>
                      <m:t>aux</m:t>
                    </m:r>
                    <m:ctrlPr>
                      <w:rPr>
                        <w:rFonts w:ascii="Cambria Math" w:hAnsi="Cambria Math"/>
                      </w:rPr>
                    </m:ctrlPr>
                  </m:sub>
                  <m:sup>
                    <m:r>
                      <m:rPr/>
                      <w:rPr>
                        <w:rFonts w:ascii="Cambria Math" w:hAnsi="Cambria Math"/>
                      </w:rPr>
                      <m:t>i</m:t>
                    </m:r>
                    <m:ctrlPr>
                      <w:rPr>
                        <w:rFonts w:ascii="Cambria Math" w:hAnsi="Cambria Math"/>
                      </w:rPr>
                    </m:ctrlPr>
                  </m:sup>
                </m:sSubSup>
                <m:ctrlPr>
                  <w:rPr>
                    <w:rFonts w:ascii="Cambria Math" w:hAnsi="Cambria Math"/>
                  </w:rPr>
                </m:ctrlPr>
              </m:e>
            </m:d>
            <m:ctrlPr>
              <w:rPr>
                <w:rFonts w:ascii="Cambria Math" w:hAnsi="Cambria Math"/>
              </w:rPr>
            </m:ctrlPr>
          </m:e>
        </m:d>
      </m:oMath>
      <w:r>
        <w:rPr>
          <w:rFonts w:hint="eastAsia"/>
        </w:rPr>
        <w:t xml:space="preserve">， </w:t>
      </w:r>
      <w:r>
        <w:t xml:space="preserve">                       </w:t>
      </w:r>
      <w:r>
        <w:rPr>
          <w:rFonts w:hint="eastAsia"/>
        </w:rPr>
        <w:t>（</w:t>
      </w:r>
      <w:r>
        <w:t>12</w:t>
      </w:r>
      <w:r>
        <w:rPr>
          <w:rFonts w:hint="eastAsia"/>
        </w:rPr>
        <w:t>）</w:t>
      </w:r>
    </w:p>
    <w:p w14:paraId="463CF034">
      <w:pPr>
        <w:spacing w:before="120"/>
        <w:ind w:firstLine="420"/>
      </w:pPr>
      <w:r>
        <w:t>其中</w:t>
      </w:r>
      <w:r>
        <w:rPr>
          <w:rFonts w:hint="eastAsia"/>
        </w:rPr>
        <w:t>，</w:t>
      </w:r>
      <m:oMath>
        <m:r>
          <m:rPr>
            <m:sty m:val="p"/>
          </m:rPr>
          <w:rPr>
            <w:rFonts w:ascii="Cambria Math" w:hAnsi="Cambria Math"/>
          </w:rPr>
          <m:t>FFN</m:t>
        </m:r>
      </m:oMath>
      <w:r>
        <w:t xml:space="preserve"> 表示前馈网络，</w:t>
      </w:r>
      <m:oMath>
        <m:r>
          <m:rPr>
            <m:sty m:val="p"/>
          </m:rPr>
          <w:rPr>
            <w:rFonts w:ascii="Cambria Math" w:hAnsi="Cambria Math"/>
          </w:rPr>
          <m:t>Conv</m:t>
        </m:r>
      </m:oMath>
      <w:r>
        <w:t xml:space="preserve"> 表示用于降维的卷积</w:t>
      </w:r>
      <w:r>
        <w:rPr>
          <w:rFonts w:hint="eastAsia"/>
        </w:rPr>
        <w:t>操作，</w:t>
      </w:r>
      <m:oMath>
        <m:r>
          <m:rPr>
            <m:sty m:val="p"/>
          </m:rPr>
          <w:rPr>
            <w:rFonts w:ascii="Cambria Math" w:hAnsi="Cambria Math"/>
          </w:rPr>
          <m:t>AVG</m:t>
        </m:r>
        <m:r>
          <m:rPr>
            <m:sty m:val="p"/>
          </m:rPr>
          <w:rPr>
            <w:rFonts w:ascii="Cambria Math" w:hAnsi="Cambria Math" w:eastAsia="Cambria Math"/>
          </w:rPr>
          <m:t>I</m:t>
        </m:r>
      </m:oMath>
      <w:r>
        <w:t xml:space="preserve"> (Auxiliary Volume Guided Integration) 表示辅助特征体引导的融合</w:t>
      </w:r>
      <w:r>
        <w:rPr>
          <w:rFonts w:hint="eastAsia"/>
        </w:rPr>
        <w:t>：</w:t>
      </w:r>
    </w:p>
    <w:p w14:paraId="2AD7D555">
      <w:pPr>
        <w:spacing w:before="120"/>
        <w:ind w:firstLine="420"/>
        <w:jc w:val="right"/>
        <w:rPr>
          <w:i/>
        </w:rPr>
      </w:pPr>
      <m:oMath>
        <m:r>
          <m:rPr>
            <m:sty m:val="p"/>
          </m:rPr>
          <w:rPr>
            <w:rFonts w:ascii="Cambria Math" w:hAnsi="Cambria Math" w:eastAsia="等线"/>
          </w:rPr>
          <m:t>AVG</m:t>
        </m:r>
        <m:r>
          <m:rPr>
            <m:sty m:val="p"/>
          </m:rPr>
          <w:rPr>
            <w:rFonts w:ascii="Cambria Math" w:hAnsi="Cambria Math" w:eastAsia="Cambria Math"/>
          </w:rPr>
          <m:t>I</m:t>
        </m:r>
        <m:d>
          <m:dPr>
            <m:ctrlPr>
              <w:rPr>
                <w:rFonts w:ascii="Cambria Math" w:hAnsi="Cambria Math" w:eastAsia="Cambria Math"/>
                <w:i/>
              </w:rPr>
            </m:ctrlPr>
          </m:dPr>
          <m:e>
            <m:sSubSup>
              <m:sSubSupPr>
                <m:ctrlPr>
                  <w:rPr>
                    <w:rFonts w:ascii="Cambria Math" w:hAnsi="Cambria Math" w:eastAsia="Cambria Math"/>
                    <w:i/>
                  </w:rPr>
                </m:ctrlPr>
              </m:sSubSupPr>
              <m:e>
                <m:r>
                  <m:rPr>
                    <m:sty m:val="p"/>
                  </m:rPr>
                  <w:rPr>
                    <w:rFonts w:ascii="Cambria Math" w:hAnsi="Cambria Math" w:eastAsia="Cambria Math"/>
                  </w:rPr>
                  <m:t>F</m:t>
                </m:r>
                <m:ctrlPr>
                  <w:rPr>
                    <w:rFonts w:ascii="Cambria Math" w:hAnsi="Cambria Math" w:eastAsia="Cambria Math"/>
                    <w:i/>
                  </w:rPr>
                </m:ctrlPr>
              </m:e>
              <m:sub>
                <m:r>
                  <m:rPr/>
                  <w:rPr>
                    <w:rFonts w:ascii="Cambria Math" w:hAnsi="Cambria Math" w:eastAsia="Cambria Math"/>
                  </w:rPr>
                  <m:t>anc</m:t>
                </m:r>
                <m:ctrlPr>
                  <w:rPr>
                    <w:rFonts w:ascii="Cambria Math" w:hAnsi="Cambria Math" w:eastAsia="Cambria Math"/>
                    <w:i/>
                  </w:rPr>
                </m:ctrlPr>
              </m:sub>
              <m:sup>
                <m:r>
                  <m:rPr/>
                  <w:rPr>
                    <w:rFonts w:ascii="Cambria Math" w:hAnsi="Cambria Math" w:eastAsia="Cambria Math"/>
                  </w:rPr>
                  <m:t>i</m:t>
                </m:r>
                <m:ctrlPr>
                  <w:rPr>
                    <w:rFonts w:ascii="Cambria Math" w:hAnsi="Cambria Math" w:eastAsia="Cambria Math"/>
                    <w:i/>
                  </w:rPr>
                </m:ctrlPr>
              </m:sup>
            </m:sSubSup>
            <m:r>
              <m:rPr/>
              <w:rPr>
                <w:rFonts w:hint="eastAsia" w:ascii="Cambria Math" w:hAnsi="Cambria Math" w:cs="宋体"/>
              </w:rPr>
              <m:t>，</m:t>
            </m:r>
            <m:sSubSup>
              <m:sSubSupPr>
                <m:ctrlPr>
                  <w:rPr>
                    <w:rFonts w:ascii="Cambria Math" w:hAnsi="Cambria Math" w:eastAsia="Cambria Math"/>
                    <w:i/>
                  </w:rPr>
                </m:ctrlPr>
              </m:sSubSupPr>
              <m:e>
                <m:acc>
                  <m:accPr>
                    <m:ctrlPr>
                      <w:rPr>
                        <w:rFonts w:ascii="Cambria Math" w:hAnsi="Cambria Math" w:eastAsia="Cambria Math"/>
                        <w:i/>
                      </w:rPr>
                    </m:ctrlPr>
                  </m:accPr>
                  <m:e>
                    <m:r>
                      <m:rPr>
                        <m:sty m:val="p"/>
                      </m:rPr>
                      <w:rPr>
                        <w:rFonts w:ascii="Cambria Math" w:hAnsi="Cambria Math" w:eastAsia="Cambria Math"/>
                      </w:rPr>
                      <m:t>F</m:t>
                    </m:r>
                    <m:ctrlPr>
                      <w:rPr>
                        <w:rFonts w:ascii="Cambria Math" w:hAnsi="Cambria Math" w:eastAsia="Cambria Math"/>
                        <w:i/>
                      </w:rPr>
                    </m:ctrlPr>
                  </m:e>
                </m:acc>
                <m:ctrlPr>
                  <w:rPr>
                    <w:rFonts w:ascii="Cambria Math" w:hAnsi="Cambria Math" w:eastAsia="Cambria Math"/>
                    <w:i/>
                  </w:rPr>
                </m:ctrlPr>
              </m:e>
              <m:sub>
                <m:r>
                  <m:rPr/>
                  <w:rPr>
                    <w:rFonts w:ascii="Cambria Math" w:hAnsi="Cambria Math" w:eastAsia="Cambria Math"/>
                  </w:rPr>
                  <m:t>aux</m:t>
                </m:r>
                <m:ctrlPr>
                  <w:rPr>
                    <w:rFonts w:ascii="Cambria Math" w:hAnsi="Cambria Math" w:eastAsia="Cambria Math"/>
                    <w:i/>
                  </w:rPr>
                </m:ctrlPr>
              </m:sub>
              <m:sup>
                <m:r>
                  <m:rPr/>
                  <w:rPr>
                    <w:rFonts w:ascii="Cambria Math" w:hAnsi="Cambria Math" w:eastAsia="Cambria Math"/>
                  </w:rPr>
                  <m:t>i</m:t>
                </m:r>
                <m:ctrlPr>
                  <w:rPr>
                    <w:rFonts w:ascii="Cambria Math" w:hAnsi="Cambria Math" w:eastAsia="Cambria Math"/>
                    <w:i/>
                  </w:rPr>
                </m:ctrlPr>
              </m:sup>
            </m:sSubSup>
            <m:ctrlPr>
              <w:rPr>
                <w:rFonts w:ascii="Cambria Math" w:hAnsi="Cambria Math" w:eastAsia="Cambria Math"/>
                <w:i/>
              </w:rPr>
            </m:ctrlPr>
          </m:e>
        </m:d>
        <m:r>
          <m:rPr/>
          <w:rPr>
            <w:rFonts w:ascii="Cambria Math" w:hAnsi="Cambria Math" w:eastAsia="Cambria Math"/>
          </w:rPr>
          <m:t>=</m:t>
        </m:r>
        <m:r>
          <m:rPr>
            <m:sty m:val="p"/>
          </m:rPr>
          <w:rPr>
            <w:rFonts w:ascii="Cambria Math" w:hAnsi="Cambria Math" w:eastAsia="Cambria Math"/>
          </w:rPr>
          <m:t>Softmax</m:t>
        </m:r>
        <m:d>
          <m:dPr>
            <m:ctrlPr>
              <w:rPr>
                <w:rFonts w:ascii="Cambria Math" w:hAnsi="Cambria Math" w:eastAsia="Cambria Math"/>
                <w:i/>
              </w:rPr>
            </m:ctrlPr>
          </m:dPr>
          <m:e>
            <m:f>
              <m:fPr>
                <m:ctrlPr>
                  <w:rPr>
                    <w:rFonts w:ascii="Cambria Math" w:hAnsi="Cambria Math" w:eastAsia="Cambria Math"/>
                    <w:i/>
                  </w:rPr>
                </m:ctrlPr>
              </m:fPr>
              <m:num>
                <m:r>
                  <m:rPr>
                    <m:sty m:val="p"/>
                  </m:rPr>
                  <w:rPr>
                    <w:rFonts w:ascii="Cambria Math" w:hAnsi="Cambria Math" w:eastAsia="Cambria Math"/>
                  </w:rPr>
                  <m:t>Q</m:t>
                </m:r>
                <m:sSup>
                  <m:sSupPr>
                    <m:ctrlPr>
                      <w:rPr>
                        <w:rFonts w:ascii="Cambria Math" w:hAnsi="Cambria Math" w:eastAsia="Cambria Math"/>
                        <w:i/>
                      </w:rPr>
                    </m:ctrlPr>
                  </m:sSupPr>
                  <m:e>
                    <m:r>
                      <m:rPr>
                        <m:sty m:val="p"/>
                      </m:rPr>
                      <w:rPr>
                        <w:rFonts w:ascii="Cambria Math" w:hAnsi="Cambria Math" w:eastAsia="Cambria Math"/>
                      </w:rPr>
                      <m:t>K</m:t>
                    </m:r>
                    <m:ctrlPr>
                      <w:rPr>
                        <w:rFonts w:ascii="Cambria Math" w:hAnsi="Cambria Math" w:eastAsia="Cambria Math"/>
                        <w:i/>
                      </w:rPr>
                    </m:ctrlPr>
                  </m:e>
                  <m:sup>
                    <m:r>
                      <m:rPr>
                        <m:sty m:val="p"/>
                      </m:rPr>
                      <w:rPr>
                        <w:rFonts w:ascii="Cambria Math" w:hAnsi="Cambria Math" w:eastAsia="Cambria Math"/>
                      </w:rPr>
                      <m:t>T</m:t>
                    </m:r>
                    <m:ctrlPr>
                      <w:rPr>
                        <w:rFonts w:ascii="Cambria Math" w:hAnsi="Cambria Math" w:eastAsia="Cambria Math"/>
                        <w:i/>
                      </w:rPr>
                    </m:ctrlPr>
                  </m:sup>
                </m:sSup>
                <m:ctrlPr>
                  <w:rPr>
                    <w:rFonts w:ascii="Cambria Math" w:hAnsi="Cambria Math" w:eastAsia="Cambria Math"/>
                    <w:i/>
                  </w:rPr>
                </m:ctrlPr>
              </m:num>
              <m:den>
                <m:rad>
                  <m:radPr>
                    <m:degHide m:val="1"/>
                    <m:ctrlPr>
                      <w:rPr>
                        <w:rFonts w:ascii="Cambria Math" w:hAnsi="Cambria Math" w:eastAsia="Cambria Math"/>
                        <w:i/>
                      </w:rPr>
                    </m:ctrlPr>
                  </m:radPr>
                  <m:deg>
                    <m:ctrlPr>
                      <w:rPr>
                        <w:rFonts w:ascii="Cambria Math" w:hAnsi="Cambria Math" w:eastAsia="Cambria Math"/>
                        <w:i/>
                      </w:rPr>
                    </m:ctrlPr>
                  </m:deg>
                  <m:e>
                    <m:sSub>
                      <m:sSubPr>
                        <m:ctrlPr>
                          <w:rPr>
                            <w:rFonts w:ascii="Cambria Math" w:hAnsi="Cambria Math" w:eastAsia="Cambria Math"/>
                            <w:i/>
                          </w:rPr>
                        </m:ctrlPr>
                      </m:sSubPr>
                      <m:e>
                        <m:r>
                          <m:rPr/>
                          <w:rPr>
                            <w:rFonts w:ascii="Cambria Math" w:hAnsi="Cambria Math" w:eastAsia="Cambria Math"/>
                          </w:rPr>
                          <m:t>d</m:t>
                        </m:r>
                        <m:ctrlPr>
                          <w:rPr>
                            <w:rFonts w:ascii="Cambria Math" w:hAnsi="Cambria Math" w:eastAsia="Cambria Math"/>
                            <w:i/>
                          </w:rPr>
                        </m:ctrlPr>
                      </m:e>
                      <m:sub>
                        <m:r>
                          <m:rPr/>
                          <w:rPr>
                            <w:rFonts w:ascii="Cambria Math" w:hAnsi="Cambria Math" w:eastAsia="Cambria Math"/>
                          </w:rPr>
                          <m:t>k</m:t>
                        </m:r>
                        <m:ctrlPr>
                          <w:rPr>
                            <w:rFonts w:ascii="Cambria Math" w:hAnsi="Cambria Math" w:eastAsia="Cambria Math"/>
                            <w:i/>
                          </w:rPr>
                        </m:ctrlPr>
                      </m:sub>
                    </m:sSub>
                    <m:ctrlPr>
                      <w:rPr>
                        <w:rFonts w:ascii="Cambria Math" w:hAnsi="Cambria Math" w:eastAsia="Cambria Math"/>
                        <w:i/>
                      </w:rPr>
                    </m:ctrlPr>
                  </m:e>
                </m:rad>
                <m:ctrlPr>
                  <w:rPr>
                    <w:rFonts w:ascii="Cambria Math" w:hAnsi="Cambria Math" w:eastAsia="Cambria Math"/>
                    <w:i/>
                  </w:rPr>
                </m:ctrlPr>
              </m:den>
            </m:f>
            <m:ctrlPr>
              <w:rPr>
                <w:rFonts w:ascii="Cambria Math" w:hAnsi="Cambria Math" w:eastAsia="Cambria Math"/>
                <w:i/>
              </w:rPr>
            </m:ctrlPr>
          </m:e>
        </m:d>
        <m:r>
          <m:rPr>
            <m:sty m:val="p"/>
          </m:rPr>
          <w:rPr>
            <w:rFonts w:ascii="Cambria Math" w:hAnsi="Cambria Math" w:eastAsia="Cambria Math"/>
          </w:rPr>
          <m:t>V</m:t>
        </m:r>
      </m:oMath>
      <w:r>
        <w:rPr>
          <w:rFonts w:hint="eastAsia"/>
        </w:rPr>
        <w:t xml:space="preserve">， </w:t>
      </w:r>
      <w:r>
        <w:t xml:space="preserve">                  </w:t>
      </w:r>
      <w:r>
        <w:rPr>
          <w:rFonts w:hint="eastAsia"/>
        </w:rPr>
        <w:t>（</w:t>
      </w:r>
      <w:r>
        <w:t>13</w:t>
      </w:r>
      <w:r>
        <w:rPr>
          <w:rFonts w:hint="eastAsia"/>
        </w:rPr>
        <w:t>）</w:t>
      </w:r>
    </w:p>
    <w:p w14:paraId="5AF744B1">
      <w:pPr>
        <w:spacing w:before="120"/>
        <w:ind w:firstLine="420"/>
      </w:pPr>
      <w:r>
        <w:rPr>
          <w:rFonts w:hint="eastAsia"/>
        </w:rPr>
        <w:t>其中</w:t>
      </w:r>
      <w:r>
        <w:t>，</w:t>
      </w:r>
    </w:p>
    <w:p w14:paraId="5B130DD8">
      <w:pPr>
        <w:spacing w:before="120"/>
        <w:ind w:firstLine="420"/>
        <w:jc w:val="center"/>
      </w:pPr>
      <m:oMath>
        <m:r>
          <m:rPr>
            <m:sty m:val="p"/>
          </m:rPr>
          <w:rPr>
            <w:rFonts w:ascii="Cambria Math" w:hAnsi="Cambria Math"/>
          </w:rPr>
          <m:t>Q</m:t>
        </m:r>
        <m:r>
          <m:rPr>
            <m:sty m:val="p"/>
          </m:rPr>
          <w:rPr>
            <w:rFonts w:ascii="Cambria Math" w:hAnsi="Cambria Math" w:eastAsia="Cambria Math"/>
          </w:rPr>
          <m:t>=</m:t>
        </m:r>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Q</m:t>
            </m:r>
            <m:ctrlPr>
              <w:rPr>
                <w:rFonts w:ascii="Cambria Math" w:hAnsi="Cambria Math" w:eastAsia="Cambria Math"/>
              </w:rPr>
            </m:ctrlPr>
          </m:sub>
        </m:sSub>
        <m:d>
          <m:dPr>
            <m:ctrlPr>
              <w:rPr>
                <w:rFonts w:ascii="Cambria Math" w:hAnsi="Cambria Math" w:eastAsia="Cambria Math"/>
              </w:rPr>
            </m:ctrlPr>
          </m:dPr>
          <m:e>
            <m:sSubSup>
              <m:sSubSupPr>
                <m:ctrlPr>
                  <w:rPr>
                    <w:rFonts w:ascii="Cambria Math" w:hAnsi="Cambria Math" w:eastAsia="Cambria Math"/>
                  </w:rPr>
                </m:ctrlPr>
              </m:sSubSupPr>
              <m:e>
                <m:acc>
                  <m:accPr>
                    <m:ctrlPr>
                      <w:rPr>
                        <w:rFonts w:ascii="Cambria Math" w:hAnsi="Cambria Math" w:eastAsia="Cambria Math"/>
                      </w:rPr>
                    </m:ctrlPr>
                  </m:accPr>
                  <m:e>
                    <m:r>
                      <m:rPr>
                        <m:sty m:val="p"/>
                      </m:rPr>
                      <w:rPr>
                        <w:rFonts w:ascii="Cambria Math" w:hAnsi="Cambria Math" w:eastAsia="Cambria Math"/>
                      </w:rPr>
                      <m:t>F</m:t>
                    </m:r>
                    <m:ctrlPr>
                      <w:rPr>
                        <w:rFonts w:ascii="Cambria Math" w:hAnsi="Cambria Math" w:eastAsia="Cambria Math"/>
                      </w:rPr>
                    </m:ctrlPr>
                  </m:e>
                </m:acc>
                <m:ctrlPr>
                  <w:rPr>
                    <w:rFonts w:ascii="Cambria Math" w:hAnsi="Cambria Math" w:eastAsia="Cambria Math"/>
                  </w:rPr>
                </m:ctrlPr>
              </m:e>
              <m:sub>
                <m:r>
                  <m:rPr/>
                  <w:rPr>
                    <w:rFonts w:ascii="Cambria Math" w:hAnsi="Cambria Math" w:eastAsia="Cambria Math"/>
                  </w:rPr>
                  <m:t>aux</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ctrlPr>
              <w:rPr>
                <w:rFonts w:ascii="Cambria Math" w:hAnsi="Cambria Math" w:eastAsia="Cambria Math"/>
              </w:rPr>
            </m:ctrlPr>
          </m:e>
        </m:d>
      </m:oMath>
      <w:r>
        <w:rPr>
          <w:rFonts w:hint="eastAsia"/>
        </w:rPr>
        <w:t>，</w:t>
      </w:r>
    </w:p>
    <w:p w14:paraId="0507059E">
      <w:pPr>
        <w:spacing w:before="120"/>
        <w:ind w:firstLine="420"/>
        <w:jc w:val="right"/>
      </w:pPr>
      <m:oMath>
        <m:r>
          <m:rPr>
            <m:sty m:val="p"/>
          </m:rPr>
          <w:rPr>
            <w:rFonts w:ascii="Cambria Math" w:hAnsi="Cambria Math"/>
          </w:rPr>
          <m:t>K</m:t>
        </m:r>
        <m:r>
          <m:rPr>
            <m:sty m:val="p"/>
          </m:rPr>
          <w:rPr>
            <w:rFonts w:ascii="Cambria Math" w:hAnsi="Cambria Math" w:eastAsia="Cambria Math"/>
          </w:rPr>
          <m:t>=</m:t>
        </m:r>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K</m:t>
            </m:r>
            <m:ctrlPr>
              <w:rPr>
                <w:rFonts w:ascii="Cambria Math" w:hAnsi="Cambria Math" w:eastAsia="Cambria Math"/>
              </w:rPr>
            </m:ctrlPr>
          </m:sub>
        </m:sSub>
        <m:d>
          <m:dPr>
            <m:ctrlPr>
              <w:rPr>
                <w:rFonts w:ascii="Cambria Math" w:hAnsi="Cambria Math" w:eastAsia="Cambria Math"/>
              </w:rPr>
            </m:ctrlPr>
          </m:dPr>
          <m:e>
            <m:sSubSup>
              <m:sSubSupPr>
                <m:ctrlPr>
                  <w:rPr>
                    <w:rFonts w:ascii="Cambria Math" w:hAnsi="Cambria Math" w:eastAsia="Cambria Math"/>
                  </w:rPr>
                </m:ctrlPr>
              </m:sSubSupPr>
              <m:e>
                <m:acc>
                  <m:accPr>
                    <m:ctrlPr>
                      <w:rPr>
                        <w:rFonts w:ascii="Cambria Math" w:hAnsi="Cambria Math" w:eastAsia="Cambria Math"/>
                      </w:rPr>
                    </m:ctrlPr>
                  </m:accPr>
                  <m:e>
                    <m:r>
                      <m:rPr>
                        <m:sty m:val="p"/>
                      </m:rPr>
                      <w:rPr>
                        <w:rFonts w:ascii="Cambria Math" w:hAnsi="Cambria Math" w:eastAsia="Cambria Math"/>
                      </w:rPr>
                      <m:t>F</m:t>
                    </m:r>
                    <m:ctrlPr>
                      <w:rPr>
                        <w:rFonts w:ascii="Cambria Math" w:hAnsi="Cambria Math" w:eastAsia="Cambria Math"/>
                      </w:rPr>
                    </m:ctrlPr>
                  </m:e>
                </m:acc>
                <m:ctrlPr>
                  <w:rPr>
                    <w:rFonts w:ascii="Cambria Math" w:hAnsi="Cambria Math" w:eastAsia="Cambria Math"/>
                  </w:rPr>
                </m:ctrlPr>
              </m:e>
              <m:sub>
                <m:r>
                  <m:rPr/>
                  <w:rPr>
                    <w:rFonts w:ascii="Cambria Math" w:hAnsi="Cambria Math" w:eastAsia="Cambria Math"/>
                  </w:rPr>
                  <m:t>aux</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ctrlPr>
              <w:rPr>
                <w:rFonts w:ascii="Cambria Math" w:hAnsi="Cambria Math" w:eastAsia="Cambria Math"/>
              </w:rPr>
            </m:ctrlPr>
          </m:e>
        </m:d>
      </m:oMath>
      <w:r>
        <w:rPr>
          <w:rFonts w:hint="eastAsia"/>
        </w:rPr>
        <w:t xml:space="preserve">， </w:t>
      </w:r>
      <w:r>
        <w:t xml:space="preserve">   </w:t>
      </w:r>
      <w:r>
        <w:rPr>
          <w:rFonts w:hint="eastAsia"/>
        </w:rPr>
        <w:t xml:space="preserve"> </w:t>
      </w:r>
      <w:r>
        <w:t xml:space="preserve">                       </w:t>
      </w:r>
      <w:r>
        <w:rPr>
          <w:rFonts w:hint="eastAsia"/>
        </w:rPr>
        <w:t>（</w:t>
      </w:r>
      <w:r>
        <w:t>14</w:t>
      </w:r>
      <w:r>
        <w:rPr>
          <w:rFonts w:hint="eastAsia"/>
        </w:rPr>
        <w:t>）</w:t>
      </w:r>
    </w:p>
    <w:p w14:paraId="796F3252">
      <w:pPr>
        <w:spacing w:before="120"/>
        <w:ind w:firstLine="420"/>
        <w:jc w:val="center"/>
      </w:pPr>
      <m:oMath>
        <m:r>
          <m:rPr>
            <m:sty m:val="p"/>
          </m:rPr>
          <w:rPr>
            <w:rFonts w:ascii="Cambria Math" w:hAnsi="Cambria Math"/>
          </w:rPr>
          <m:t>V</m:t>
        </m:r>
        <m:r>
          <m:rPr>
            <m:sty m:val="p"/>
          </m:rPr>
          <w:rPr>
            <w:rFonts w:ascii="Cambria Math" w:hAnsi="Cambria Math" w:eastAsia="Cambria Math"/>
          </w:rPr>
          <m:t>=</m:t>
        </m:r>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V</m:t>
            </m:r>
            <m:ctrlPr>
              <w:rPr>
                <w:rFonts w:ascii="Cambria Math" w:hAnsi="Cambria Math" w:eastAsia="Cambria Math"/>
              </w:rPr>
            </m:ctrlPr>
          </m:sub>
        </m:sSub>
        <m:d>
          <m:dPr>
            <m:ctrlPr>
              <w:rPr>
                <w:rFonts w:ascii="Cambria Math" w:hAnsi="Cambria Math" w:eastAsia="Cambria Math"/>
              </w:rPr>
            </m:ctrlPr>
          </m:dPr>
          <m:e>
            <m:sSubSup>
              <m:sSubSupPr>
                <m:ctrlPr>
                  <w:rPr>
                    <w:rFonts w:ascii="Cambria Math" w:hAnsi="Cambria Math" w:eastAsia="Cambria Math"/>
                  </w:rPr>
                </m:ctrlPr>
              </m:sSubSupPr>
              <m:e>
                <m:r>
                  <m:rPr>
                    <m:sty m:val="p"/>
                  </m:rPr>
                  <w:rPr>
                    <w:rFonts w:ascii="Cambria Math" w:hAnsi="Cambria Math" w:eastAsia="Cambria Math"/>
                  </w:rPr>
                  <m:t>F</m:t>
                </m:r>
                <m:ctrlPr>
                  <w:rPr>
                    <w:rFonts w:ascii="Cambria Math" w:hAnsi="Cambria Math" w:eastAsia="Cambria Math"/>
                  </w:rPr>
                </m:ctrlPr>
              </m:e>
              <m:sub>
                <m:r>
                  <m:rPr/>
                  <w:rPr>
                    <w:rFonts w:ascii="Cambria Math" w:hAnsi="Cambria Math" w:eastAsia="Cambria Math"/>
                  </w:rPr>
                  <m:t>anc</m:t>
                </m:r>
                <m:ctrlPr>
                  <w:rPr>
                    <w:rFonts w:ascii="Cambria Math" w:hAnsi="Cambria Math" w:eastAsia="Cambria Math"/>
                  </w:rPr>
                </m:ctrlPr>
              </m:sub>
              <m:sup>
                <m:r>
                  <m:rPr/>
                  <w:rPr>
                    <w:rFonts w:ascii="Cambria Math" w:hAnsi="Cambria Math" w:eastAsia="Cambria Math"/>
                  </w:rPr>
                  <m:t>i</m:t>
                </m:r>
                <m:ctrlPr>
                  <w:rPr>
                    <w:rFonts w:ascii="Cambria Math" w:hAnsi="Cambria Math" w:eastAsia="Cambria Math"/>
                  </w:rPr>
                </m:ctrlPr>
              </m:sup>
            </m:sSubSup>
            <m:ctrlPr>
              <w:rPr>
                <w:rFonts w:ascii="Cambria Math" w:hAnsi="Cambria Math" w:eastAsia="Cambria Math"/>
              </w:rPr>
            </m:ctrlPr>
          </m:e>
        </m:d>
      </m:oMath>
      <w:r>
        <w:rPr>
          <w:rFonts w:hint="eastAsia"/>
        </w:rPr>
        <w:t>，</w:t>
      </w:r>
    </w:p>
    <w:p w14:paraId="39EA6F46">
      <w:pPr>
        <w:spacing w:before="120"/>
        <w:ind w:firstLine="420"/>
      </w:pPr>
      <m:oMath>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Q</m:t>
            </m:r>
            <m:ctrlPr>
              <w:rPr>
                <w:rFonts w:ascii="Cambria Math" w:hAnsi="Cambria Math" w:eastAsia="Cambria Math"/>
              </w:rPr>
            </m:ctrlPr>
          </m:sub>
        </m:sSub>
        <m:r>
          <m:rPr>
            <m:sty m:val="p"/>
          </m:rPr>
          <w:rPr>
            <w:rFonts w:ascii="Cambria Math" w:hAnsi="Cambria Math"/>
          </w:rPr>
          <m:t>，</m:t>
        </m:r>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K</m:t>
            </m:r>
            <m:ctrlPr>
              <w:rPr>
                <w:rFonts w:ascii="Cambria Math" w:hAnsi="Cambria Math" w:eastAsia="Cambria Math"/>
              </w:rPr>
            </m:ctrlPr>
          </m:sub>
        </m:sSub>
        <m:r>
          <m:rPr>
            <m:sty m:val="p"/>
          </m:rPr>
          <w:rPr>
            <w:rFonts w:ascii="Cambria Math" w:hAnsi="Cambria Math"/>
          </w:rPr>
          <m:t>，</m:t>
        </m:r>
        <m:sSub>
          <m:sSubPr>
            <m:ctrlPr>
              <w:rPr>
                <w:rFonts w:ascii="Cambria Math" w:hAnsi="Cambria Math" w:eastAsia="Cambria Math"/>
              </w:rPr>
            </m:ctrlPr>
          </m:sSubPr>
          <m:e>
            <m:r>
              <m:rPr>
                <m:sty m:val="p"/>
              </m:rPr>
              <w:rPr>
                <w:rFonts w:ascii="Cambria Math" w:hAnsi="Cambria Math"/>
              </w:rPr>
              <m:t>W</m:t>
            </m:r>
            <m:ctrlPr>
              <w:rPr>
                <w:rFonts w:ascii="Cambria Math" w:hAnsi="Cambria Math" w:eastAsia="Cambria Math"/>
              </w:rPr>
            </m:ctrlPr>
          </m:e>
          <m:sub>
            <m:r>
              <m:rPr/>
              <w:rPr>
                <w:rFonts w:ascii="Cambria Math" w:hAnsi="Cambria Math" w:eastAsia="Cambria Math"/>
              </w:rPr>
              <m:t>Q</m:t>
            </m:r>
            <m:ctrlPr>
              <w:rPr>
                <w:rFonts w:ascii="Cambria Math" w:hAnsi="Cambria Math" w:eastAsia="Cambria Math"/>
              </w:rPr>
            </m:ctrlPr>
          </m:sub>
        </m:sSub>
      </m:oMath>
      <w:r>
        <w:t xml:space="preserve"> 分别代表可学习变换，</w:t>
      </w:r>
      <m:oMath>
        <m:sSub>
          <m:sSubPr>
            <m:ctrlPr>
              <w:rPr>
                <w:rFonts w:ascii="Cambria Math" w:hAnsi="Cambria Math" w:eastAsia="Cambria Math"/>
              </w:rPr>
            </m:ctrlPr>
          </m:sSubPr>
          <m:e>
            <m:r>
              <m:rPr/>
              <w:rPr>
                <w:rFonts w:ascii="Cambria Math" w:hAnsi="Cambria Math" w:eastAsia="Cambria Math"/>
              </w:rPr>
              <m:t>d</m:t>
            </m:r>
            <m:ctrlPr>
              <w:rPr>
                <w:rFonts w:ascii="Cambria Math" w:hAnsi="Cambria Math" w:eastAsia="Cambria Math"/>
              </w:rPr>
            </m:ctrlPr>
          </m:e>
          <m:sub>
            <m:r>
              <m:rPr/>
              <w:rPr>
                <w:rFonts w:ascii="Cambria Math" w:hAnsi="Cambria Math" w:eastAsia="Cambria Math"/>
              </w:rPr>
              <m:t>k</m:t>
            </m:r>
            <m:ctrlPr>
              <w:rPr>
                <w:rFonts w:ascii="Cambria Math" w:hAnsi="Cambria Math" w:eastAsia="Cambria Math"/>
              </w:rPr>
            </m:ctrlPr>
          </m:sub>
        </m:sSub>
      </m:oMath>
      <w:r>
        <w:t xml:space="preserve"> 为</w:t>
      </w:r>
      <w:r>
        <w:rPr>
          <w:rFonts w:hint="eastAsia"/>
        </w:rPr>
        <w:t xml:space="preserve"> </w:t>
      </w:r>
      <w:r>
        <w:t>Q、K 的特征通道维数。</w:t>
      </w:r>
    </w:p>
    <w:p w14:paraId="0776C53D">
      <w:pPr>
        <w:spacing w:before="120"/>
        <w:ind w:firstLine="420"/>
      </w:pPr>
      <w:r>
        <w:rPr>
          <w:rFonts w:hint="eastAsia"/>
        </w:rPr>
        <w:t>值得注意的是，提出的 AVGI</w:t>
      </w:r>
      <w:r>
        <w:t xml:space="preserve"> </w:t>
      </w:r>
      <w:r>
        <w:rPr>
          <w:rFonts w:hint="eastAsia"/>
        </w:rPr>
        <w:t xml:space="preserve">在图像块的层面进行注意力计算。本发明使用局部注意力机制来强调每个图像块中最重要的区域。具体来说，我们将每个特征体分割为 P×P 图像块，并且在每个图像块内进行基于局部注意力机制的融合。然而，如果只是直接的简单地将每个特征图划分为图像块，并在小块中进行融合，会阻碍相邻块之间的信息传递。为了解决这个问题，本发明将每个图像块扩展一个额外的像素带，从而得到大小为 </w:t>
      </w:r>
      <w:r>
        <w:t>(s+2a)</w:t>
      </w:r>
      <w:r>
        <w:rPr>
          <w:rFonts w:hint="eastAsia"/>
        </w:rPr>
        <w:t>×</w:t>
      </w:r>
      <w:r>
        <w:t xml:space="preserve">(s+2a) </w:t>
      </w:r>
      <w:r>
        <w:rPr>
          <w:rFonts w:hint="eastAsia"/>
        </w:rPr>
        <w:t xml:space="preserve">的图像块，其中 </w:t>
      </w:r>
      <w:r>
        <w:t xml:space="preserve">s </w:t>
      </w:r>
      <w:r>
        <w:rPr>
          <w:rFonts w:hint="eastAsia"/>
        </w:rPr>
        <w:t>表示原本的图像块宽度，</w:t>
      </w:r>
      <w:r>
        <w:t xml:space="preserve">a </w:t>
      </w:r>
      <w:r>
        <w:rPr>
          <w:rFonts w:hint="eastAsia"/>
        </w:rPr>
        <w:t>是额外的像素带带宽。如果存在相邻块，则从相邻块复制额外的带像素；否则，则直接使用零来填充额外的像素带。这种扩展允许相邻块之间进行信息交换。</w:t>
      </w:r>
    </w:p>
    <w:p w14:paraId="4110EED2">
      <w:pPr>
        <w:spacing w:before="120"/>
        <w:ind w:firstLine="420"/>
        <w:rPr>
          <w:rFonts w:ascii="Cambria Math" w:hAnsi="Cambria Math" w:eastAsia="Cambria Math"/>
        </w:rPr>
      </w:pPr>
      <w:r>
        <w:rPr>
          <w:rFonts w:hint="eastAsia"/>
        </w:rPr>
        <w:t xml:space="preserve">步骤 </w:t>
      </w:r>
      <w:r>
        <w:t xml:space="preserve">3 </w:t>
      </w:r>
      <w:r>
        <w:rPr>
          <w:rFonts w:hint="eastAsia"/>
        </w:rPr>
        <w:t>射线的正则化</w:t>
      </w:r>
    </w:p>
    <w:p w14:paraId="41A6CF8C">
      <w:pPr>
        <w:spacing w:before="120"/>
        <w:ind w:firstLine="420"/>
      </w:pPr>
      <w:r>
        <w:rPr>
          <w:rFonts w:hint="eastAsia"/>
        </w:rPr>
        <w:t>接下来，将协作机制进一步拓展到神经辐射场输出的每个采样点的预测辐射值上。如图 3</w:t>
      </w:r>
      <w:r>
        <w:t xml:space="preserve"> </w:t>
      </w:r>
      <w:r>
        <w:rPr>
          <w:rFonts w:hint="eastAsia"/>
        </w:rPr>
        <w:t>所示，本发明从几何和外观两个角度出发，使用显式的方式直接约束神经辐射场的输出。</w:t>
      </w:r>
    </w:p>
    <w:p w14:paraId="3D08AA2E">
      <w:pPr>
        <w:spacing w:before="120"/>
        <w:ind w:firstLine="0" w:firstLineChars="0"/>
        <w:jc w:val="center"/>
      </w:pPr>
      <w:r>
        <w:drawing>
          <wp:inline distT="0" distB="0" distL="0" distR="0">
            <wp:extent cx="4982845" cy="2358390"/>
            <wp:effectExtent l="0" t="0" r="8255" b="3810"/>
            <wp:docPr id="12790866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086680" name="图片 4"/>
                    <pic:cNvPicPr>
                      <a:picLocks noChangeAspect="1"/>
                    </pic:cNvPicPr>
                  </pic:nvPicPr>
                  <pic:blipFill>
                    <a:blip r:embed="rId15"/>
                    <a:stretch>
                      <a:fillRect/>
                    </a:stretch>
                  </pic:blipFill>
                  <pic:spPr>
                    <a:xfrm>
                      <a:off x="0" y="0"/>
                      <a:ext cx="4989254" cy="2361745"/>
                    </a:xfrm>
                    <a:prstGeom prst="rect">
                      <a:avLst/>
                    </a:prstGeom>
                  </pic:spPr>
                </pic:pic>
              </a:graphicData>
            </a:graphic>
          </wp:inline>
        </w:drawing>
      </w:r>
    </w:p>
    <w:p w14:paraId="57BC6197">
      <w:pPr>
        <w:pStyle w:val="33"/>
        <w:spacing w:before="120" w:after="120"/>
        <w:rPr>
          <w:b w:val="0"/>
          <w:bCs w:val="0"/>
        </w:rPr>
      </w:pPr>
      <w:r>
        <w:rPr>
          <w:rFonts w:hint="eastAsia"/>
        </w:rPr>
        <w:t>图</w:t>
      </w:r>
      <w:r>
        <w:t xml:space="preserve"> 4 </w:t>
      </w:r>
      <w:r>
        <w:rPr>
          <w:rFonts w:hint="eastAsia"/>
        </w:rPr>
        <w:t>射线的正则化。</w:t>
      </w:r>
      <w:r>
        <w:rPr>
          <w:rFonts w:hint="eastAsia"/>
          <w:b w:val="0"/>
          <w:bCs w:val="0"/>
        </w:rPr>
        <w:t>图中</w:t>
      </w:r>
      <w:r>
        <w:rPr>
          <w:b w:val="0"/>
          <w:bCs w:val="0"/>
        </w:rPr>
        <w:t xml:space="preserve"> T </w:t>
      </w:r>
      <w:r>
        <w:rPr>
          <w:rFonts w:hint="eastAsia"/>
          <w:b w:val="0"/>
          <w:bCs w:val="0"/>
        </w:rPr>
        <w:t>代表的是目标射线方向（</w:t>
      </w:r>
      <w:r>
        <w:rPr>
          <w:b w:val="0"/>
          <w:bCs w:val="0"/>
        </w:rPr>
        <w:t>Target</w:t>
      </w:r>
      <w:r>
        <w:rPr>
          <w:rFonts w:hint="eastAsia"/>
          <w:b w:val="0"/>
          <w:bCs w:val="0"/>
        </w:rPr>
        <w:t>），步骤</w:t>
      </w:r>
      <w:r>
        <w:rPr>
          <w:b w:val="0"/>
          <w:bCs w:val="0"/>
        </w:rPr>
        <w:t xml:space="preserve"> 3.1 </w:t>
      </w:r>
      <w:r>
        <w:rPr>
          <w:rFonts w:hint="eastAsia"/>
          <w:b w:val="0"/>
          <w:bCs w:val="0"/>
        </w:rPr>
        <w:t>几何射线正则化中，使用射线方向相邻近的两条目标射线进行互相监督，具体做法是拉近两条射线的预测深度值；步骤</w:t>
      </w:r>
      <w:r>
        <w:rPr>
          <w:b w:val="0"/>
          <w:bCs w:val="0"/>
        </w:rPr>
        <w:t xml:space="preserve"> 3.2 </w:t>
      </w:r>
      <w:r>
        <w:rPr>
          <w:rFonts w:hint="eastAsia"/>
          <w:b w:val="0"/>
          <w:bCs w:val="0"/>
        </w:rPr>
        <w:t>外观射线正则化中，橙色代表目标射线，蓝色的实线代表目标射线在源视图上投影得到的极线，具体做法是，使用极线颜色的平均值作为伪标签，拉近伪标签与目标射线的颜色分布。</w:t>
      </w:r>
    </w:p>
    <w:p w14:paraId="2C2C76C0">
      <w:pPr>
        <w:spacing w:before="120"/>
        <w:ind w:firstLine="420"/>
        <w:rPr>
          <w:rFonts w:ascii="Cambria Math" w:hAnsi="Cambria Math" w:eastAsia="Cambria Math"/>
        </w:rPr>
      </w:pPr>
      <w:r>
        <w:rPr>
          <w:rFonts w:hint="eastAsia"/>
        </w:rPr>
        <w:t xml:space="preserve">步骤 </w:t>
      </w:r>
      <w:r>
        <w:t xml:space="preserve">3.1 </w:t>
      </w:r>
      <w:r>
        <w:rPr>
          <w:rFonts w:hint="eastAsia"/>
        </w:rPr>
        <w:t>几何正则化</w:t>
      </w:r>
    </w:p>
    <w:p w14:paraId="40D47340">
      <w:pPr>
        <w:spacing w:before="120"/>
        <w:ind w:firstLine="420"/>
      </w:pPr>
      <w:r>
        <w:rPr>
          <w:rFonts w:hint="eastAsia"/>
        </w:rPr>
        <w:t>该步骤的目标是约束神经辐射场对每个采样点预测的体密度并增强模型对于视角抖动的鲁棒性。由于每个点的体密度真值无法获得，故</w:t>
      </w:r>
      <w:bookmarkStart w:id="2" w:name="_Hlk144308795"/>
      <w:r>
        <w:rPr>
          <w:rFonts w:hint="eastAsia"/>
        </w:rPr>
        <w:t>利用相邻射线进行协作式相互监督，具体表现为将最接近的</w:t>
      </w:r>
      <m:oMath>
        <m:sSub>
          <m:sSubPr>
            <m:ctrlPr>
              <w:rPr>
                <w:rFonts w:ascii="Cambria Math" w:hAnsi="Cambria Math" w:eastAsia="Cambria Math"/>
              </w:rPr>
            </m:ctrlPr>
          </m:sSubPr>
          <m:e>
            <m:r>
              <m:rPr>
                <m:sty m:val="p"/>
              </m:rPr>
              <w:rPr>
                <w:rFonts w:ascii="Cambria Math" w:hAnsi="Cambria Math"/>
              </w:rPr>
              <m:t xml:space="preserve"> </m:t>
            </m:r>
            <m:r>
              <m:rPr/>
              <w:rPr>
                <w:rFonts w:ascii="Cambria Math" w:hAnsi="Cambria Math"/>
              </w:rPr>
              <m:t>N</m:t>
            </m:r>
            <m:ctrlPr>
              <w:rPr>
                <w:rFonts w:ascii="Cambria Math" w:hAnsi="Cambria Math" w:eastAsia="Cambria Math"/>
              </w:rPr>
            </m:ctrlPr>
          </m:e>
          <m:sub>
            <m:r>
              <m:rPr/>
              <w:rPr>
                <w:rFonts w:ascii="Cambria Math" w:hAnsi="Cambria Math" w:eastAsia="Cambria Math"/>
              </w:rPr>
              <m:t>pairs</m:t>
            </m:r>
            <m:ctrlPr>
              <w:rPr>
                <w:rFonts w:ascii="Cambria Math" w:hAnsi="Cambria Math" w:eastAsia="Cambria Math"/>
              </w:rPr>
            </m:ctrlPr>
          </m:sub>
        </m:sSub>
        <m:r>
          <m:rPr>
            <m:sty m:val="p"/>
          </m:rPr>
          <w:rPr>
            <w:rFonts w:ascii="Cambria Math" w:hAnsi="Cambria Math" w:eastAsia="Cambria Math"/>
          </w:rPr>
          <m:t xml:space="preserve"> </m:t>
        </m:r>
      </m:oMath>
      <w:r>
        <w:rPr>
          <w:rFonts w:hint="eastAsia"/>
        </w:rPr>
        <w:t>组射线配对，并最小化每组两条射线预测深度值的</w:t>
      </w:r>
      <m:oMath>
        <m:r>
          <m:rPr>
            <m:sty m:val="p"/>
          </m:rPr>
          <w:rPr>
            <w:rFonts w:ascii="Cambria Math" w:hAnsi="Cambria Math"/>
          </w:rPr>
          <m:t xml:space="preserve"> L1 </m:t>
        </m:r>
      </m:oMath>
      <w:r>
        <w:rPr>
          <w:rFonts w:hint="eastAsia"/>
        </w:rPr>
        <w:t>损失:</w:t>
      </w:r>
    </w:p>
    <w:p w14:paraId="31562D60">
      <w:pPr>
        <w:spacing w:before="120"/>
        <w:ind w:firstLine="420"/>
        <w:jc w:val="right"/>
        <w:rPr>
          <w:iCs/>
        </w:rPr>
      </w:pPr>
      <m:oMath>
        <m:sSub>
          <m:sSubPr>
            <m:ctrlPr>
              <w:rPr>
                <w:rFonts w:ascii="Cambria Math" w:hAnsi="Cambria Math"/>
                <w:iCs/>
              </w:rPr>
            </m:ctrlPr>
          </m:sSubPr>
          <m:e>
            <m:r>
              <m:rPr>
                <m:sty m:val="p"/>
                <m:scr m:val="script"/>
              </m:rPr>
              <w:rPr>
                <w:rFonts w:ascii="Cambria Math" w:hAnsi="Cambria Math"/>
              </w:rPr>
              <m:t>ℒ</m:t>
            </m:r>
            <m:ctrlPr>
              <w:rPr>
                <w:rFonts w:ascii="Cambria Math" w:hAnsi="Cambria Math"/>
                <w:iCs/>
              </w:rPr>
            </m:ctrlPr>
          </m:e>
          <m:sub>
            <m:r>
              <m:rPr/>
              <w:rPr>
                <w:rFonts w:ascii="Cambria Math" w:hAnsi="Cambria Math"/>
              </w:rPr>
              <m:t>geo</m:t>
            </m:r>
            <m:ctrlPr>
              <w:rPr>
                <w:rFonts w:ascii="Cambria Math" w:hAnsi="Cambria Math"/>
                <w:iCs/>
              </w:rPr>
            </m:ctrlPr>
          </m:sub>
        </m:sSub>
        <m:r>
          <m:rPr/>
          <w:rPr>
            <w:rFonts w:ascii="Cambria Math" w:hAnsi="Cambria Math"/>
          </w:rPr>
          <m:t>=</m:t>
        </m:r>
        <m:nary>
          <m:naryPr>
            <m:chr m:val="∑"/>
            <m:limLoc m:val="undOvr"/>
            <m:ctrlPr>
              <w:rPr>
                <w:rFonts w:ascii="Cambria Math" w:hAnsi="Cambria Math"/>
                <w:i/>
                <w:iCs/>
              </w:rPr>
            </m:ctrlPr>
          </m:naryPr>
          <m:sub>
            <m:r>
              <m:rPr/>
              <w:rPr>
                <w:rFonts w:ascii="Cambria Math" w:hAnsi="Cambria Math"/>
              </w:rPr>
              <m:t>i=1</m:t>
            </m:r>
            <m:ctrlPr>
              <w:rPr>
                <w:rFonts w:ascii="Cambria Math" w:hAnsi="Cambria Math"/>
                <w:i/>
                <w:iCs/>
              </w:rPr>
            </m:ctrlPr>
          </m:sub>
          <m:sup>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pairs</m:t>
                </m:r>
                <m:ctrlPr>
                  <w:rPr>
                    <w:rFonts w:ascii="Cambria Math" w:hAnsi="Cambria Math"/>
                    <w:i/>
                    <w:iCs/>
                  </w:rPr>
                </m:ctrlPr>
              </m:sub>
            </m:sSub>
            <m:ctrlPr>
              <w:rPr>
                <w:rFonts w:ascii="Cambria Math" w:hAnsi="Cambria Math"/>
                <w:i/>
                <w:iCs/>
              </w:rPr>
            </m:ctrlPr>
          </m:sup>
          <m:e>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geo</m:t>
                </m:r>
                <m:ctrlPr>
                  <w:rPr>
                    <w:rFonts w:ascii="Cambria Math" w:hAnsi="Cambria Math"/>
                  </w:rPr>
                </m:ctrlP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d>
              <m:dPr>
                <m:ctrlPr>
                  <w:rPr>
                    <w:rFonts w:ascii="Cambria Math" w:hAnsi="Cambria Math"/>
                  </w:rPr>
                </m:ctrlPr>
              </m:dPr>
              <m:e>
                <m:r>
                  <m:rPr/>
                  <w:rPr>
                    <w:rFonts w:ascii="Cambria Math" w:hAnsi="Cambria Math"/>
                  </w:rPr>
                  <m:t>D</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r>
                  <m:rPr/>
                  <w:rPr>
                    <w:rFonts w:ascii="Cambria Math" w:hAnsi="Cambria Math"/>
                  </w:rPr>
                  <m:t>D</m:t>
                </m:r>
                <m:r>
                  <m:rPr>
                    <m:sty m:val="p"/>
                  </m:rPr>
                  <w:rPr>
                    <w:rFonts w:ascii="Cambria Math" w:hAnsi="Cambria Math"/>
                  </w:rPr>
                  <m:t>(</m:t>
                </m:r>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ctrlPr>
                  <w:rPr>
                    <w:rFonts w:ascii="Cambria Math" w:hAnsi="Cambria Math"/>
                  </w:rPr>
                </m:ctrlPr>
              </m:e>
            </m:d>
            <m:ctrlPr>
              <w:rPr>
                <w:rFonts w:ascii="Cambria Math" w:hAnsi="Cambria Math"/>
                <w:i/>
                <w:iCs/>
              </w:rPr>
            </m:ctrlPr>
          </m:e>
        </m:nary>
      </m:oMath>
      <w:r>
        <w:rPr>
          <w:rFonts w:hint="eastAsia"/>
        </w:rPr>
        <w:t xml:space="preserve">， </w:t>
      </w:r>
      <w:r>
        <w:t xml:space="preserve">                 </w:t>
      </w:r>
      <w:r>
        <w:rPr>
          <w:rFonts w:hint="eastAsia"/>
        </w:rPr>
        <w:t>（</w:t>
      </w:r>
      <w:r>
        <w:t>15</w:t>
      </w:r>
      <w:r>
        <w:rPr>
          <w:rFonts w:hint="eastAsia"/>
        </w:rPr>
        <w:t>）</w:t>
      </w:r>
    </w:p>
    <w:p w14:paraId="52178E85">
      <w:pPr>
        <w:spacing w:before="120"/>
        <w:ind w:firstLine="420"/>
        <w:jc w:val="right"/>
        <w:rPr>
          <w:iCs/>
        </w:rPr>
      </w:pPr>
      <m:oMath>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geo</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m:sty m:val="p"/>
          </m:rPr>
          <w:rPr>
            <w:rFonts w:ascii="Cambria Math" w:hAnsi="Cambria Math"/>
          </w:rPr>
          <m:t>=</m:t>
        </m:r>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geo</m:t>
            </m:r>
            <m:ctrlPr>
              <w:rPr>
                <w:rFonts w:ascii="Cambria Math" w:hAnsi="Cambria Math"/>
              </w:rPr>
            </m:ctrlP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0,  &amp;</m:t>
                </m:r>
                <m:r>
                  <m:rPr>
                    <m:sty m:val="p"/>
                  </m:rPr>
                  <w:rPr>
                    <w:rFonts w:hint="eastAsia" w:ascii="Cambria Math" w:hAnsi="Cambria Math"/>
                  </w:rPr>
                  <m:t>如果</m:t>
                </m:r>
                <m:r>
                  <m:rPr/>
                  <w:rPr>
                    <w:rFonts w:ascii="Cambria Math" w:hAnsi="Cambria Math"/>
                  </w:rPr>
                  <m:t xml:space="preserve"> </m:t>
                </m:r>
                <m:r>
                  <m:rPr>
                    <m:sty m:val="p"/>
                  </m:rPr>
                  <w:rPr>
                    <w:rFonts w:ascii="Cambria Math" w:hAnsi="Cambria Math"/>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w:rPr>
                    <w:rFonts w:ascii="Cambria Math" w:hAnsi="Cambria Math"/>
                  </w:rPr>
                  <m:t>&lt;</m:t>
                </m:r>
                <m:r>
                  <m:rPr/>
                  <w:rPr>
                    <w:rFonts w:hint="eastAsia" w:ascii="Cambria Math" w:hAnsi="Cambria Math"/>
                  </w:rPr>
                  <m:t>τ</m:t>
                </m:r>
                <m:r>
                  <m:rPr/>
                  <w:rPr>
                    <w:rFonts w:ascii="Cambria Math" w:hAnsi="Cambria Math"/>
                  </w:rPr>
                  <m:t xml:space="preserve"> </m:t>
                </m:r>
                <m:r>
                  <m:rPr>
                    <m:sty m:val="p"/>
                  </m:rPr>
                  <w:rPr>
                    <w:rFonts w:hint="eastAsia" w:ascii="Cambria Math" w:hAnsi="Cambria Math"/>
                  </w:rPr>
                  <m:t>或</m:t>
                </m:r>
                <m:r>
                  <m:rPr/>
                  <w:rPr>
                    <w:rFonts w:ascii="Cambria Math" w:hAnsi="Cambria Math"/>
                  </w:rPr>
                  <m:t xml:space="preserve"> </m:t>
                </m:r>
                <m:r>
                  <m:rPr>
                    <m:sty m:val="p"/>
                  </m:rPr>
                  <w:rPr>
                    <w:rFonts w:ascii="Cambria Math" w:hAnsi="Cambria Math"/>
                  </w:rPr>
                  <m:t>Q</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r>
                  <m:rPr/>
                  <w:rPr>
                    <w:rFonts w:ascii="Cambria Math" w:hAnsi="Cambria Math"/>
                  </w:rPr>
                  <m:t>&lt;</m:t>
                </m:r>
                <m:r>
                  <m:rPr/>
                  <w:rPr>
                    <w:rFonts w:hint="eastAsia" w:ascii="Cambria Math" w:hAnsi="Cambria Math"/>
                  </w:rPr>
                  <m:t>τ</m:t>
                </m:r>
                <m:ctrlPr>
                  <w:rPr>
                    <w:rFonts w:ascii="Cambria Math" w:hAnsi="Cambria Math"/>
                    <w:i/>
                  </w:rPr>
                </m:ctrlPr>
              </m:e>
              <m:e>
                <m:r>
                  <m:rPr/>
                  <w:rPr>
                    <w:rFonts w:ascii="Cambria Math" w:hAnsi="Cambria Math"/>
                  </w:rPr>
                  <m:t>1,  &amp;</m:t>
                </m:r>
                <m:r>
                  <m:rPr>
                    <m:sty m:val="p"/>
                  </m:rPr>
                  <w:rPr>
                    <w:rFonts w:hint="eastAsia" w:ascii="Cambria Math" w:hAnsi="Cambria Math"/>
                  </w:rPr>
                  <m:t>否则</m:t>
                </m:r>
                <m:ctrlPr>
                  <w:rPr>
                    <w:rFonts w:ascii="Cambria Math" w:hAnsi="Cambria Math"/>
                    <w:i/>
                  </w:rPr>
                </m:ctrlPr>
              </m:e>
            </m:eqArr>
            <m:ctrlPr>
              <w:rPr>
                <w:rFonts w:ascii="Cambria Math" w:hAnsi="Cambria Math"/>
                <w:i/>
              </w:rPr>
            </m:ctrlPr>
          </m:e>
        </m:d>
      </m:oMath>
      <w:r>
        <w:rPr>
          <w:rFonts w:hint="eastAsia"/>
        </w:rPr>
        <w:t xml:space="preserve">， </w:t>
      </w:r>
      <w:r>
        <w:t xml:space="preserve">             </w:t>
      </w:r>
      <w:r>
        <w:rPr>
          <w:rFonts w:hint="eastAsia"/>
        </w:rPr>
        <w:t>（</w:t>
      </w:r>
      <w:r>
        <w:t>16</w:t>
      </w:r>
      <w:r>
        <w:rPr>
          <w:rFonts w:hint="eastAsia"/>
        </w:rPr>
        <w:t>）</w:t>
      </w:r>
    </w:p>
    <w:p w14:paraId="6CC36B91">
      <w:pPr>
        <w:spacing w:before="120"/>
        <w:ind w:firstLine="420"/>
      </w:pPr>
      <w:r>
        <w:rPr>
          <w:rFonts w:hint="eastAsia"/>
        </w:rPr>
        <w:t>其中，</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和 </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oMath>
      <w:r>
        <w:rPr>
          <w:rFonts w:hint="eastAsia"/>
        </w:rPr>
        <w:t xml:space="preserve"> 表示一组相邻的目标射线，</w:t>
      </w:r>
      <m:oMath>
        <m:r>
          <m:rPr/>
          <w:rPr>
            <w:rFonts w:ascii="Cambria Math" w:hAnsi="Cambria Math"/>
          </w:rPr>
          <m:t>D</m:t>
        </m:r>
        <m:d>
          <m:dPr>
            <m:ctrlPr>
              <w:rPr>
                <w:rFonts w:ascii="Cambria Math" w:hAnsi="Cambria Math"/>
              </w:rPr>
            </m:ctrlPr>
          </m:dPr>
          <m:e>
            <m:r>
              <m:rPr/>
              <w:rPr>
                <w:rFonts w:hint="eastAsia" w:ascii="Cambria Math" w:hAnsi="Cambria Math"/>
              </w:rPr>
              <m:t>·</m:t>
            </m:r>
            <m:ctrlPr>
              <w:rPr>
                <w:rFonts w:ascii="Cambria Math" w:hAnsi="Cambria Math"/>
              </w:rPr>
            </m:ctrlPr>
          </m:e>
        </m:d>
      </m:oMath>
      <w:r>
        <w:rPr>
          <w:rFonts w:hint="eastAsia"/>
        </w:rPr>
        <w:t xml:space="preserve"> 表示预测的深度值，</w:t>
      </w:r>
      <m:oMath>
        <m:r>
          <m:rPr>
            <m:sty m:val="p"/>
          </m:rPr>
          <w:rPr>
            <w:rFonts w:ascii="Cambria Math" w:hAnsi="Cambria Math"/>
          </w:rPr>
          <m:t>⊙</m:t>
        </m:r>
      </m:oMath>
      <w:r>
        <w:rPr>
          <w:rFonts w:hint="eastAsia"/>
        </w:rPr>
        <w:t xml:space="preserve"> 表示的是逐元素点乘，本发明使用掩码 </w:t>
      </w:r>
      <m:oMath>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geo</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oMath>
      <w:r>
        <w:rPr>
          <w:rFonts w:hint="eastAsia"/>
        </w:rPr>
        <w:t xml:space="preserve"> 来忽略只有一条光线与物体相交的射线对，以减少可能会造成的边缘模糊伪影。</w:t>
      </w:r>
      <m:oMath>
        <m:r>
          <m:rPr>
            <m:sty m:val="p"/>
          </m:rPr>
          <w:rPr>
            <w:rFonts w:ascii="Cambria Math" w:hAnsi="Cambria Math"/>
          </w:rPr>
          <m:t>Q</m:t>
        </m:r>
        <m:d>
          <m:dPr>
            <m:ctrlPr>
              <w:rPr>
                <w:rFonts w:ascii="Cambria Math" w:hAnsi="Cambria Math"/>
              </w:rPr>
            </m:ctrlPr>
          </m:dPr>
          <m:e>
            <m:r>
              <m:rPr>
                <m:sty m:val="p"/>
              </m:rPr>
              <w:rPr>
                <w:rFonts w:ascii="Cambria Math" w:hAnsi="Cambria Math"/>
              </w:rPr>
              <m:t>·</m:t>
            </m:r>
            <m:ctrlPr>
              <w:rPr>
                <w:rFonts w:ascii="Cambria Math" w:hAnsi="Cambria Math"/>
              </w:rPr>
            </m:ctrlPr>
          </m:e>
        </m:d>
        <m:r>
          <m:rPr>
            <m:sty m:val="p"/>
          </m:rPr>
          <w:rPr>
            <w:rFonts w:ascii="Cambria Math" w:hAnsi="Cambria Math"/>
          </w:rPr>
          <m:t>=</m:t>
        </m:r>
        <m:nary>
          <m:naryPr>
            <m:chr m:val="∑"/>
            <m:limLoc m:val="subSup"/>
            <m:ctrlPr>
              <w:rPr>
                <w:rFonts w:ascii="Cambria Math" w:hAnsi="Cambria Math"/>
              </w:rPr>
            </m:ctrlPr>
          </m:naryPr>
          <m:sub>
            <m:r>
              <m:rPr/>
              <w:rPr>
                <w:rFonts w:ascii="Cambria Math" w:hAnsi="Cambria Math"/>
              </w:rPr>
              <m:t>i</m:t>
            </m:r>
            <m:r>
              <m:rPr>
                <m:sty m:val="p"/>
              </m:rPr>
              <w:rPr>
                <w:rFonts w:ascii="Cambria Math" w:hAnsi="Cambria Math"/>
              </w:rPr>
              <m:t>=1</m:t>
            </m:r>
            <m:ctrlPr>
              <w:rPr>
                <w:rFonts w:ascii="Cambria Math" w:hAnsi="Cambria Math"/>
              </w:rPr>
            </m:ctrlPr>
          </m:sub>
          <m:sup>
            <m:r>
              <m:rPr/>
              <w:rPr>
                <w:rFonts w:ascii="Cambria Math" w:hAnsi="Cambria Math"/>
              </w:rPr>
              <m:t>N</m:t>
            </m:r>
            <m:ctrlPr>
              <w:rPr>
                <w:rFonts w:ascii="Cambria Math" w:hAnsi="Cambria Math"/>
              </w:rPr>
            </m:ctrlPr>
          </m:sup>
          <m:e>
            <m:r>
              <m:rPr>
                <m:sty m:val="p"/>
              </m:rPr>
              <w:rPr>
                <w:rFonts w:ascii="Cambria Math" w:hAnsi="Cambria Math"/>
              </w:rPr>
              <m:t>(1−exp⁡(−</m:t>
            </m:r>
            <m:sSub>
              <m:sSubPr>
                <m:ctrlPr>
                  <w:rPr>
                    <w:rFonts w:ascii="Cambria Math" w:hAnsi="Cambria Math"/>
                  </w:rPr>
                </m:ctrlPr>
              </m:sSubPr>
              <m:e>
                <m:r>
                  <m:rPr/>
                  <w:rPr>
                    <w:rFonts w:ascii="Cambria Math" w:hAnsi="Cambria Math"/>
                  </w:rPr>
                  <m:t>σ</m:t>
                </m:r>
                <m:ctrlPr>
                  <w:rPr>
                    <w:rFonts w:ascii="Cambria Math" w:hAnsi="Cambria Math"/>
                  </w:rPr>
                </m:ctrlPr>
              </m:e>
              <m:sub>
                <m:r>
                  <m:rPr/>
                  <w:rPr>
                    <w:rFonts w:ascii="Cambria Math" w:hAnsi="Cambria Math"/>
                  </w:rPr>
                  <m:t>i</m:t>
                </m:r>
                <m:ctrlPr>
                  <w:rPr>
                    <w:rFonts w:ascii="Cambria Math" w:hAnsi="Cambria Math"/>
                  </w:rPr>
                </m:ctrlPr>
              </m:sub>
            </m:sSub>
            <m:sSub>
              <m:sSubPr>
                <m:ctrlPr>
                  <w:rPr>
                    <w:rFonts w:ascii="Cambria Math" w:hAnsi="Cambria Math"/>
                  </w:rPr>
                </m:ctrlPr>
              </m:sSubPr>
              <m:e>
                <m:r>
                  <m:rPr/>
                  <w:rPr>
                    <w:rFonts w:ascii="Cambria Math" w:hAnsi="Cambria Math"/>
                  </w:rPr>
                  <m:t>δ</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m:t>
            </m:r>
            <m:ctrlPr>
              <w:rPr>
                <w:rFonts w:ascii="Cambria Math" w:hAnsi="Cambria Math"/>
              </w:rPr>
            </m:ctrlPr>
          </m:e>
        </m:nary>
        <m:r>
          <m:rPr>
            <m:sty m:val="p"/>
          </m:rPr>
          <w:rPr>
            <w:rFonts w:ascii="Cambria Math" w:hAnsi="Cambria Math"/>
          </w:rPr>
          <m:t>)</m:t>
        </m:r>
      </m:oMath>
      <w:r>
        <w:rPr>
          <w:rFonts w:hint="eastAsia"/>
        </w:rPr>
        <w:t xml:space="preserve"> 表示射线的累积密度，其中 </w:t>
      </w:r>
      <m:oMath>
        <m:r>
          <m:rPr/>
          <w:rPr>
            <w:rFonts w:ascii="Cambria Math" w:hAnsi="Cambria Math"/>
          </w:rPr>
          <m:t>i</m:t>
        </m:r>
        <m:r>
          <m:rPr>
            <m:sty m:val="p"/>
          </m:rPr>
          <w:rPr>
            <w:rFonts w:ascii="Cambria Math" w:hAnsi="Cambria Math"/>
          </w:rPr>
          <m:t xml:space="preserve"> </m:t>
        </m:r>
      </m:oMath>
      <w:r>
        <w:rPr>
          <w:rFonts w:hint="eastAsia"/>
        </w:rPr>
        <w:t>表示射线上的第</w:t>
      </w:r>
      <m:oMath>
        <m:r>
          <m:rPr>
            <m:sty m:val="p"/>
          </m:rPr>
          <w:rPr>
            <w:rFonts w:ascii="Cambria Math" w:hAnsi="Cambria Math"/>
          </w:rPr>
          <m:t xml:space="preserve"> </m:t>
        </m:r>
        <m:r>
          <m:rPr/>
          <w:rPr>
            <w:rFonts w:ascii="Cambria Math" w:hAnsi="Cambria Math"/>
          </w:rPr>
          <m:t>i</m:t>
        </m:r>
        <m:r>
          <m:rPr>
            <m:sty m:val="p"/>
          </m:rPr>
          <w:rPr>
            <w:rFonts w:ascii="Cambria Math" w:hAnsi="Cambria Math"/>
          </w:rPr>
          <m:t xml:space="preserve"> </m:t>
        </m:r>
      </m:oMath>
      <w:r>
        <w:rPr>
          <w:rFonts w:hint="eastAsia"/>
        </w:rPr>
        <w:t>个采样点。本发明设置</w:t>
      </w:r>
      <m:oMath>
        <m:r>
          <m:rPr>
            <m:sty m:val="p"/>
          </m:rPr>
          <w:rPr>
            <w:rFonts w:ascii="Cambria Math" w:hAnsi="Cambria Math"/>
          </w:rPr>
          <m:t xml:space="preserve"> </m:t>
        </m:r>
        <m:r>
          <m:rPr/>
          <w:rPr>
            <w:rFonts w:hint="eastAsia" w:ascii="Cambria Math" w:hAnsi="Cambria Math"/>
          </w:rPr>
          <m:t>τ</m:t>
        </m:r>
        <m:r>
          <m:rPr>
            <m:sty m:val="p"/>
          </m:rPr>
          <w:rPr>
            <w:rFonts w:ascii="Cambria Math" w:hAnsi="Cambria Math"/>
          </w:rPr>
          <m:t>=0.1</m:t>
        </m:r>
      </m:oMath>
      <w:r>
        <w:rPr>
          <w:rFonts w:hint="eastAsia"/>
        </w:rPr>
        <w:t>。</w:t>
      </w:r>
    </w:p>
    <w:bookmarkEnd w:id="2"/>
    <w:p w14:paraId="20027F0E">
      <w:pPr>
        <w:spacing w:before="120"/>
        <w:ind w:firstLine="420"/>
      </w:pPr>
      <w:r>
        <w:rPr>
          <w:rFonts w:hint="eastAsia"/>
        </w:rPr>
        <w:t xml:space="preserve">步骤 </w:t>
      </w:r>
      <w:r>
        <w:t xml:space="preserve">3.2 </w:t>
      </w:r>
      <w:r>
        <w:rPr>
          <w:rFonts w:hint="eastAsia"/>
        </w:rPr>
        <w:t>外观正则化</w:t>
      </w:r>
    </w:p>
    <w:p w14:paraId="1AD10CC9">
      <w:pPr>
        <w:spacing w:before="120"/>
        <w:ind w:firstLine="420"/>
      </w:pPr>
      <w:r>
        <w:rPr>
          <w:rFonts w:hint="eastAsia"/>
        </w:rPr>
        <w:t>使用类似于提取采样点像素特征的投影插值操作，提取每条目标射线对应极线的颜色信息作为每条目标射线的</w:t>
      </w:r>
      <m:oMath>
        <m:r>
          <m:rPr>
            <m:sty m:val="p"/>
          </m:rPr>
          <w:rPr>
            <w:rFonts w:ascii="Cambria Math" w:hAnsi="Cambria Math"/>
          </w:rPr>
          <m:t xml:space="preserve"> RGB </m:t>
        </m:r>
      </m:oMath>
      <w:r>
        <w:rPr>
          <w:rFonts w:hint="eastAsia"/>
        </w:rPr>
        <w:t xml:space="preserve">伪标签。采用最小化两种光线颜色分布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c</m:t>
            </m:r>
            <m:ctrlPr>
              <w:rPr>
                <w:rFonts w:ascii="Cambria Math" w:hAnsi="Cambria Math"/>
                <w:i/>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oMath>
      <w:r>
        <w:t xml:space="preserve"> </w:t>
      </w:r>
      <w:r>
        <w:rPr>
          <w:rFonts w:hint="eastAsia"/>
        </w:rPr>
        <w:t xml:space="preserve">和 </w:t>
      </w:r>
      <m:oMath>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c</m:t>
            </m:r>
            <m:ctrlPr>
              <w:rPr>
                <w:rFonts w:ascii="Cambria Math" w:hAnsi="Cambria Math"/>
                <w:i/>
              </w:rPr>
            </m:ctrlP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oMath>
      <w:r>
        <w:rPr>
          <w:rFonts w:hint="eastAsia"/>
        </w:rPr>
        <w:t xml:space="preserve"> 之间的</w:t>
      </w:r>
      <m:oMath>
        <m:r>
          <m:rPr>
            <m:sty m:val="p"/>
          </m:rPr>
          <w:rPr>
            <w:rFonts w:ascii="Cambria Math" w:hAnsi="Cambria Math"/>
          </w:rPr>
          <m:t xml:space="preserve"> KL </m:t>
        </m:r>
      </m:oMath>
      <w:r>
        <w:rPr>
          <w:rFonts w:hint="eastAsia"/>
        </w:rPr>
        <w:t xml:space="preserve">散度 </w:t>
      </w:r>
      <m:oMath>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KL</m:t>
            </m:r>
            <m:ctrlPr>
              <w:rPr>
                <w:rFonts w:ascii="Cambria Math" w:hAnsi="Cambria Math"/>
              </w:rPr>
            </m:ctrlPr>
          </m:sub>
        </m:sSub>
      </m:oMath>
      <w:r>
        <w:t xml:space="preserve"> </w:t>
      </w:r>
      <w:r>
        <w:rPr>
          <w:rFonts w:hint="eastAsia"/>
        </w:rPr>
        <w:t>来进行约束:</w:t>
      </w:r>
    </w:p>
    <w:p w14:paraId="60E4468C">
      <w:pPr>
        <w:spacing w:before="120"/>
        <w:ind w:firstLine="420"/>
        <w:jc w:val="right"/>
        <w:rPr>
          <w:iCs/>
        </w:rPr>
      </w:pPr>
      <m:oMath>
        <m:sSub>
          <m:sSubPr>
            <m:ctrlPr>
              <w:rPr>
                <w:rFonts w:ascii="Cambria Math" w:hAnsi="Cambria Math"/>
                <w:iCs/>
              </w:rPr>
            </m:ctrlPr>
          </m:sSubPr>
          <m:e>
            <m:r>
              <m:rPr>
                <m:sty m:val="p"/>
                <m:scr m:val="script"/>
              </m:rPr>
              <w:rPr>
                <w:rFonts w:ascii="Cambria Math" w:hAnsi="Cambria Math"/>
              </w:rPr>
              <m:t>ℒ</m:t>
            </m:r>
            <m:ctrlPr>
              <w:rPr>
                <w:rFonts w:ascii="Cambria Math" w:hAnsi="Cambria Math"/>
                <w:iCs/>
              </w:rPr>
            </m:ctrlPr>
          </m:e>
          <m:sub>
            <m:r>
              <m:rPr>
                <m:sty m:val="p"/>
              </m:rPr>
              <w:rPr>
                <w:rFonts w:ascii="Cambria Math" w:hAnsi="Cambria Math"/>
              </w:rPr>
              <m:t>app</m:t>
            </m:r>
            <m:ctrlPr>
              <w:rPr>
                <w:rFonts w:ascii="Cambria Math" w:hAnsi="Cambria Math"/>
                <w:iCs/>
              </w:rPr>
            </m:ctrlPr>
          </m:sub>
        </m:sSub>
        <m:r>
          <m:rPr/>
          <w:rPr>
            <w:rFonts w:ascii="Cambria Math" w:hAnsi="Cambria Math"/>
          </w:rPr>
          <m:t>=</m:t>
        </m:r>
        <m:nary>
          <m:naryPr>
            <m:chr m:val="∑"/>
            <m:limLoc m:val="undOvr"/>
            <m:ctrlPr>
              <w:rPr>
                <w:rFonts w:ascii="Cambria Math" w:hAnsi="Cambria Math"/>
                <w:i/>
                <w:iCs/>
              </w:rPr>
            </m:ctrlPr>
          </m:naryPr>
          <m:sub>
            <m:r>
              <m:rPr/>
              <w:rPr>
                <w:rFonts w:ascii="Cambria Math" w:hAnsi="Cambria Math"/>
              </w:rPr>
              <m:t>i=1</m:t>
            </m:r>
            <m:ctrlPr>
              <w:rPr>
                <w:rFonts w:ascii="Cambria Math" w:hAnsi="Cambria Math"/>
                <w:i/>
                <w:iCs/>
              </w:rPr>
            </m:ctrlPr>
          </m:sub>
          <m:sup>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r</m:t>
                </m:r>
                <m:ctrlPr>
                  <w:rPr>
                    <w:rFonts w:ascii="Cambria Math" w:hAnsi="Cambria Math"/>
                    <w:i/>
                    <w:iCs/>
                  </w:rPr>
                </m:ctrlPr>
              </m:sub>
            </m:sSub>
            <m:ctrlPr>
              <w:rPr>
                <w:rFonts w:ascii="Cambria Math" w:hAnsi="Cambria Math"/>
                <w:i/>
                <w:iCs/>
              </w:rPr>
            </m:ctrlPr>
          </m:sup>
          <m:e>
            <m:sSub>
              <m:sSubPr>
                <m:ctrlPr>
                  <w:rPr>
                    <w:rFonts w:ascii="Cambria Math" w:hAnsi="Cambria Math"/>
                  </w:rPr>
                </m:ctrlPr>
              </m:sSubPr>
              <m:e>
                <m:r>
                  <m:rPr/>
                  <w:rPr>
                    <w:rFonts w:ascii="Cambria Math" w:hAnsi="Cambria Math"/>
                  </w:rPr>
                  <m:t>D</m:t>
                </m:r>
                <m:ctrlPr>
                  <w:rPr>
                    <w:rFonts w:ascii="Cambria Math" w:hAnsi="Cambria Math"/>
                  </w:rPr>
                </m:ctrlPr>
              </m:e>
              <m:sub>
                <m:r>
                  <m:rPr/>
                  <w:rPr>
                    <w:rFonts w:ascii="Cambria Math" w:hAnsi="Cambria Math"/>
                  </w:rPr>
                  <m:t>KL</m:t>
                </m:r>
                <m:ctrlPr>
                  <w:rPr>
                    <w:rFonts w:ascii="Cambria Math" w:hAnsi="Cambria Math"/>
                  </w:rPr>
                </m:ctrlPr>
              </m:sub>
            </m:sSub>
            <m:r>
              <m:rPr>
                <m:sty m:val="p"/>
              </m:rPr>
              <w:rPr>
                <w:rFonts w:ascii="Cambria Math" w:hAnsi="Cambria Math"/>
              </w:rPr>
              <m:t>(</m:t>
            </m:r>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c</m:t>
                </m:r>
                <m:ctrlPr>
                  <w:rPr>
                    <w:rFonts w:ascii="Cambria Math" w:hAnsi="Cambria Math"/>
                    <w:i/>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d>
              <m:dPr>
                <m:begChr m:val="‖"/>
                <m:endChr m:val=""/>
                <m:ctrlPr>
                  <w:rPr>
                    <w:rFonts w:ascii="Cambria Math" w:hAnsi="Cambria Math"/>
                  </w:rPr>
                </m:ctrlPr>
              </m:dPr>
              <m:e>
                <m:sSub>
                  <m:sSubPr>
                    <m:ctrlPr>
                      <w:rPr>
                        <w:rFonts w:ascii="Cambria Math" w:hAnsi="Cambria Math"/>
                        <w:i/>
                      </w:rPr>
                    </m:ctrlPr>
                  </m:sSubPr>
                  <m:e>
                    <m:r>
                      <m:rPr/>
                      <w:rPr>
                        <w:rFonts w:ascii="Cambria Math" w:hAnsi="Cambria Math"/>
                      </w:rPr>
                      <m:t>P</m:t>
                    </m:r>
                    <m:ctrlPr>
                      <w:rPr>
                        <w:rFonts w:ascii="Cambria Math" w:hAnsi="Cambria Math"/>
                        <w:i/>
                      </w:rPr>
                    </m:ctrlPr>
                  </m:e>
                  <m:sub>
                    <m:r>
                      <m:rPr/>
                      <w:rPr>
                        <w:rFonts w:ascii="Cambria Math" w:hAnsi="Cambria Math"/>
                      </w:rPr>
                      <m:t>c</m:t>
                    </m:r>
                    <m:ctrlPr>
                      <w:rPr>
                        <w:rFonts w:ascii="Cambria Math" w:hAnsi="Cambria Math"/>
                        <w:i/>
                      </w:rPr>
                    </m:ctrlPr>
                  </m:sub>
                </m:sSub>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m:t>
            </m:r>
            <m:ctrlPr>
              <w:rPr>
                <w:rFonts w:ascii="Cambria Math" w:hAnsi="Cambria Math"/>
                <w:i/>
                <w:iCs/>
              </w:rPr>
            </m:ctrlPr>
          </m:e>
        </m:nary>
        <m:r>
          <m:rPr/>
          <w:rPr>
            <w:rFonts w:ascii="Cambria Math" w:hAnsi="Cambria Math"/>
          </w:rPr>
          <m:t>=</m:t>
        </m:r>
        <m:nary>
          <m:naryPr>
            <m:chr m:val="∑"/>
            <m:limLoc m:val="undOvr"/>
            <m:ctrlPr>
              <w:rPr>
                <w:rFonts w:ascii="Cambria Math" w:hAnsi="Cambria Math"/>
                <w:i/>
                <w:iCs/>
              </w:rPr>
            </m:ctrlPr>
          </m:naryPr>
          <m:sub>
            <m:r>
              <m:rPr/>
              <w:rPr>
                <w:rFonts w:ascii="Cambria Math" w:hAnsi="Cambria Math"/>
              </w:rPr>
              <m:t>i=1</m:t>
            </m:r>
            <m:ctrlPr>
              <w:rPr>
                <w:rFonts w:ascii="Cambria Math" w:hAnsi="Cambria Math"/>
                <w:i/>
                <w:iCs/>
              </w:rPr>
            </m:ctrlPr>
          </m:sub>
          <m:sup>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r</m:t>
                </m:r>
                <m:ctrlPr>
                  <w:rPr>
                    <w:rFonts w:ascii="Cambria Math" w:hAnsi="Cambria Math"/>
                    <w:i/>
                    <w:iCs/>
                  </w:rPr>
                </m:ctrlPr>
              </m:sub>
            </m:sSub>
            <m:ctrlPr>
              <w:rPr>
                <w:rFonts w:ascii="Cambria Math" w:hAnsi="Cambria Math"/>
                <w:i/>
                <w:iCs/>
              </w:rPr>
            </m:ctrlPr>
          </m:sup>
          <m:e>
            <m:nary>
              <m:naryPr>
                <m:chr m:val="∑"/>
                <m:limLoc m:val="undOvr"/>
                <m:ctrlPr>
                  <w:rPr>
                    <w:rFonts w:ascii="Cambria Math" w:hAnsi="Cambria Math"/>
                    <w:i/>
                    <w:iCs/>
                  </w:rPr>
                </m:ctrlPr>
              </m:naryPr>
              <m:sub>
                <m:r>
                  <m:rPr/>
                  <w:rPr>
                    <w:rFonts w:ascii="Cambria Math" w:hAnsi="Cambria Math"/>
                  </w:rPr>
                  <m:t>j=1</m:t>
                </m:r>
                <m:ctrlPr>
                  <w:rPr>
                    <w:rFonts w:ascii="Cambria Math" w:hAnsi="Cambria Math"/>
                    <w:i/>
                    <w:iCs/>
                  </w:rPr>
                </m:ctrlPr>
              </m:sub>
              <m:sup>
                <m:sSub>
                  <m:sSubPr>
                    <m:ctrlPr>
                      <w:rPr>
                        <w:rFonts w:ascii="Cambria Math" w:hAnsi="Cambria Math"/>
                        <w:i/>
                        <w:iCs/>
                      </w:rPr>
                    </m:ctrlPr>
                  </m:sSubPr>
                  <m:e>
                    <m:r>
                      <m:rPr/>
                      <w:rPr>
                        <w:rFonts w:ascii="Cambria Math" w:hAnsi="Cambria Math"/>
                      </w:rPr>
                      <m:t>N</m:t>
                    </m:r>
                    <m:ctrlPr>
                      <w:rPr>
                        <w:rFonts w:ascii="Cambria Math" w:hAnsi="Cambria Math"/>
                        <w:i/>
                        <w:iCs/>
                      </w:rPr>
                    </m:ctrlPr>
                  </m:e>
                  <m:sub>
                    <m:r>
                      <m:rPr/>
                      <w:rPr>
                        <w:rFonts w:ascii="Cambria Math" w:hAnsi="Cambria Math"/>
                      </w:rPr>
                      <m:t>p</m:t>
                    </m:r>
                    <m:ctrlPr>
                      <w:rPr>
                        <w:rFonts w:ascii="Cambria Math" w:hAnsi="Cambria Math"/>
                        <w:i/>
                        <w:iCs/>
                      </w:rPr>
                    </m:ctrlPr>
                  </m:sub>
                </m:sSub>
                <m:ctrlPr>
                  <w:rPr>
                    <w:rFonts w:ascii="Cambria Math" w:hAnsi="Cambria Math"/>
                    <w:i/>
                    <w:iCs/>
                  </w:rPr>
                </m:ctrlPr>
              </m:sup>
              <m:e>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c</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app</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ctrlPr>
                      <w:rPr>
                        <w:rFonts w:ascii="Cambria Math" w:hAnsi="Cambria Math"/>
                      </w:rPr>
                    </m:ctrlPr>
                  </m:e>
                </m:d>
                <m:r>
                  <m:rPr>
                    <m:sty m:val="p"/>
                  </m:rPr>
                  <w:rPr>
                    <w:rFonts w:ascii="Cambria Math" w:hAnsi="Cambria Math"/>
                  </w:rPr>
                  <m:t>log</m:t>
                </m:r>
                <m:f>
                  <m:fPr>
                    <m:ctrlPr>
                      <w:rPr>
                        <w:rFonts w:ascii="Cambria Math" w:hAnsi="Cambria Math"/>
                      </w:rPr>
                    </m:ctrlPr>
                  </m:fPr>
                  <m:num>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c</m:t>
                        </m:r>
                        <m:ctrlPr>
                          <w:rPr>
                            <w:rFonts w:ascii="Cambria Math" w:hAnsi="Cambria Math"/>
                          </w:rPr>
                        </m:ctrlPr>
                      </m:sub>
                    </m:sSub>
                    <m:d>
                      <m:dPr>
                        <m:ctrlPr>
                          <w:rPr>
                            <w:rFonts w:ascii="Cambria Math" w:hAnsi="Cambria Math"/>
                          </w:rPr>
                        </m:ctrlPr>
                      </m:dPr>
                      <m:e>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num>
                  <m:den>
                    <m:sSub>
                      <m:sSubPr>
                        <m:ctrlPr>
                          <w:rPr>
                            <w:rFonts w:ascii="Cambria Math" w:hAnsi="Cambria Math"/>
                          </w:rPr>
                        </m:ctrlPr>
                      </m:sSubPr>
                      <m:e>
                        <m:r>
                          <m:rPr/>
                          <w:rPr>
                            <w:rFonts w:ascii="Cambria Math" w:hAnsi="Cambria Math"/>
                          </w:rPr>
                          <m:t>p</m:t>
                        </m:r>
                        <m:ctrlPr>
                          <w:rPr>
                            <w:rFonts w:ascii="Cambria Math" w:hAnsi="Cambria Math"/>
                          </w:rPr>
                        </m:ctrlPr>
                      </m:e>
                      <m:sub>
                        <m:r>
                          <m:rPr/>
                          <w:rPr>
                            <w:rFonts w:ascii="Cambria Math" w:hAnsi="Cambria Math"/>
                          </w:rPr>
                          <m:t>c</m:t>
                        </m:r>
                        <m:ctrlPr>
                          <w:rPr>
                            <w:rFonts w:ascii="Cambria Math" w:hAnsi="Cambria Math"/>
                          </w:rPr>
                        </m:ctrlPr>
                      </m:sub>
                    </m:sSub>
                    <m:d>
                      <m:dPr>
                        <m:ctrlPr>
                          <w:rPr>
                            <w:rFonts w:ascii="Cambria Math" w:hAnsi="Cambria Math"/>
                          </w:rPr>
                        </m:ctrlPr>
                      </m:dPr>
                      <m:e>
                        <m:r>
                          <m:rPr>
                            <m:sty m:val="p"/>
                          </m:rPr>
                          <w:rPr>
                            <w:rFonts w:ascii="Cambria Math" w:hAnsi="Cambria Math"/>
                          </w:rPr>
                          <m:t>M</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ctrlPr>
                          <w:rPr>
                            <w:rFonts w:ascii="Cambria Math" w:hAnsi="Cambria Math"/>
                          </w:rPr>
                        </m:ctrlPr>
                      </m:e>
                    </m:d>
                    <m:ctrlPr>
                      <w:rPr>
                        <w:rFonts w:ascii="Cambria Math" w:hAnsi="Cambria Math"/>
                      </w:rPr>
                    </m:ctrlPr>
                  </m:den>
                </m:f>
                <m:ctrlPr>
                  <w:rPr>
                    <w:rFonts w:ascii="Cambria Math" w:hAnsi="Cambria Math"/>
                    <w:i/>
                    <w:iCs/>
                  </w:rPr>
                </m:ctrlPr>
              </m:e>
            </m:nary>
            <m:ctrlPr>
              <w:rPr>
                <w:rFonts w:ascii="Cambria Math" w:hAnsi="Cambria Math"/>
                <w:i/>
                <w:iCs/>
              </w:rPr>
            </m:ctrlPr>
          </m:e>
        </m:nary>
      </m:oMath>
      <w:r>
        <w:rPr>
          <w:rFonts w:hint="eastAsia"/>
        </w:rPr>
        <w:t xml:space="preserve">， </w:t>
      </w:r>
      <w:r>
        <w:t xml:space="preserve">   </w:t>
      </w:r>
      <w:r>
        <w:rPr>
          <w:rFonts w:hint="eastAsia"/>
        </w:rPr>
        <w:t>（</w:t>
      </w:r>
      <w:r>
        <w:t>17</w:t>
      </w:r>
      <w:r>
        <w:rPr>
          <w:rFonts w:hint="eastAsia"/>
        </w:rPr>
        <w:t>）</w:t>
      </w:r>
    </w:p>
    <w:p w14:paraId="3073464C">
      <w:pPr>
        <w:spacing w:before="120"/>
        <w:ind w:firstLine="420"/>
      </w:pPr>
      <w:r>
        <w:rPr>
          <w:rFonts w:hint="eastAsia"/>
        </w:rPr>
        <w:t>其中，</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oMath>
      <w:r>
        <w:rPr>
          <w:rFonts w:hint="eastAsia"/>
        </w:rPr>
        <w:t>表示训练过程中发射的目标射线，</w:t>
      </w:r>
      <m:oMath>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m:t>
            </m:r>
            <m:ctrlPr>
              <w:rPr>
                <w:rFonts w:ascii="Cambria Math" w:hAnsi="Cambria Math"/>
              </w:rPr>
            </m:ctrlPr>
          </m:sub>
        </m:sSub>
        <m:r>
          <m:rPr>
            <m:sty m:val="p"/>
          </m:rPr>
          <w:rPr>
            <w:rFonts w:ascii="Cambria Math" w:hAnsi="Cambria Math"/>
          </w:rPr>
          <m:t xml:space="preserve"> </m:t>
        </m:r>
      </m:oMath>
      <w:r>
        <w:rPr>
          <w:rFonts w:hint="eastAsia"/>
        </w:rPr>
        <w:t>表示对多个源视图中目标射线对应极线的颜色进行平均后得到的“伪标签”。</w:t>
      </w:r>
      <m:oMath>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oMath>
      <w:r>
        <w:rPr>
          <w:rFonts w:hint="eastAsia"/>
        </w:rPr>
        <w:t xml:space="preserve"> 表示第</w:t>
      </w:r>
      <m:oMath>
        <m:r>
          <m:rPr>
            <m:sty m:val="p"/>
          </m:rPr>
          <w:rPr>
            <w:rFonts w:ascii="Cambria Math" w:hAnsi="Cambria Math"/>
          </w:rPr>
          <m:t xml:space="preserve"> </m:t>
        </m:r>
        <m:r>
          <m:rPr/>
          <w:rPr>
            <w:rFonts w:ascii="Cambria Math" w:hAnsi="Cambria Math"/>
          </w:rPr>
          <m:t>i</m:t>
        </m:r>
        <m:r>
          <m:rPr>
            <m:sty m:val="p"/>
          </m:rPr>
          <w:rPr>
            <w:rFonts w:ascii="Cambria Math" w:hAnsi="Cambria Math"/>
          </w:rPr>
          <m:t xml:space="preserve"> </m:t>
        </m:r>
      </m:oMath>
      <w:r>
        <w:rPr>
          <w:rFonts w:hint="eastAsia"/>
        </w:rPr>
        <w:t xml:space="preserve">条射线上的第 </w:t>
      </w:r>
      <m:oMath>
        <m:r>
          <m:rPr/>
          <w:rPr>
            <w:rFonts w:hint="eastAsia" w:ascii="Cambria Math" w:hAnsi="Cambria Math"/>
          </w:rPr>
          <m:t>j</m:t>
        </m:r>
        <m:r>
          <m:rPr>
            <m:sty m:val="p"/>
          </m:rPr>
          <w:rPr>
            <w:rFonts w:ascii="Cambria Math" w:hAnsi="Cambria Math"/>
          </w:rPr>
          <m:t xml:space="preserve"> </m:t>
        </m:r>
      </m:oMath>
      <w:r>
        <w:rPr>
          <w:rFonts w:hint="eastAsia"/>
        </w:rPr>
        <w:t xml:space="preserve">个采样点。使用另一个掩码 </w:t>
      </w:r>
      <m:oMath>
        <m:sSub>
          <m:sSubPr>
            <m:ctrlPr>
              <w:rPr>
                <w:rFonts w:ascii="Cambria Math" w:hAnsi="Cambria Math"/>
              </w:rPr>
            </m:ctrlPr>
          </m:sSubPr>
          <m:e>
            <m:r>
              <m:rPr>
                <m:sty m:val="p"/>
              </m:rPr>
              <w:rPr>
                <w:rFonts w:ascii="Cambria Math" w:hAnsi="Cambria Math"/>
              </w:rPr>
              <m:t>M</m:t>
            </m:r>
            <m:ctrlPr>
              <w:rPr>
                <w:rFonts w:ascii="Cambria Math" w:hAnsi="Cambria Math"/>
              </w:rPr>
            </m:ctrlPr>
          </m:e>
          <m:sub>
            <m:r>
              <m:rPr/>
              <w:rPr>
                <w:rFonts w:ascii="Cambria Math" w:hAnsi="Cambria Math"/>
              </w:rPr>
              <m:t>app</m:t>
            </m:r>
            <m:ctrlPr>
              <w:rPr>
                <w:rFonts w:ascii="Cambria Math" w:hAnsi="Cambria Math"/>
              </w:rPr>
            </m:ctrlP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oMath>
      <w:r>
        <w:rPr>
          <w:rFonts w:hint="eastAsia"/>
        </w:rPr>
        <w:t xml:space="preserve"> 来排除被不正确投影的采样点：</w:t>
      </w:r>
    </w:p>
    <w:p w14:paraId="515C987E">
      <w:pPr>
        <w:spacing w:before="120"/>
        <w:ind w:firstLine="420"/>
        <w:jc w:val="right"/>
      </w:pPr>
      <m:oMath>
        <m:r>
          <m:rPr>
            <m:sty m:val="p"/>
          </m:rPr>
          <w:rPr>
            <w:rFonts w:ascii="Cambria Math" w:hAnsi="Cambria Math"/>
          </w:rPr>
          <m:t>M</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r>
          <m:rPr/>
          <w:rPr>
            <w:rFonts w:ascii="Cambria Math" w:hAnsi="Cambria Math"/>
          </w:rPr>
          <m:t>=</m:t>
        </m:r>
        <m:r>
          <m:rPr>
            <m:sty m:val="p"/>
          </m:rPr>
          <w:rPr>
            <w:rFonts w:ascii="Cambria Math" w:hAnsi="Cambria Math"/>
          </w:rPr>
          <m:t xml:space="preserve"> M</m:t>
        </m:r>
        <m:d>
          <m:dPr>
            <m:ctrlPr>
              <w:rPr>
                <w:rFonts w:ascii="Cambria Math" w:hAnsi="Cambria Math"/>
              </w:rPr>
            </m:ctrlPr>
          </m:dPr>
          <m:e>
            <m:sSub>
              <m:sSubPr>
                <m:ctrlPr>
                  <w:rPr>
                    <w:rFonts w:ascii="Cambria Math" w:hAnsi="Cambria Math"/>
                  </w:rPr>
                </m:ctrlPr>
              </m:sSubPr>
              <m:e>
                <m:acc>
                  <m:accPr>
                    <m:ctrlPr>
                      <w:rPr>
                        <w:rFonts w:ascii="Cambria Math" w:hAnsi="Cambria Math"/>
                      </w:rPr>
                    </m:ctrlPr>
                  </m:accPr>
                  <m:e>
                    <m:r>
                      <m:rPr>
                        <m:sty m:val="p"/>
                      </m:rPr>
                      <w:rPr>
                        <w:rFonts w:ascii="Cambria Math" w:hAnsi="Cambria Math"/>
                      </w:rPr>
                      <m:t>r</m:t>
                    </m:r>
                    <m:ctrlPr>
                      <w:rPr>
                        <w:rFonts w:ascii="Cambria Math" w:hAnsi="Cambria Math"/>
                      </w:rPr>
                    </m:ctrlPr>
                  </m:e>
                </m:acc>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r>
          <m:rP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w:rPr>
                    <w:rFonts w:ascii="Cambria Math" w:hAnsi="Cambria Math"/>
                  </w:rPr>
                  <m:t>0,  &amp;</m:t>
                </m:r>
                <m:r>
                  <m:rPr>
                    <m:sty m:val="p"/>
                  </m:rPr>
                  <w:rPr>
                    <w:rFonts w:hint="eastAsia" w:ascii="Cambria Math" w:hAnsi="Cambria Math"/>
                  </w:rPr>
                  <m:t>如果</m:t>
                </m:r>
                <m:r>
                  <m:rPr/>
                  <w:rPr>
                    <w:rFonts w:ascii="Cambria Math" w:hAnsi="Cambria Math"/>
                  </w:rPr>
                  <m:t xml:space="preserve"> </m:t>
                </m:r>
                <m:r>
                  <m:rPr/>
                  <w:rPr>
                    <w:rFonts w:hint="eastAsia"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i,j</m:t>
                        </m:r>
                        <m:ctrlPr>
                          <w:rPr>
                            <w:rFonts w:ascii="Cambria Math" w:hAnsi="Cambria Math"/>
                          </w:rPr>
                        </m:ctrlPr>
                      </m:sub>
                    </m:sSub>
                    <m:ctrlPr>
                      <w:rPr>
                        <w:rFonts w:ascii="Cambria Math" w:hAnsi="Cambria Math"/>
                      </w:rPr>
                    </m:ctrlPr>
                  </m:e>
                </m:d>
                <m:r>
                  <m:rPr/>
                  <w:rPr>
                    <w:rFonts w:ascii="Cambria Math" w:hAnsi="Cambria Math"/>
                  </w:rPr>
                  <m:t>&gt;</m:t>
                </m:r>
                <m:sSub>
                  <m:sSubPr>
                    <m:ctrlPr>
                      <w:rPr>
                        <w:rFonts w:ascii="Cambria Math" w:hAnsi="Cambria Math"/>
                        <w:i/>
                      </w:rPr>
                    </m:ctrlPr>
                  </m:sSubPr>
                  <m:e>
                    <m:r>
                      <m:rPr/>
                      <w:rPr>
                        <w:rFonts w:ascii="Cambria Math" w:hAnsi="Cambria Math"/>
                      </w:rPr>
                      <m:t>p</m:t>
                    </m:r>
                    <m:ctrlPr>
                      <w:rPr>
                        <w:rFonts w:ascii="Cambria Math" w:hAnsi="Cambria Math"/>
                        <w:i/>
                      </w:rPr>
                    </m:ctrlPr>
                  </m:e>
                  <m:sub>
                    <m:r>
                      <m:rPr>
                        <m:sty m:val="p"/>
                      </m:rPr>
                      <w:rPr>
                        <w:rFonts w:ascii="Cambria Math" w:hAnsi="Cambria Math"/>
                      </w:rPr>
                      <m:t>max</m:t>
                    </m:r>
                    <m:ctrlPr>
                      <w:rPr>
                        <w:rFonts w:ascii="Cambria Math" w:hAnsi="Cambria Math"/>
                        <w:i/>
                      </w:rPr>
                    </m:ctrlPr>
                  </m:sub>
                </m:sSub>
                <m:ctrlPr>
                  <w:rPr>
                    <w:rFonts w:ascii="Cambria Math" w:hAnsi="Cambria Math"/>
                    <w:i/>
                  </w:rPr>
                </m:ctrlPr>
              </m:e>
              <m:e>
                <m:r>
                  <m:rPr/>
                  <w:rPr>
                    <w:rFonts w:ascii="Cambria Math" w:hAnsi="Cambria Math"/>
                  </w:rPr>
                  <m:t>1,  &amp;</m:t>
                </m:r>
                <m:r>
                  <m:rPr>
                    <m:sty m:val="p"/>
                  </m:rPr>
                  <w:rPr>
                    <w:rFonts w:hint="eastAsia" w:ascii="Cambria Math" w:hAnsi="Cambria Math"/>
                  </w:rPr>
                  <m:t>否则</m:t>
                </m:r>
                <m:ctrlPr>
                  <w:rPr>
                    <w:rFonts w:ascii="Cambria Math" w:hAnsi="Cambria Math"/>
                    <w:i/>
                  </w:rPr>
                </m:ctrlPr>
              </m:e>
            </m:eqArr>
            <m:ctrlPr>
              <w:rPr>
                <w:rFonts w:ascii="Cambria Math" w:hAnsi="Cambria Math"/>
                <w:i/>
              </w:rPr>
            </m:ctrlPr>
          </m:e>
        </m:d>
      </m:oMath>
      <w:r>
        <w:rPr>
          <w:rFonts w:hint="eastAsia"/>
        </w:rPr>
        <w:t xml:space="preserve">， </w:t>
      </w:r>
      <w:r>
        <w:t xml:space="preserve">              </w:t>
      </w:r>
      <w:r>
        <w:rPr>
          <w:rFonts w:hint="eastAsia"/>
        </w:rPr>
        <w:t>（</w:t>
      </w:r>
      <w:r>
        <w:t>18</w:t>
      </w:r>
      <w:r>
        <w:rPr>
          <w:rFonts w:hint="eastAsia"/>
        </w:rPr>
        <w:t>）</w:t>
      </w:r>
    </w:p>
    <w:p w14:paraId="6852ED2B">
      <w:pPr>
        <w:spacing w:before="120"/>
        <w:ind w:firstLine="420"/>
      </w:pPr>
      <w:r>
        <w:rPr>
          <w:rFonts w:hint="eastAsia"/>
        </w:rPr>
        <w:t>其中，</w:t>
      </w:r>
      <m:oMath>
        <m:r>
          <m:rPr/>
          <w:rPr>
            <w:rFonts w:hint="eastAsia"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ctrlPr>
              <w:rPr>
                <w:rFonts w:ascii="Cambria Math" w:hAnsi="Cambria Math"/>
              </w:rPr>
            </m:ctrlPr>
          </m:e>
        </m:d>
      </m:oMath>
      <w:r>
        <w:rPr>
          <w:rFonts w:hint="eastAsia"/>
        </w:rPr>
        <w:t xml:space="preserve"> 表示目标射线上的点</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r</m:t>
            </m:r>
            <m:ctrlPr>
              <w:rPr>
                <w:rFonts w:ascii="Cambria Math" w:hAnsi="Cambria Math"/>
              </w:rPr>
            </m:ctrlPr>
          </m:e>
          <m:sub>
            <m:r>
              <m:rPr/>
              <w:rPr>
                <w:rFonts w:ascii="Cambria Math" w:hAnsi="Cambria Math"/>
              </w:rPr>
              <m:t>i</m:t>
            </m:r>
            <m:r>
              <m:rPr>
                <m:sty m:val="p"/>
              </m:rPr>
              <w:rPr>
                <w:rFonts w:ascii="Cambria Math" w:hAnsi="Cambria Math"/>
              </w:rPr>
              <m:t>,</m:t>
            </m:r>
            <m:r>
              <m:rPr/>
              <w:rPr>
                <w:rFonts w:ascii="Cambria Math" w:hAnsi="Cambria Math"/>
              </w:rPr>
              <m:t>j</m:t>
            </m:r>
            <m:ctrlPr>
              <w:rPr>
                <w:rFonts w:ascii="Cambria Math" w:hAnsi="Cambria Math"/>
              </w:rPr>
            </m:ctrlPr>
          </m:sub>
        </m:sSub>
        <m:r>
          <m:rPr>
            <m:sty m:val="p"/>
          </m:rPr>
          <w:rPr>
            <w:rFonts w:ascii="Cambria Math" w:hAnsi="Cambria Math"/>
          </w:rPr>
          <m:t xml:space="preserve"> </m:t>
        </m:r>
      </m:oMath>
      <w:r>
        <w:rPr>
          <w:rFonts w:hint="eastAsia"/>
        </w:rPr>
        <w:t>进行单应变换得到的源图像中对应的像素坐标，</w:t>
      </w:r>
      <m:oMath>
        <m:sSub>
          <m:sSubPr>
            <m:ctrlPr>
              <w:rPr>
                <w:rFonts w:ascii="Cambria Math" w:hAnsi="Cambria Math"/>
              </w:rPr>
            </m:ctrlPr>
          </m:sSubPr>
          <m:e>
            <m:r>
              <m:rPr/>
              <w:rPr>
                <w:rFonts w:ascii="Cambria Math" w:hAnsi="Cambria Math"/>
              </w:rPr>
              <m:t>p</m:t>
            </m:r>
            <m:ctrlPr>
              <w:rPr>
                <w:rFonts w:ascii="Cambria Math" w:hAnsi="Cambria Math"/>
              </w:rPr>
            </m:ctrlPr>
          </m:e>
          <m:sub>
            <m:r>
              <m:rPr>
                <m:sty m:val="p"/>
              </m:rPr>
              <w:rPr>
                <w:rFonts w:ascii="Cambria Math" w:hAnsi="Cambria Math"/>
              </w:rPr>
              <m:t>max</m:t>
            </m:r>
            <m:ctrlPr>
              <w:rPr>
                <w:rFonts w:ascii="Cambria Math" w:hAnsi="Cambria Math"/>
              </w:rPr>
            </m:ctrlPr>
          </m:sub>
        </m:sSub>
        <m:r>
          <m:rPr>
            <m:sty m:val="p"/>
          </m:rPr>
          <w:rPr>
            <w:rFonts w:ascii="Cambria Math" w:hAnsi="Cambria Math"/>
          </w:rPr>
          <m:t xml:space="preserve"> </m:t>
        </m:r>
      </m:oMath>
      <w:r>
        <w:rPr>
          <w:rFonts w:hint="eastAsia"/>
        </w:rPr>
        <w:t>是指源图像中的最大像素值。</w:t>
      </w:r>
    </w:p>
    <w:p w14:paraId="6497110D">
      <w:pPr>
        <w:spacing w:before="120"/>
        <w:ind w:firstLine="420"/>
      </w:pPr>
      <w:r>
        <w:rPr>
          <w:rFonts w:hint="eastAsia"/>
        </w:rPr>
        <w:t>步骤 4</w:t>
      </w:r>
      <w:r>
        <w:t xml:space="preserve"> </w:t>
      </w:r>
      <w:r>
        <w:rPr>
          <w:rFonts w:hint="eastAsia"/>
        </w:rPr>
        <w:t>渲染与训练</w:t>
      </w:r>
    </w:p>
    <w:p w14:paraId="26365838">
      <w:pPr>
        <w:spacing w:before="120"/>
        <w:ind w:firstLine="420"/>
      </w:pPr>
      <w:r>
        <w:rPr>
          <w:rFonts w:hint="eastAsia"/>
        </w:rPr>
        <w:t xml:space="preserve">步骤 </w:t>
      </w:r>
      <w:r>
        <w:t xml:space="preserve">4.1 </w:t>
      </w:r>
      <w:r>
        <w:rPr>
          <w:rFonts w:hint="eastAsia"/>
        </w:rPr>
        <w:t>采样查询点</w:t>
      </w:r>
    </w:p>
    <w:p w14:paraId="0DE331B1">
      <w:pPr>
        <w:spacing w:before="120"/>
        <w:ind w:firstLine="420"/>
      </w:pPr>
      <w:r>
        <w:rPr>
          <w:rFonts w:hint="eastAsia"/>
        </w:rPr>
        <w:t xml:space="preserve">关于采样射线的设置。当采样的目标射线过于集中在某个局部区域时会导致过拟合现象，并且也不利于模型的泛化性能，本发明在发射目标射线时使用随机的原点和方向，使用的目标射线数量为 </w:t>
      </w:r>
      <m:oMath>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=128</m:t>
        </m:r>
      </m:oMath>
      <w:r>
        <w:rPr>
          <w:rFonts w:hint="eastAsia"/>
        </w:rPr>
        <w:t>。首先随机的采样 1</w:t>
      </w:r>
      <w:r>
        <w:t xml:space="preserve">12 </w:t>
      </w:r>
      <w:r>
        <w:rPr>
          <w:rFonts w:hint="eastAsia"/>
        </w:rPr>
        <w:t>条射线并将其中最后 1</w:t>
      </w:r>
      <w:r>
        <w:t xml:space="preserve">6 </w:t>
      </w:r>
      <w:r>
        <w:rPr>
          <w:rFonts w:hint="eastAsia"/>
        </w:rPr>
        <w:t>条射线作为参考射线，然后在其附近采样 1</w:t>
      </w:r>
      <w:r>
        <w:t xml:space="preserve">6 </w:t>
      </w:r>
      <w:r>
        <w:rPr>
          <w:rFonts w:hint="eastAsia"/>
        </w:rPr>
        <w:t>条邻近的射线作为配对射线用于几何正则化。</w:t>
      </w:r>
    </w:p>
    <w:p w14:paraId="5FF60281">
      <w:pPr>
        <w:spacing w:before="120"/>
        <w:ind w:firstLine="420"/>
      </w:pPr>
      <w:r>
        <w:rPr>
          <w:rFonts w:hint="eastAsia"/>
        </w:rPr>
        <w:t>关于采样点的设置。遵循和</w:t>
      </w:r>
      <w:r>
        <w:t>原始的NeRF</w:t>
      </w:r>
      <w:r>
        <w:rPr>
          <w:rFonts w:hint="eastAsia"/>
        </w:rPr>
        <w:t>类似的做法，</w:t>
      </w:r>
      <w:r>
        <w:t>同时训练两个网络，一个粗糙网络一个精细网络，其中粗糙网络在训练时使用分层抽样对一组</w:t>
      </w:r>
      <w:r>
        <w:rPr>
          <w:rFonts w:hint="eastAsia"/>
        </w:rPr>
        <w:t xml:space="preserve"> </w:t>
      </w:r>
      <m:oMath>
        <m:sSub>
          <m:sSubPr>
            <m:ctrlPr>
              <w:rPr>
                <w:rFonts w:ascii="Cambria Math" w:hAnsi="Cambria Math" w:eastAsia="Cambria Math"/>
              </w:rPr>
            </m:ctrlPr>
          </m:sSubPr>
          <m:e>
            <m:r>
              <m:rPr/>
              <w:rPr>
                <w:rFonts w:ascii="Cambria Math" w:hAnsi="Cambria Math" w:eastAsia="Cambria Math"/>
              </w:rPr>
              <m:t>N</m:t>
            </m:r>
            <m:ctrlPr>
              <w:rPr>
                <w:rFonts w:ascii="Cambria Math" w:hAnsi="Cambria Math" w:eastAsia="Cambria Math"/>
              </w:rPr>
            </m:ctrlPr>
          </m:e>
          <m:sub>
            <m:r>
              <m:rPr/>
              <w:rPr>
                <w:rFonts w:ascii="Cambria Math" w:hAnsi="Cambria Math" w:eastAsia="Cambria Math"/>
              </w:rPr>
              <m:t>c</m:t>
            </m:r>
            <m:ctrlPr>
              <w:rPr>
                <w:rFonts w:ascii="Cambria Math" w:hAnsi="Cambria Math" w:eastAsia="Cambria Math"/>
              </w:rPr>
            </m:ctrlPr>
          </m:sub>
        </m:sSub>
        <m:r>
          <m:rPr>
            <m:sty m:val="p"/>
          </m:rPr>
          <w:rPr>
            <w:rFonts w:ascii="Cambria Math" w:hAnsi="Cambria Math"/>
          </w:rPr>
          <m:t>=64</m:t>
        </m:r>
      </m:oMath>
      <w:r>
        <w:rPr>
          <w:rFonts w:hint="eastAsia"/>
        </w:rPr>
        <w:t xml:space="preserve"> </w:t>
      </w:r>
      <w:r>
        <w:t>位置进行抽样：</w:t>
      </w:r>
    </w:p>
    <w:p w14:paraId="7BCAF955">
      <w:pPr>
        <w:spacing w:before="120"/>
        <w:ind w:firstLine="420"/>
        <w:jc w:val="right"/>
        <w:rPr>
          <w:iCs/>
        </w:rPr>
      </w:pPr>
      <m:oMath>
        <m:sSub>
          <m:sSubPr>
            <m:ctrlPr>
              <w:rPr>
                <w:rFonts w:ascii="Cambria Math" w:hAnsi="Cambria Math"/>
                <w:i/>
              </w:rPr>
            </m:ctrlPr>
          </m:sSubPr>
          <m:e>
            <m:r>
              <m:rPr/>
              <w:rPr>
                <w:rFonts w:ascii="Cambria Math" w:hAnsi="Cambria Math"/>
              </w:rPr>
              <m:t>t</m:t>
            </m:r>
            <m:ctrlPr>
              <w:rPr>
                <w:rFonts w:ascii="Cambria Math" w:hAnsi="Cambria Math"/>
                <w:i/>
              </w:rPr>
            </m:ctrlPr>
          </m:e>
          <m:sub>
            <m:r>
              <m:rPr/>
              <w:rPr>
                <w:rFonts w:ascii="Cambria Math" w:hAnsi="Cambria Math"/>
              </w:rPr>
              <m:t>i</m:t>
            </m:r>
            <m:ctrlPr>
              <w:rPr>
                <w:rFonts w:ascii="Cambria Math" w:hAnsi="Cambria Math"/>
                <w:i/>
              </w:rPr>
            </m:ctrlPr>
          </m:sub>
        </m:sSub>
        <m:r>
          <m:rPr>
            <m:sty m:val="p"/>
          </m:rPr>
          <w:rPr>
            <w:rFonts w:ascii="Cambria Math" w:hAnsi="Cambria Math" w:eastAsia="Cambria Math"/>
          </w:rPr>
          <m:t>~</m:t>
        </m:r>
        <m:r>
          <m:rPr>
            <m:scr m:val="script"/>
          </m:rPr>
          <w:rPr>
            <w:rFonts w:ascii="Cambria Math" w:hAnsi="Cambria Math" w:eastAsia="Cambria Math"/>
          </w:rPr>
          <m:t>U</m:t>
        </m:r>
        <m:d>
          <m:dPr>
            <m:begChr m:val="["/>
            <m:endChr m:val="]"/>
            <m:ctrlPr>
              <w:rPr>
                <w:rFonts w:ascii="Cambria Math" w:hAnsi="Cambria Math" w:eastAsia="Cambria Math"/>
                <w:iCs/>
              </w:rPr>
            </m:ctrlPr>
          </m:dPr>
          <m:e>
            <m:sSub>
              <m:sSubPr>
                <m:ctrlPr>
                  <w:rPr>
                    <w:rFonts w:ascii="Cambria Math" w:hAnsi="Cambria Math" w:eastAsia="Cambria Math"/>
                    <w:i/>
                  </w:rPr>
                </m:ctrlPr>
              </m:sSubPr>
              <m:e>
                <m:r>
                  <m:rPr/>
                  <w:rPr>
                    <w:rFonts w:ascii="Cambria Math" w:hAnsi="Cambria Math" w:eastAsia="Cambria Math"/>
                  </w:rPr>
                  <m:t>t</m:t>
                </m:r>
                <m:ctrlPr>
                  <w:rPr>
                    <w:rFonts w:ascii="Cambria Math" w:hAnsi="Cambria Math" w:eastAsia="Cambria Math"/>
                    <w:i/>
                  </w:rPr>
                </m:ctrlPr>
              </m:e>
              <m:sub>
                <m:r>
                  <m:rPr/>
                  <w:rPr>
                    <w:rFonts w:ascii="Cambria Math" w:hAnsi="Cambria Math" w:eastAsia="Cambria Math"/>
                  </w:rPr>
                  <m:t>n</m:t>
                </m:r>
                <m:ctrlPr>
                  <w:rPr>
                    <w:rFonts w:ascii="Cambria Math" w:hAnsi="Cambria Math" w:eastAsia="Cambria Math"/>
                    <w:i/>
                  </w:rPr>
                </m:ctrlPr>
              </m:sub>
            </m:sSub>
            <m:r>
              <m:rPr>
                <m:sty m:val="p"/>
              </m:rPr>
              <w:rPr>
                <w:rFonts w:ascii="Cambria Math" w:hAnsi="Cambria Math" w:eastAsia="Cambria Math"/>
              </w:rPr>
              <m:t>+</m:t>
            </m:r>
            <m:f>
              <m:fPr>
                <m:ctrlPr>
                  <w:rPr>
                    <w:rFonts w:ascii="Cambria Math" w:hAnsi="Cambria Math" w:eastAsia="Cambria Math"/>
                    <w:i/>
                  </w:rPr>
                </m:ctrlPr>
              </m:fPr>
              <m:num>
                <m:r>
                  <m:rPr/>
                  <w:rPr>
                    <w:rFonts w:ascii="Cambria Math" w:hAnsi="Cambria Math" w:eastAsia="Cambria Math"/>
                  </w:rPr>
                  <m:t>i−1</m:t>
                </m:r>
                <m:ctrlPr>
                  <w:rPr>
                    <w:rFonts w:ascii="Cambria Math" w:hAnsi="Cambria Math" w:eastAsia="Cambria Math"/>
                    <w:i/>
                  </w:rPr>
                </m:ctrlPr>
              </m:num>
              <m:den>
                <m:sSub>
                  <m:sSubPr>
                    <m:ctrlPr>
                      <w:rPr>
                        <w:rFonts w:ascii="Cambria Math" w:hAnsi="Cambria Math" w:eastAsia="Cambria Math"/>
                        <w:iCs/>
                      </w:rPr>
                    </m:ctrlPr>
                  </m:sSubPr>
                  <m:e>
                    <m:r>
                      <m:rPr/>
                      <w:rPr>
                        <w:rFonts w:ascii="Cambria Math" w:hAnsi="Cambria Math" w:eastAsia="Cambria Math"/>
                      </w:rPr>
                      <m:t>N</m:t>
                    </m:r>
                    <m:ctrlPr>
                      <w:rPr>
                        <w:rFonts w:ascii="Cambria Math" w:hAnsi="Cambria Math" w:eastAsia="Cambria Math"/>
                        <w:iCs/>
                      </w:rPr>
                    </m:ctrlPr>
                  </m:e>
                  <m:sub>
                    <m:r>
                      <m:rPr/>
                      <w:rPr>
                        <w:rFonts w:ascii="Cambria Math" w:hAnsi="Cambria Math" w:eastAsia="Cambria Math"/>
                      </w:rPr>
                      <m:t>c</m:t>
                    </m:r>
                    <m:ctrlPr>
                      <w:rPr>
                        <w:rFonts w:ascii="Cambria Math" w:hAnsi="Cambria Math" w:eastAsia="Cambria Math"/>
                        <w:iCs/>
                      </w:rPr>
                    </m:ctrlPr>
                  </m:sub>
                </m:sSub>
                <m:ctrlPr>
                  <w:rPr>
                    <w:rFonts w:ascii="Cambria Math" w:hAnsi="Cambria Math" w:eastAsia="Cambria Math"/>
                    <w:i/>
                  </w:rPr>
                </m:ctrlPr>
              </m:den>
            </m:f>
            <m:d>
              <m:dPr>
                <m:ctrlPr>
                  <w:rPr>
                    <w:rFonts w:ascii="Cambria Math" w:hAnsi="Cambria Math" w:eastAsia="Cambria Math"/>
                    <w:iCs/>
                  </w:rPr>
                </m:ctrlPr>
              </m:dPr>
              <m:e>
                <m:sSub>
                  <m:sSubPr>
                    <m:ctrlPr>
                      <w:rPr>
                        <w:rFonts w:ascii="Cambria Math" w:hAnsi="Cambria Math" w:eastAsia="Cambria Math"/>
                        <w:i/>
                        <w:iCs/>
                      </w:rPr>
                    </m:ctrlPr>
                  </m:sSubPr>
                  <m:e>
                    <m:sSub>
                      <m:sSubPr>
                        <m:ctrlPr>
                          <w:rPr>
                            <w:rFonts w:ascii="Cambria Math" w:hAnsi="Cambria Math" w:eastAsia="Cambria Math"/>
                            <w:i/>
                            <w:iCs/>
                          </w:rPr>
                        </m:ctrlPr>
                      </m:sSubPr>
                      <m:e>
                        <m:r>
                          <m:rPr/>
                          <w:rPr>
                            <w:rFonts w:ascii="Cambria Math" w:hAnsi="Cambria Math" w:eastAsia="Cambria Math"/>
                          </w:rPr>
                          <m:t>t</m:t>
                        </m:r>
                        <m:ctrlPr>
                          <w:rPr>
                            <w:rFonts w:ascii="Cambria Math" w:hAnsi="Cambria Math" w:eastAsia="Cambria Math"/>
                            <w:i/>
                            <w:iCs/>
                          </w:rPr>
                        </m:ctrlPr>
                      </m:e>
                      <m:sub>
                        <m:r>
                          <m:rPr/>
                          <w:rPr>
                            <w:rFonts w:ascii="Cambria Math" w:hAnsi="Cambria Math" w:eastAsia="Cambria Math"/>
                          </w:rPr>
                          <m:t>f</m:t>
                        </m:r>
                        <m:ctrlPr>
                          <w:rPr>
                            <w:rFonts w:ascii="Cambria Math" w:hAnsi="Cambria Math" w:eastAsia="Cambria Math"/>
                            <w:i/>
                            <w:iCs/>
                          </w:rPr>
                        </m:ctrlPr>
                      </m:sub>
                    </m:sSub>
                    <m:r>
                      <m:rPr/>
                      <w:rPr>
                        <w:rFonts w:ascii="Cambria Math" w:hAnsi="Cambria Math" w:eastAsia="Cambria Math"/>
                      </w:rPr>
                      <m:t>−t</m:t>
                    </m:r>
                    <m:ctrlPr>
                      <w:rPr>
                        <w:rFonts w:ascii="Cambria Math" w:hAnsi="Cambria Math" w:eastAsia="Cambria Math"/>
                        <w:i/>
                        <w:iCs/>
                      </w:rPr>
                    </m:ctrlPr>
                  </m:e>
                  <m:sub>
                    <m:r>
                      <m:rPr/>
                      <w:rPr>
                        <w:rFonts w:ascii="Cambria Math" w:hAnsi="Cambria Math" w:eastAsia="Cambria Math"/>
                      </w:rPr>
                      <m:t>n</m:t>
                    </m:r>
                    <m:ctrlPr>
                      <w:rPr>
                        <w:rFonts w:ascii="Cambria Math" w:hAnsi="Cambria Math" w:eastAsia="Cambria Math"/>
                        <w:i/>
                        <w:iCs/>
                      </w:rPr>
                    </m:ctrlPr>
                  </m:sub>
                </m:sSub>
                <m:ctrlPr>
                  <w:rPr>
                    <w:rFonts w:ascii="Cambria Math" w:hAnsi="Cambria Math" w:eastAsia="Cambria Math"/>
                    <w:iCs/>
                  </w:rPr>
                </m:ctrlPr>
              </m:e>
            </m:d>
            <m:r>
              <m:rPr>
                <m:sty m:val="p"/>
              </m:rPr>
              <w:rPr>
                <w:rFonts w:hint="eastAsia" w:ascii="Cambria Math"/>
              </w:rPr>
              <m:t>，</m:t>
            </m:r>
            <m:sSub>
              <m:sSubPr>
                <m:ctrlPr>
                  <w:rPr>
                    <w:rFonts w:ascii="Cambria Math" w:hAnsi="Cambria Math" w:eastAsia="Cambria Math"/>
                    <w:iCs/>
                  </w:rPr>
                </m:ctrlPr>
              </m:sSubPr>
              <m:e>
                <m:r>
                  <m:rPr>
                    <m:sty m:val="p"/>
                  </m:rPr>
                  <w:rPr>
                    <w:rFonts w:ascii="Cambria Math" w:hAnsi="Cambria Math" w:eastAsia="Cambria Math"/>
                  </w:rPr>
                  <m:t>t</m:t>
                </m:r>
                <m:ctrlPr>
                  <w:rPr>
                    <w:rFonts w:ascii="Cambria Math" w:hAnsi="Cambria Math" w:eastAsia="Cambria Math"/>
                    <w:iCs/>
                  </w:rPr>
                </m:ctrlPr>
              </m:e>
              <m:sub>
                <m:r>
                  <m:rPr>
                    <m:sty m:val="p"/>
                  </m:rPr>
                  <w:rPr>
                    <w:rFonts w:ascii="Cambria Math" w:hAnsi="Cambria Math" w:eastAsia="Cambria Math"/>
                  </w:rPr>
                  <m:t>n</m:t>
                </m:r>
                <m:ctrlPr>
                  <w:rPr>
                    <w:rFonts w:ascii="Cambria Math" w:hAnsi="Cambria Math" w:eastAsia="Cambria Math"/>
                    <w:iCs/>
                  </w:rPr>
                </m:ctrlPr>
              </m:sub>
            </m:sSub>
            <m:r>
              <m:rPr>
                <m:sty m:val="p"/>
              </m:rPr>
              <w:rPr>
                <w:rFonts w:ascii="Cambria Math" w:hAnsi="Cambria Math" w:eastAsia="Cambria Math"/>
              </w:rPr>
              <m:t>+</m:t>
            </m:r>
            <m:f>
              <m:fPr>
                <m:ctrlPr>
                  <w:rPr>
                    <w:rFonts w:ascii="Cambria Math" w:hAnsi="Cambria Math" w:eastAsia="Cambria Math"/>
                    <w:i/>
                  </w:rPr>
                </m:ctrlPr>
              </m:fPr>
              <m:num>
                <m:r>
                  <m:rPr/>
                  <w:rPr>
                    <w:rFonts w:ascii="Cambria Math" w:hAnsi="Cambria Math" w:eastAsia="Cambria Math"/>
                  </w:rPr>
                  <m:t>i</m:t>
                </m:r>
                <m:ctrlPr>
                  <w:rPr>
                    <w:rFonts w:ascii="Cambria Math" w:hAnsi="Cambria Math" w:eastAsia="Cambria Math"/>
                    <w:i/>
                  </w:rPr>
                </m:ctrlPr>
              </m:num>
              <m:den>
                <m:sSub>
                  <m:sSubPr>
                    <m:ctrlPr>
                      <w:rPr>
                        <w:rFonts w:ascii="Cambria Math" w:hAnsi="Cambria Math" w:eastAsia="Cambria Math"/>
                        <w:iCs/>
                      </w:rPr>
                    </m:ctrlPr>
                  </m:sSubPr>
                  <m:e>
                    <m:r>
                      <m:rPr/>
                      <w:rPr>
                        <w:rFonts w:ascii="Cambria Math" w:hAnsi="Cambria Math" w:eastAsia="Cambria Math"/>
                      </w:rPr>
                      <m:t>N</m:t>
                    </m:r>
                    <m:ctrlPr>
                      <w:rPr>
                        <w:rFonts w:ascii="Cambria Math" w:hAnsi="Cambria Math" w:eastAsia="Cambria Math"/>
                        <w:iCs/>
                      </w:rPr>
                    </m:ctrlPr>
                  </m:e>
                  <m:sub>
                    <m:r>
                      <m:rPr/>
                      <w:rPr>
                        <w:rFonts w:ascii="Cambria Math" w:hAnsi="Cambria Math" w:eastAsia="Cambria Math"/>
                      </w:rPr>
                      <m:t>c</m:t>
                    </m:r>
                    <m:ctrlPr>
                      <w:rPr>
                        <w:rFonts w:ascii="Cambria Math" w:hAnsi="Cambria Math" w:eastAsia="Cambria Math"/>
                        <w:iCs/>
                      </w:rPr>
                    </m:ctrlPr>
                  </m:sub>
                </m:sSub>
                <m:ctrlPr>
                  <w:rPr>
                    <w:rFonts w:ascii="Cambria Math" w:hAnsi="Cambria Math" w:eastAsia="Cambria Math"/>
                    <w:i/>
                  </w:rPr>
                </m:ctrlPr>
              </m:den>
            </m:f>
            <m:r>
              <m:rPr/>
              <w:rPr>
                <w:rFonts w:ascii="Cambria Math" w:hAnsi="Cambria Math" w:eastAsia="Cambria Math"/>
              </w:rPr>
              <m:t>(</m:t>
            </m:r>
            <m:sSub>
              <m:sSubPr>
                <m:ctrlPr>
                  <w:rPr>
                    <w:rFonts w:ascii="Cambria Math" w:hAnsi="Cambria Math" w:eastAsia="Cambria Math"/>
                    <w:i/>
                  </w:rPr>
                </m:ctrlPr>
              </m:sSubPr>
              <m:e>
                <m:r>
                  <m:rPr/>
                  <w:rPr>
                    <w:rFonts w:ascii="Cambria Math" w:hAnsi="Cambria Math" w:eastAsia="Cambria Math"/>
                  </w:rPr>
                  <m:t>t</m:t>
                </m:r>
                <m:ctrlPr>
                  <w:rPr>
                    <w:rFonts w:ascii="Cambria Math" w:hAnsi="Cambria Math" w:eastAsia="Cambria Math"/>
                    <w:i/>
                  </w:rPr>
                </m:ctrlPr>
              </m:e>
              <m:sub>
                <m:r>
                  <m:rPr/>
                  <w:rPr>
                    <w:rFonts w:ascii="Cambria Math" w:hAnsi="Cambria Math" w:eastAsia="Cambria Math"/>
                  </w:rPr>
                  <m:t>f</m:t>
                </m:r>
                <m:ctrlPr>
                  <w:rPr>
                    <w:rFonts w:ascii="Cambria Math" w:hAnsi="Cambria Math" w:eastAsia="Cambria Math"/>
                    <w:i/>
                  </w:rPr>
                </m:ctrlPr>
              </m:sub>
            </m:sSub>
            <m:r>
              <m:rPr/>
              <w:rPr>
                <w:rFonts w:ascii="Cambria Math" w:hAnsi="Cambria Math" w:eastAsia="Cambria Math"/>
              </w:rPr>
              <m:t>−</m:t>
            </m:r>
            <m:sSub>
              <m:sSubPr>
                <m:ctrlPr>
                  <w:rPr>
                    <w:rFonts w:ascii="Cambria Math" w:hAnsi="Cambria Math" w:eastAsia="Cambria Math"/>
                    <w:i/>
                  </w:rPr>
                </m:ctrlPr>
              </m:sSubPr>
              <m:e>
                <m:r>
                  <m:rPr/>
                  <w:rPr>
                    <w:rFonts w:ascii="Cambria Math" w:hAnsi="Cambria Math" w:eastAsia="Cambria Math"/>
                  </w:rPr>
                  <m:t>t</m:t>
                </m:r>
                <m:ctrlPr>
                  <w:rPr>
                    <w:rFonts w:ascii="Cambria Math" w:hAnsi="Cambria Math" w:eastAsia="Cambria Math"/>
                    <w:i/>
                  </w:rPr>
                </m:ctrlPr>
              </m:e>
              <m:sub>
                <m:r>
                  <m:rPr/>
                  <w:rPr>
                    <w:rFonts w:ascii="Cambria Math" w:hAnsi="Cambria Math" w:eastAsia="Cambria Math"/>
                  </w:rPr>
                  <m:t>n</m:t>
                </m:r>
                <m:ctrlPr>
                  <w:rPr>
                    <w:rFonts w:ascii="Cambria Math" w:hAnsi="Cambria Math" w:eastAsia="Cambria Math"/>
                    <w:i/>
                  </w:rPr>
                </m:ctrlPr>
              </m:sub>
            </m:sSub>
            <m:r>
              <m:rPr>
                <m:sty m:val="p"/>
              </m:rPr>
              <w:rPr>
                <w:rFonts w:ascii="Cambria Math" w:hAnsi="Cambria Math" w:eastAsia="Cambria Math"/>
              </w:rPr>
              <m:t>)</m:t>
            </m:r>
            <m:ctrlPr>
              <w:rPr>
                <w:rFonts w:ascii="Cambria Math" w:hAnsi="Cambria Math" w:eastAsia="Cambria Math"/>
                <w:iCs/>
              </w:rPr>
            </m:ctrlPr>
          </m:e>
        </m:d>
      </m:oMath>
      <w:r>
        <w:rPr>
          <w:rFonts w:hint="eastAsia"/>
        </w:rPr>
        <w:t xml:space="preserve">， </w:t>
      </w:r>
      <w:r>
        <w:t xml:space="preserve">              </w:t>
      </w:r>
      <w:r>
        <w:rPr>
          <w:rFonts w:hint="eastAsia"/>
        </w:rPr>
        <w:t>（</w:t>
      </w:r>
      <w:r>
        <w:t>20</w:t>
      </w:r>
      <w:r>
        <w:rPr>
          <w:rFonts w:hint="eastAsia"/>
        </w:rPr>
        <w:t>）</w:t>
      </w:r>
    </w:p>
    <w:p w14:paraId="16CBDEFD">
      <w:pPr>
        <w:spacing w:before="120"/>
        <w:ind w:firstLine="420"/>
      </w:pPr>
      <w:r>
        <w:t>给定</w:t>
      </w:r>
      <w:r>
        <w:rPr>
          <w:rFonts w:hint="eastAsia"/>
        </w:rPr>
        <w:t>粗糙</w:t>
      </w:r>
      <w:r>
        <w:t>网络的输出后，再</w:t>
      </w:r>
      <w:r>
        <w:rPr>
          <w:rFonts w:hint="eastAsia"/>
        </w:rPr>
        <w:t>在精细阶段</w:t>
      </w:r>
      <w:r>
        <w:t>沿着每条射线</w:t>
      </w:r>
      <w:r>
        <w:rPr>
          <w:rFonts w:hint="eastAsia"/>
        </w:rPr>
        <w:t>采样携带更多</w:t>
      </w:r>
      <w:r>
        <w:t>信息的</w:t>
      </w:r>
      <w:r>
        <w:rPr>
          <w:rFonts w:hint="eastAsia"/>
        </w:rPr>
        <w:t xml:space="preserve"> </w:t>
      </w:r>
      <m:oMath>
        <m:sSub>
          <m:sSubPr>
            <m:ctrlPr>
              <w:rPr>
                <w:rFonts w:ascii="Cambria Math" w:hAnsi="Cambria Math" w:eastAsia="Cambria Math"/>
                <w:iCs/>
              </w:rPr>
            </m:ctrlPr>
          </m:sSubPr>
          <m:e>
            <m:r>
              <m:rPr/>
              <w:rPr>
                <w:rFonts w:ascii="Cambria Math" w:hAnsi="Cambria Math" w:eastAsia="Cambria Math"/>
              </w:rPr>
              <m:t>N</m:t>
            </m:r>
            <m:ctrlPr>
              <w:rPr>
                <w:rFonts w:ascii="Cambria Math" w:hAnsi="Cambria Math" w:eastAsia="Cambria Math"/>
                <w:iCs/>
              </w:rPr>
            </m:ctrlPr>
          </m:e>
          <m:sub>
            <m:r>
              <m:rPr/>
              <w:rPr>
                <w:rFonts w:hint="eastAsia" w:ascii="Cambria Math" w:hAnsi="Cambria Math"/>
              </w:rPr>
              <m:t>f</m:t>
            </m:r>
            <m:ctrlPr>
              <w:rPr>
                <w:rFonts w:ascii="Cambria Math" w:hAnsi="Cambria Math" w:eastAsia="Cambria Math"/>
                <w:iCs/>
              </w:rPr>
            </m:ctrlPr>
          </m:sub>
        </m:sSub>
        <m:r>
          <m:rPr/>
          <w:rPr>
            <w:rFonts w:ascii="Cambria Math" w:hAnsi="Cambria Math"/>
          </w:rPr>
          <m:t>=96</m:t>
        </m:r>
      </m:oMath>
      <w:r>
        <w:rPr>
          <w:rFonts w:hint="eastAsia"/>
        </w:rPr>
        <w:t xml:space="preserve"> 个</w:t>
      </w:r>
      <w:r>
        <w:t>采样</w:t>
      </w:r>
      <w:r>
        <w:rPr>
          <w:rFonts w:hint="eastAsia"/>
        </w:rPr>
        <w:t>点</w:t>
      </w:r>
      <w:r>
        <w:t>，</w:t>
      </w:r>
      <w:r>
        <w:rPr>
          <w:rFonts w:hint="eastAsia"/>
        </w:rPr>
        <w:t>这些采样点</w:t>
      </w:r>
      <w:r>
        <w:t>偏向于</w:t>
      </w:r>
      <w:r>
        <w:rPr>
          <w:rFonts w:hint="eastAsia"/>
        </w:rPr>
        <w:t>物体</w:t>
      </w:r>
      <w:r>
        <w:t>的相关部分</w:t>
      </w:r>
      <w:r>
        <w:rPr>
          <w:rFonts w:hint="eastAsia"/>
        </w:rPr>
        <w:t>，例如物体表面，而这些相关部分则是由粗网络的结果指示的</w:t>
      </w:r>
      <w:r>
        <w:t>。</w:t>
      </w:r>
    </w:p>
    <w:p w14:paraId="4E713455">
      <w:pPr>
        <w:spacing w:before="120"/>
        <w:ind w:firstLine="420"/>
      </w:pPr>
      <w:r>
        <w:rPr>
          <w:rFonts w:hint="eastAsia"/>
        </w:rPr>
        <w:t xml:space="preserve">步骤 </w:t>
      </w:r>
      <w:r>
        <w:t xml:space="preserve">4.2 </w:t>
      </w:r>
      <w:r>
        <w:rPr>
          <w:rFonts w:hint="eastAsia"/>
        </w:rPr>
        <w:t>体渲染和深度渲染</w:t>
      </w:r>
    </w:p>
    <w:p w14:paraId="4733F9A2">
      <w:pPr>
        <w:spacing w:before="120"/>
        <w:ind w:firstLine="0" w:firstLineChars="0"/>
      </w:pPr>
      <w:r>
        <w:t>穿过场景的任何光线的颜色可以用经典</w:t>
      </w:r>
      <w:r>
        <w:rPr>
          <w:rFonts w:hint="eastAsia"/>
        </w:rPr>
        <w:t>的</w:t>
      </w:r>
      <w:r>
        <w:t>体渲染原理来表示，体密度</w:t>
      </w:r>
      <m:oMath>
        <m:r>
          <m:rPr>
            <m:sty m:val="p"/>
          </m:rPr>
          <w:rPr>
            <w:rFonts w:ascii="Cambria Math" w:hAnsi="Cambria Math"/>
          </w:rPr>
          <m:t xml:space="preserve"> </m:t>
        </m:r>
        <m:r>
          <m:rPr/>
          <w:rPr>
            <w:rFonts w:ascii="Cambria Math" w:hAnsi="Cambria Math"/>
          </w:rPr>
          <m:t>σ</m:t>
        </m:r>
        <m:r>
          <m:rPr>
            <m:sty m:val="p"/>
          </m:rPr>
          <w:rPr>
            <w:rFonts w:ascii="Cambria Math" w:hAnsi="Cambria Math"/>
          </w:rPr>
          <m:t>(x)</m:t>
        </m:r>
      </m:oMath>
      <w:r>
        <w:t>可以解释为射线在x处终止于无穷小粒子的微分概率。想要渲染一个特定视角图像的某个特定像素时，可以假定是从这个像素沿着该视角方向向场景发射一条射线，而</w:t>
      </w:r>
      <w:r>
        <w:rPr>
          <w:rFonts w:hint="eastAsia"/>
        </w:rPr>
        <w:t>对</w:t>
      </w:r>
      <w:r>
        <w:t xml:space="preserve">这条射线上所有点的颜色和体密度信息的乘积积分就可得到该像素点最终的 </w:t>
      </w:r>
      <m:oMath>
        <m:r>
          <m:rPr>
            <m:sty m:val="p"/>
          </m:rPr>
          <w:rPr>
            <w:rFonts w:hint="eastAsia" w:ascii="Cambria Math" w:hAnsi="Cambria Math"/>
          </w:rPr>
          <m:t>RGB</m:t>
        </m:r>
      </m:oMath>
      <w:r>
        <w:t xml:space="preserve"> 信息，其中相机射线可表示为 </w:t>
      </w:r>
      <m:oMath>
        <m:r>
          <m:rPr>
            <m:sty m:val="p"/>
          </m:rPr>
          <w:rPr>
            <w:rFonts w:ascii="Cambria Math" w:hAnsi="Cambria Math"/>
          </w:rPr>
          <m:t>r</m:t>
        </m:r>
        <m:d>
          <m:dPr>
            <m:ctrlPr>
              <w:rPr>
                <w:rFonts w:ascii="Cambria Math" w:hAnsi="Cambria Math"/>
              </w:rPr>
            </m:ctrlPr>
          </m:dPr>
          <m:e>
            <m:r>
              <m:rPr/>
              <w:rPr>
                <w:rFonts w:ascii="Cambria Math" w:hAnsi="Cambria Math"/>
              </w:rPr>
              <m:t>t</m:t>
            </m:r>
            <m:ctrlPr>
              <w:rPr>
                <w:rFonts w:ascii="Cambria Math" w:hAnsi="Cambria Math"/>
              </w:rPr>
            </m:ctrlPr>
          </m:e>
        </m:d>
        <m:r>
          <m:rPr>
            <m:sty m:val="p"/>
          </m:rPr>
          <w:rPr>
            <w:rFonts w:ascii="Cambria Math" w:hAnsi="Cambria Math"/>
          </w:rPr>
          <m:t>=o+</m:t>
        </m:r>
        <m:r>
          <m:rPr/>
          <w:rPr>
            <w:rFonts w:ascii="Cambria Math" w:hAnsi="Cambria Math"/>
          </w:rPr>
          <m:t>t</m:t>
        </m:r>
        <m:r>
          <m:rPr>
            <m:sty m:val="p"/>
          </m:rPr>
          <w:rPr>
            <w:rFonts w:ascii="Cambria Math" w:hAnsi="Cambria Math"/>
          </w:rPr>
          <m:t>d</m:t>
        </m:r>
      </m:oMath>
      <w:r>
        <w:t>，</w:t>
      </w:r>
      <w:r>
        <w:rPr>
          <w:rFonts w:hint="eastAsia"/>
        </w:rPr>
        <w:t xml:space="preserve">其中的 </w:t>
      </w:r>
      <m:oMath>
        <m:r>
          <m:rPr/>
          <w:rPr>
            <w:rFonts w:ascii="Cambria Math" w:hAnsi="Cambria Math"/>
          </w:rPr>
          <m:t>t</m:t>
        </m:r>
      </m:oMath>
      <w:r>
        <w:rPr>
          <w:rFonts w:hint="eastAsia"/>
        </w:rPr>
        <w:t xml:space="preserve"> 表示与射线原点之间的距离，</w:t>
      </w:r>
      <w:r>
        <w:t xml:space="preserve">在已知远近边界 </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w:rPr>
                <w:rFonts w:ascii="Cambria Math" w:hAnsi="Cambria Math"/>
              </w:rPr>
              <m:t>n</m:t>
            </m:r>
            <m:ctrlPr>
              <w:rPr>
                <w:rFonts w:ascii="Cambria Math" w:hAnsi="Cambria Math"/>
              </w:rPr>
            </m:ctrlPr>
          </m:sub>
        </m:sSub>
      </m:oMath>
      <w:r>
        <w:t xml:space="preserve"> 和 </w:t>
      </w:r>
      <m:oMath>
        <m:sSub>
          <m:sSubPr>
            <m:ctrlPr>
              <w:rPr>
                <w:rFonts w:ascii="Cambria Math" w:hAnsi="Cambria Math"/>
              </w:rPr>
            </m:ctrlPr>
          </m:sSubPr>
          <m:e>
            <m:r>
              <m:rPr>
                <m:sty m:val="p"/>
              </m:rPr>
              <w:rPr>
                <w:rFonts w:ascii="Cambria Math" w:hAnsi="Cambria Math"/>
              </w:rPr>
              <m:t>t</m:t>
            </m:r>
            <m:ctrlPr>
              <w:rPr>
                <w:rFonts w:ascii="Cambria Math" w:hAnsi="Cambria Math"/>
              </w:rPr>
            </m:ctrlPr>
          </m:e>
          <m:sub>
            <m:r>
              <m:rPr/>
              <w:rPr>
                <w:rFonts w:ascii="Cambria Math" w:hAnsi="Cambria Math"/>
              </w:rPr>
              <m:t>f</m:t>
            </m:r>
            <m:ctrlPr>
              <w:rPr>
                <w:rFonts w:ascii="Cambria Math" w:hAnsi="Cambria Math"/>
              </w:rPr>
            </m:ctrlPr>
          </m:sub>
        </m:sSub>
      </m:oMath>
      <w:r>
        <w:t xml:space="preserve"> 的情况下，一条射线的期望颜色</w:t>
      </w:r>
      <m:oMath>
        <m:r>
          <m:rPr>
            <m:sty m:val="p"/>
          </m:rPr>
          <w:rPr>
            <w:rFonts w:ascii="Cambria Math" w:hAnsi="Cambria Math"/>
          </w:rPr>
          <m:t xml:space="preserve"> C</m:t>
        </m:r>
        <m:d>
          <m:dPr>
            <m:ctrlPr>
              <w:rPr>
                <w:rFonts w:ascii="Cambria Math" w:hAnsi="Cambria Math"/>
              </w:rPr>
            </m:ctrlPr>
          </m:dPr>
          <m:e>
            <m:r>
              <m:rPr>
                <m:sty m:val="p"/>
              </m:rPr>
              <w:rPr>
                <w:rFonts w:ascii="Cambria Math" w:hAnsi="Cambria Math"/>
              </w:rPr>
              <m:t>r</m:t>
            </m:r>
            <m:ctrlPr>
              <w:rPr>
                <w:rFonts w:ascii="Cambria Math" w:hAnsi="Cambria Math"/>
              </w:rPr>
            </m:ctrlPr>
          </m:e>
        </m:d>
        <m:r>
          <m:rPr>
            <m:sty m:val="p"/>
          </m:rPr>
          <w:rPr>
            <w:rFonts w:ascii="Cambria Math" w:hAnsi="Cambria Math"/>
          </w:rPr>
          <m:t xml:space="preserve"> </m:t>
        </m:r>
      </m:oMath>
      <w:r>
        <w:t>可以</w:t>
      </w:r>
      <w:r>
        <w:rPr>
          <w:rFonts w:hint="eastAsia"/>
        </w:rPr>
        <w:t>由公式（1）表示，类似的，</w:t>
      </w:r>
      <w:r>
        <w:t>一条射线的期望</w:t>
      </w:r>
      <w:r>
        <w:rPr>
          <w:rFonts w:hint="eastAsia"/>
        </w:rPr>
        <w:t>深度</w:t>
      </w:r>
      <m:oMath>
        <m:r>
          <m:rPr>
            <m:sty m:val="p"/>
          </m:rPr>
          <w:rPr>
            <w:rFonts w:ascii="Cambria Math" w:hAnsi="Cambria Math"/>
          </w:rPr>
          <m:t xml:space="preserve"> </m:t>
        </m:r>
        <m:r>
          <m:rPr>
            <m:sty m:val="p"/>
          </m:rPr>
          <w:rPr>
            <w:rFonts w:hint="eastAsia" w:ascii="Cambria Math" w:hAnsi="Cambria Math"/>
          </w:rPr>
          <m:t>D</m:t>
        </m:r>
        <m:d>
          <m:dPr>
            <m:ctrlPr>
              <w:rPr>
                <w:rFonts w:ascii="Cambria Math" w:hAnsi="Cambria Math"/>
              </w:rPr>
            </m:ctrlPr>
          </m:dPr>
          <m:e>
            <m:r>
              <m:rPr>
                <m:sty m:val="p"/>
              </m:rPr>
              <w:rPr>
                <w:rFonts w:ascii="Cambria Math" w:hAnsi="Cambria Math"/>
              </w:rPr>
              <m:t>r</m:t>
            </m:r>
            <m:ctrlPr>
              <w:rPr>
                <w:rFonts w:ascii="Cambria Math" w:hAnsi="Cambria Math"/>
              </w:rPr>
            </m:ctrlPr>
          </m:e>
        </m:d>
        <m:r>
          <m:rPr>
            <m:sty m:val="p"/>
          </m:rPr>
          <w:rPr>
            <w:rFonts w:ascii="Cambria Math" w:hAnsi="Cambria Math"/>
          </w:rPr>
          <m:t xml:space="preserve"> </m:t>
        </m:r>
      </m:oMath>
      <w:r>
        <w:t>可以表示为:</w:t>
      </w:r>
    </w:p>
    <w:p w14:paraId="6EBDA853">
      <w:pPr>
        <w:spacing w:before="120"/>
        <w:ind w:firstLine="420"/>
        <w:jc w:val="right"/>
      </w:pPr>
      <m:oMath>
        <m:r>
          <m:rPr>
            <m:sty m:val="p"/>
          </m:rPr>
          <w:rPr>
            <w:rFonts w:ascii="Cambria Math" w:hAnsi="Cambria Math"/>
          </w:rPr>
          <m:t>D</m:t>
        </m:r>
        <m:d>
          <m:dPr>
            <m:ctrlPr>
              <w:rPr>
                <w:rFonts w:ascii="Cambria Math" w:hAnsi="Cambria Math"/>
                <w:iCs/>
              </w:rPr>
            </m:ctrlPr>
          </m:dPr>
          <m:e>
            <m:r>
              <m:rPr>
                <m:sty m:val="p"/>
              </m:rPr>
              <w:rPr>
                <w:rFonts w:ascii="Cambria Math" w:hAnsi="Cambria Math"/>
              </w:rPr>
              <m:t>r</m:t>
            </m:r>
            <m:ctrlPr>
              <w:rPr>
                <w:rFonts w:ascii="Cambria Math" w:hAnsi="Cambria Math"/>
                <w:iCs/>
              </w:rPr>
            </m:ctrlPr>
          </m:e>
        </m:d>
        <m:r>
          <m:rPr>
            <m:sty m:val="p"/>
          </m:rPr>
          <w:rPr>
            <w:rFonts w:ascii="Cambria Math" w:hAnsi="Cambria Math"/>
          </w:rPr>
          <m:t>=</m:t>
        </m:r>
        <m:nary>
          <m:naryPr>
            <m:limLoc m:val="subSup"/>
            <m:ctrlPr>
              <w:rPr>
                <w:rFonts w:ascii="Cambria Math" w:hAnsi="Cambria Math"/>
                <w:iCs/>
              </w:rPr>
            </m:ctrlPr>
          </m:naryPr>
          <m:sub>
            <m:sSub>
              <m:sSubPr>
                <m:ctrlPr>
                  <w:rPr>
                    <w:rFonts w:ascii="Cambria Math" w:hAnsi="Cambria Math"/>
                    <w:iCs/>
                  </w:rPr>
                </m:ctrlPr>
              </m:sSubPr>
              <m:e>
                <m:r>
                  <m:rPr/>
                  <w:rPr>
                    <w:rFonts w:ascii="Cambria Math" w:hAnsi="Cambria Math"/>
                  </w:rPr>
                  <m:t>t</m:t>
                </m:r>
                <m:ctrlPr>
                  <w:rPr>
                    <w:rFonts w:ascii="Cambria Math" w:hAnsi="Cambria Math"/>
                    <w:iCs/>
                  </w:rPr>
                </m:ctrlPr>
              </m:e>
              <m:sub>
                <m:r>
                  <m:rPr/>
                  <w:rPr>
                    <w:rFonts w:ascii="Cambria Math" w:hAnsi="Cambria Math"/>
                  </w:rPr>
                  <m:t>n</m:t>
                </m:r>
                <m:ctrlPr>
                  <w:rPr>
                    <w:rFonts w:ascii="Cambria Math" w:hAnsi="Cambria Math"/>
                    <w:iCs/>
                  </w:rPr>
                </m:ctrlPr>
              </m:sub>
            </m:sSub>
            <m:ctrlPr>
              <w:rPr>
                <w:rFonts w:ascii="Cambria Math" w:hAnsi="Cambria Math"/>
                <w:iCs/>
              </w:rPr>
            </m:ctrlPr>
          </m:sub>
          <m:sup>
            <m:sSub>
              <m:sSubPr>
                <m:ctrlPr>
                  <w:rPr>
                    <w:rFonts w:ascii="Cambria Math" w:hAnsi="Cambria Math"/>
                    <w:iCs/>
                  </w:rPr>
                </m:ctrlPr>
              </m:sSubPr>
              <m:e>
                <m:r>
                  <m:rPr/>
                  <w:rPr>
                    <w:rFonts w:ascii="Cambria Math" w:hAnsi="Cambria Math"/>
                  </w:rPr>
                  <m:t>t</m:t>
                </m:r>
                <m:ctrlPr>
                  <w:rPr>
                    <w:rFonts w:ascii="Cambria Math" w:hAnsi="Cambria Math"/>
                    <w:iCs/>
                  </w:rPr>
                </m:ctrlPr>
              </m:e>
              <m:sub>
                <m:r>
                  <m:rPr/>
                  <w:rPr>
                    <w:rFonts w:ascii="Cambria Math" w:hAnsi="Cambria Math"/>
                  </w:rPr>
                  <m:t>f</m:t>
                </m:r>
                <m:ctrlPr>
                  <w:rPr>
                    <w:rFonts w:ascii="Cambria Math" w:hAnsi="Cambria Math"/>
                    <w:iCs/>
                  </w:rPr>
                </m:ctrlPr>
              </m:sub>
            </m:sSub>
            <m:ctrlPr>
              <w:rPr>
                <w:rFonts w:ascii="Cambria Math" w:hAnsi="Cambria Math"/>
                <w:iCs/>
              </w:rPr>
            </m:ctrlPr>
          </m:sup>
          <m:e>
            <m:r>
              <m:rPr>
                <m:sty m:val="p"/>
              </m:rPr>
              <w:rPr>
                <w:rFonts w:ascii="Cambria Math" w:hAnsi="Cambria Math"/>
              </w:rPr>
              <m:t>T</m:t>
            </m:r>
            <m:d>
              <m:dPr>
                <m:ctrlPr>
                  <w:rPr>
                    <w:rFonts w:ascii="Cambria Math" w:hAnsi="Cambria Math"/>
                  </w:rPr>
                </m:ctrlPr>
              </m:dPr>
              <m:e>
                <m:r>
                  <m:rPr/>
                  <w:rPr>
                    <w:rFonts w:ascii="Cambria Math" w:hAnsi="Cambria Math"/>
                  </w:rPr>
                  <m:t>t</m:t>
                </m:r>
                <m:ctrlPr>
                  <w:rPr>
                    <w:rFonts w:ascii="Cambria Math" w:hAnsi="Cambria Math"/>
                  </w:rPr>
                </m:ctrlPr>
              </m:e>
            </m:d>
            <m:r>
              <m:rPr/>
              <w:rPr>
                <w:rFonts w:ascii="Cambria Math" w:hAnsi="Cambria Math"/>
              </w:rPr>
              <m:t>σ</m:t>
            </m:r>
            <m:d>
              <m:dPr>
                <m:ctrlPr>
                  <w:rPr>
                    <w:rFonts w:ascii="Cambria Math" w:hAnsi="Cambria Math"/>
                  </w:rPr>
                </m:ctrlPr>
              </m:dPr>
              <m:e>
                <m:r>
                  <m:rPr>
                    <m:sty m:val="p"/>
                  </m:rPr>
                  <w:rPr>
                    <w:rFonts w:ascii="Cambria Math" w:hAnsi="Cambria Math"/>
                  </w:rPr>
                  <m:t>r</m:t>
                </m:r>
                <m:d>
                  <m:dPr>
                    <m:ctrlPr>
                      <w:rPr>
                        <w:rFonts w:ascii="Cambria Math" w:hAnsi="Cambria Math"/>
                      </w:rPr>
                    </m:ctrlPr>
                  </m:dPr>
                  <m:e>
                    <m:r>
                      <m:rPr/>
                      <w:rPr>
                        <w:rFonts w:ascii="Cambria Math" w:hAnsi="Cambria Math"/>
                      </w:rPr>
                      <m:t>t</m:t>
                    </m:r>
                    <m:ctrlPr>
                      <w:rPr>
                        <w:rFonts w:ascii="Cambria Math" w:hAnsi="Cambria Math"/>
                      </w:rPr>
                    </m:ctrlPr>
                  </m:e>
                </m:d>
                <m:ctrlPr>
                  <w:rPr>
                    <w:rFonts w:ascii="Cambria Math" w:hAnsi="Cambria Math"/>
                  </w:rPr>
                </m:ctrlPr>
              </m:e>
            </m:d>
            <m:r>
              <m:rPr/>
              <w:rPr>
                <w:rFonts w:ascii="Cambria Math" w:hAnsi="Cambria Math"/>
              </w:rPr>
              <m:t>tdt</m:t>
            </m:r>
            <m:ctrlPr>
              <w:rPr>
                <w:rFonts w:ascii="Cambria Math" w:hAnsi="Cambria Math"/>
                <w:iCs/>
              </w:rPr>
            </m:ctrlPr>
          </m:e>
        </m:nary>
        <m:r>
          <m:rPr>
            <m:sty m:val="p"/>
          </m:rPr>
          <w:rPr>
            <w:rFonts w:hint="eastAsia" w:ascii="Cambria Math" w:hAnsi="Cambria Math"/>
          </w:rPr>
          <m:t>，</m:t>
        </m:r>
      </m:oMath>
      <w:r>
        <w:rPr>
          <w:rFonts w:hint="eastAsia"/>
        </w:rPr>
        <w:t xml:space="preserve">， </w:t>
      </w:r>
      <w:r>
        <w:t xml:space="preserve">                   </w:t>
      </w:r>
      <w:r>
        <w:rPr>
          <w:rFonts w:hint="eastAsia"/>
        </w:rPr>
        <w:t>（</w:t>
      </w:r>
      <w:r>
        <w:t>19</w:t>
      </w:r>
      <w:r>
        <w:rPr>
          <w:rFonts w:hint="eastAsia"/>
        </w:rPr>
        <w:t>）</w:t>
      </w:r>
    </w:p>
    <w:p w14:paraId="7CEF6612">
      <w:pPr>
        <w:spacing w:before="120"/>
        <w:ind w:firstLine="420"/>
      </w:pPr>
      <w:r>
        <w:rPr>
          <w:rFonts w:hint="eastAsia"/>
        </w:rPr>
        <w:t xml:space="preserve">步骤 </w:t>
      </w:r>
      <w:r>
        <w:t xml:space="preserve">4.3 </w:t>
      </w:r>
      <w:r>
        <w:rPr>
          <w:rFonts w:hint="eastAsia"/>
        </w:rPr>
        <w:t>损失函数</w:t>
      </w:r>
    </w:p>
    <w:p w14:paraId="5A67A20C">
      <w:pPr>
        <w:spacing w:before="120"/>
        <w:ind w:firstLine="420"/>
      </w:pPr>
      <w:r>
        <w:t>在每次优化迭代中，</w:t>
      </w:r>
      <w:r>
        <w:rPr>
          <w:rFonts w:hint="eastAsia"/>
        </w:rPr>
        <w:t>遵循上述方法</w:t>
      </w:r>
      <w:r>
        <w:t>随机采样一批相机射线</w:t>
      </w:r>
      <w:r>
        <w:rPr>
          <w:rFonts w:hint="eastAsia"/>
        </w:rPr>
        <w:t>并</w:t>
      </w:r>
      <w:r>
        <w:t>查询样本点。</w:t>
      </w:r>
      <w:r>
        <w:rPr>
          <w:rFonts w:hint="eastAsia"/>
        </w:rPr>
        <w:t>然后，使用体渲染过程预测每条目标射线的颜色，所采用的重建损失如公式（3）所示，</w:t>
      </w:r>
      <m:oMath>
        <m:r>
          <m:rPr>
            <m:sty m:val="p"/>
          </m:rPr>
          <w:rPr>
            <w:rFonts w:ascii="Cambria Math" w:hAnsi="Cambria Math"/>
          </w:rPr>
          <m:t xml:space="preserve"> </m:t>
        </m:r>
      </m:oMath>
      <w:r>
        <w:rPr>
          <w:rFonts w:hint="eastAsia"/>
        </w:rPr>
        <w:t>再结合之前部分提到的射线正则化，在训练过程中使用的损失函数由三个部分组成：</w:t>
      </w:r>
    </w:p>
    <w:p w14:paraId="54C097A6">
      <w:pPr>
        <w:spacing w:before="120"/>
        <w:ind w:firstLine="420"/>
      </w:pPr>
      <m:oMathPara>
        <m:oMath>
          <m:r>
            <m:rPr>
              <m:sty m:val="p"/>
              <m:scr m:val="script"/>
            </m:rPr>
            <w:rPr>
              <w:rFonts w:ascii="Cambria Math" w:hAnsi="Cambria Math"/>
            </w:rPr>
            <m:t>ℒ</m:t>
          </m:r>
          <m:r>
            <m:rPr>
              <m:sty m:val="p"/>
            </m:rPr>
            <w:rPr>
              <w:rFonts w:ascii="Cambria Math" w:hAnsi="Cambria Math" w:eastAsia="Cambria Math"/>
            </w:rPr>
            <m:t>=</m:t>
          </m:r>
          <m:sSub>
            <m:sSubPr>
              <m:ctrlPr>
                <w:rPr>
                  <w:rFonts w:ascii="Cambria Math" w:hAnsi="Cambria Math"/>
                </w:rPr>
              </m:ctrlPr>
            </m:sSubPr>
            <m:e>
              <m:r>
                <m:rPr>
                  <m:sty m:val="p"/>
                  <m:scr m:val="script"/>
                </m:rPr>
                <w:rPr>
                  <w:rFonts w:ascii="Cambria Math" w:hAnsi="Cambria Math"/>
                </w:rPr>
                <m:t>ℒ</m:t>
              </m:r>
              <m:ctrlPr>
                <w:rPr>
                  <w:rFonts w:ascii="Cambria Math" w:hAnsi="Cambria Math"/>
                </w:rPr>
              </m:ctrlPr>
            </m:e>
            <m:sub>
              <m:r>
                <m:rPr/>
                <w:rPr>
                  <w:rFonts w:ascii="Cambria Math" w:hAnsi="Cambria Math"/>
                </w:rPr>
                <m:t>rec</m:t>
              </m:r>
              <m:ctrlPr>
                <w:rPr>
                  <w:rFonts w:ascii="Cambria Math" w:hAnsi="Cambria Math"/>
                </w:rPr>
              </m:ctrlPr>
            </m:sub>
          </m:sSub>
          <m:r>
            <m:rP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ctrlPr>
                    <w:rPr>
                      <w:rFonts w:ascii="Cambria Math" w:hAnsi="Cambria Math"/>
                    </w:rPr>
                  </m:ctrlPr>
                </m:e>
                <m:sub>
                  <m:r>
                    <m:rPr/>
                    <w:rPr>
                      <w:rFonts w:ascii="Cambria Math" w:hAnsi="Cambria Math"/>
                    </w:rPr>
                    <m:t>1</m:t>
                  </m:r>
                  <m:ctrlPr>
                    <w:rPr>
                      <w:rFonts w:ascii="Cambria Math" w:hAnsi="Cambria Math"/>
                    </w:rPr>
                  </m:ctrlPr>
                </m:sub>
              </m:sSub>
              <m:r>
                <m:rPr>
                  <m:sty m:val="p"/>
                  <m:scr m:val="script"/>
                </m:rPr>
                <w:rPr>
                  <w:rFonts w:ascii="Cambria Math" w:hAnsi="Cambria Math"/>
                </w:rPr>
                <m:t>ℒ</m:t>
              </m:r>
              <m:ctrlPr>
                <w:rPr>
                  <w:rFonts w:ascii="Cambria Math" w:hAnsi="Cambria Math"/>
                </w:rPr>
              </m:ctrlPr>
            </m:e>
            <m:sub>
              <m:r>
                <m:rPr/>
                <w:rPr>
                  <w:rFonts w:ascii="Cambria Math" w:hAnsi="Cambria Math"/>
                </w:rPr>
                <m:t>geo</m:t>
              </m:r>
              <m:ctrlPr>
                <w:rPr>
                  <w:rFonts w:ascii="Cambria Math" w:hAnsi="Cambria Math"/>
                </w:rPr>
              </m:ctrlPr>
            </m:sub>
          </m:sSub>
          <m:r>
            <m:rPr/>
            <w:rPr>
              <w:rFonts w:ascii="Cambria Math" w:hAnsi="Cambria Math"/>
            </w:rPr>
            <m:t>+</m:t>
          </m:r>
          <m:sSub>
            <m:sSubPr>
              <m:ctrlPr>
                <w:rPr>
                  <w:rFonts w:ascii="Cambria Math" w:hAnsi="Cambria Math"/>
                </w:rPr>
              </m:ctrlPr>
            </m:sSubPr>
            <m:e>
              <m:sSub>
                <m:sSubPr>
                  <m:ctrlPr>
                    <w:rPr>
                      <w:rFonts w:ascii="Cambria Math" w:hAnsi="Cambria Math"/>
                    </w:rPr>
                  </m:ctrlPr>
                </m:sSubPr>
                <m:e>
                  <m:r>
                    <m:rPr>
                      <m:sty m:val="p"/>
                    </m:rPr>
                    <w:rPr>
                      <w:rFonts w:ascii="Cambria Math" w:hAnsi="Cambria Math"/>
                    </w:rPr>
                    <m:t>λ</m:t>
                  </m:r>
                  <m:ctrlPr>
                    <w:rPr>
                      <w:rFonts w:ascii="Cambria Math" w:hAnsi="Cambria Math"/>
                    </w:rPr>
                  </m:ctrlPr>
                </m:e>
                <m:sub>
                  <m:r>
                    <m:rPr/>
                    <w:rPr>
                      <w:rFonts w:ascii="Cambria Math" w:hAnsi="Cambria Math"/>
                    </w:rPr>
                    <m:t>2</m:t>
                  </m:r>
                  <m:ctrlPr>
                    <w:rPr>
                      <w:rFonts w:ascii="Cambria Math" w:hAnsi="Cambria Math"/>
                    </w:rPr>
                  </m:ctrlPr>
                </m:sub>
              </m:sSub>
              <m:r>
                <m:rPr>
                  <m:sty m:val="p"/>
                  <m:scr m:val="script"/>
                </m:rPr>
                <w:rPr>
                  <w:rFonts w:ascii="Cambria Math" w:hAnsi="Cambria Math"/>
                </w:rPr>
                <m:t>ℒ</m:t>
              </m:r>
              <m:ctrlPr>
                <w:rPr>
                  <w:rFonts w:ascii="Cambria Math" w:hAnsi="Cambria Math"/>
                </w:rPr>
              </m:ctrlPr>
            </m:e>
            <m:sub>
              <m:r>
                <m:rPr/>
                <w:rPr>
                  <w:rFonts w:ascii="Cambria Math" w:hAnsi="Cambria Math"/>
                </w:rPr>
                <m:t>app</m:t>
              </m:r>
              <m:ctrlPr>
                <w:rPr>
                  <w:rFonts w:ascii="Cambria Math" w:hAnsi="Cambria Math"/>
                </w:rPr>
              </m:ctrlPr>
            </m:sub>
          </m:sSub>
        </m:oMath>
      </m:oMathPara>
    </w:p>
    <w:p w14:paraId="583576E9">
      <w:pPr>
        <w:spacing w:before="120"/>
        <w:ind w:firstLine="420"/>
      </w:pPr>
      <w:r>
        <w:rPr>
          <w:rFonts w:hint="eastAsia"/>
        </w:rPr>
        <w:t xml:space="preserve">其中， </w:t>
      </w:r>
      <m:oMath>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1</m:t>
            </m:r>
            <m:ctrlPr>
              <w:rPr>
                <w:rFonts w:ascii="Cambria Math" w:hAnsi="Cambria Math"/>
              </w:rPr>
            </m:ctrlPr>
          </m:sub>
        </m:sSub>
      </m:oMath>
      <w:r>
        <w:rPr>
          <w:rFonts w:hint="eastAsia"/>
        </w:rPr>
        <w:t xml:space="preserve"> 和 </w:t>
      </w:r>
      <m:oMath>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2</m:t>
            </m:r>
            <m:ctrlPr>
              <w:rPr>
                <w:rFonts w:ascii="Cambria Math" w:hAnsi="Cambria Math"/>
              </w:rPr>
            </m:ctrlPr>
          </m:sub>
        </m:sSub>
      </m:oMath>
      <w:r>
        <w:rPr>
          <w:rFonts w:hint="eastAsia"/>
        </w:rPr>
        <w:t xml:space="preserve"> 是控制各项损失函数权重的超参数，在实验中设置 </w:t>
      </w:r>
      <m:oMath>
        <m:sSub>
          <m:sSubPr>
            <m:ctrlPr>
              <w:rPr>
                <w:rFonts w:ascii="Cambria Math" w:hAnsi="Cambria Math"/>
              </w:rPr>
            </m:ctrlPr>
          </m:sSubPr>
          <m:e>
            <m:r>
              <m:rPr>
                <m:sty m:val="p"/>
              </m:rPr>
              <w:rPr>
                <w:rFonts w:ascii="Cambria Math" w:hAnsi="Cambria Math"/>
              </w:rPr>
              <m:t>λ</m:t>
            </m:r>
            <m:ctrlPr>
              <w:rPr>
                <w:rFonts w:ascii="Cambria Math" w:hAnsi="Cambria Math"/>
              </w:rPr>
            </m:ctrlPr>
          </m:e>
          <m:sub>
            <m:r>
              <m:rPr>
                <m:sty m:val="p"/>
              </m:rPr>
              <w:rPr>
                <w:rFonts w:ascii="Cambria Math" w:hAnsi="Cambria Math"/>
              </w:rPr>
              <m:t>1</m:t>
            </m:r>
            <m:ctrlPr>
              <w:rPr>
                <w:rFonts w:ascii="Cambria Math" w:hAnsi="Cambria Math"/>
              </w:rPr>
            </m:ctrlPr>
          </m:sub>
        </m:sSub>
        <m:r>
          <m:rPr>
            <m:sty m:val="p"/>
          </m:rPr>
          <w:rPr>
            <w:rFonts w:ascii="Cambria Math" w:hAnsi="Cambria Math"/>
          </w:rPr>
          <m:t>=1</m:t>
        </m:r>
        <m:r>
          <m:rPr/>
          <w:rPr>
            <w:rFonts w:hint="eastAsia" w:ascii="Cambria Math" w:hAnsi="Cambria Math"/>
          </w:rPr>
          <m:t>e</m:t>
        </m:r>
        <m:r>
          <m:rPr>
            <m:sty m:val="p"/>
          </m:rPr>
          <w:rPr>
            <w:rFonts w:ascii="Cambria Math" w:hAnsi="Cambria Math"/>
          </w:rPr>
          <m:t xml:space="preserve">−3, </m:t>
        </m:r>
        <m:sSub>
          <m:sSubPr>
            <m:ctrlPr>
              <w:rPr>
                <w:rFonts w:ascii="Cambria Math" w:hAnsi="Cambria Math"/>
              </w:rPr>
            </m:ctrlPr>
          </m:sSubPr>
          <m:e>
            <m:r>
              <m:rPr>
                <m:sty m:val="p"/>
              </m:rPr>
              <w:rPr>
                <w:rFonts w:ascii="Cambria Math" w:hAnsi="Cambria Math"/>
              </w:rPr>
              <m:t xml:space="preserve"> λ</m:t>
            </m:r>
            <m:ctrlPr>
              <w:rPr>
                <w:rFonts w:ascii="Cambria Math" w:hAnsi="Cambria Math"/>
              </w:rPr>
            </m:ctrlPr>
          </m:e>
          <m:sub>
            <m:r>
              <m:rPr>
                <m:sty m:val="p"/>
              </m:rPr>
              <w:rPr>
                <w:rFonts w:ascii="Cambria Math" w:hAnsi="Cambria Math"/>
              </w:rPr>
              <m:t>2</m:t>
            </m:r>
            <m:ctrlPr>
              <w:rPr>
                <w:rFonts w:ascii="Cambria Math" w:hAnsi="Cambria Math"/>
              </w:rPr>
            </m:ctrlPr>
          </m:sub>
        </m:sSub>
        <m:r>
          <m:rPr>
            <m:sty m:val="p"/>
          </m:rPr>
          <w:rPr>
            <w:rFonts w:ascii="Cambria Math" w:hAnsi="Cambria Math"/>
          </w:rPr>
          <m:t>=2</m:t>
        </m:r>
        <m:r>
          <m:rPr/>
          <w:rPr>
            <w:rFonts w:ascii="Cambria Math" w:hAnsi="Cambria Math"/>
          </w:rPr>
          <m:t>e</m:t>
        </m:r>
        <m:r>
          <m:rPr>
            <m:sty m:val="p"/>
          </m:rPr>
          <w:rPr>
            <w:rFonts w:ascii="Cambria Math" w:hAnsi="Cambria Math"/>
          </w:rPr>
          <m:t>−4</m:t>
        </m:r>
      </m:oMath>
      <w:r>
        <w:rPr>
          <w:rFonts w:hint="eastAsia"/>
        </w:rPr>
        <w:t>。</w:t>
      </w:r>
    </w:p>
    <w:p w14:paraId="3DF4B482">
      <w:pPr>
        <w:spacing w:before="120"/>
        <w:ind w:firstLine="420"/>
      </w:pPr>
    </w:p>
    <w:p w14:paraId="1B827EF5">
      <w:pPr>
        <w:pStyle w:val="16"/>
        <w:spacing w:before="120" w:line="360" w:lineRule="exact"/>
        <w:ind w:firstLine="422"/>
        <w:rPr>
          <w:rFonts w:ascii="宋体"/>
          <w:color w:val="0000FF"/>
          <w:sz w:val="21"/>
          <w:szCs w:val="21"/>
        </w:rPr>
      </w:pPr>
      <w:r>
        <w:rPr>
          <w:rFonts w:ascii="宋体"/>
          <w:b/>
          <w:sz w:val="21"/>
          <w:szCs w:val="21"/>
        </w:rPr>
        <w:t>5</w:t>
      </w:r>
      <w:r>
        <w:rPr>
          <w:rFonts w:hint="eastAsia" w:ascii="宋体"/>
          <w:b/>
          <w:sz w:val="21"/>
          <w:szCs w:val="21"/>
        </w:rPr>
        <w:t>、本发明的关键点和欲保护点是什么？</w:t>
      </w:r>
      <w:r>
        <w:rPr>
          <w:rFonts w:hint="eastAsia" w:ascii="宋体"/>
          <w:color w:val="0000FF"/>
          <w:sz w:val="21"/>
          <w:szCs w:val="21"/>
        </w:rPr>
        <w:t>（对于上一部分给出的详细的完整技术方案，在本部分是提炼出技术方案的关键创新点，列出</w:t>
      </w:r>
      <w:r>
        <w:rPr>
          <w:color w:val="0000FF"/>
          <w:sz w:val="21"/>
          <w:szCs w:val="21"/>
        </w:rPr>
        <w:t>1</w:t>
      </w:r>
      <w:r>
        <w:rPr>
          <w:rFonts w:hint="eastAsia" w:ascii="宋体"/>
          <w:color w:val="0000FF"/>
          <w:sz w:val="21"/>
          <w:szCs w:val="21"/>
        </w:rPr>
        <w:t>、</w:t>
      </w:r>
      <w:r>
        <w:rPr>
          <w:color w:val="0000FF"/>
          <w:sz w:val="21"/>
          <w:szCs w:val="21"/>
        </w:rPr>
        <w:t>2</w:t>
      </w:r>
      <w:r>
        <w:rPr>
          <w:rFonts w:hint="eastAsia" w:ascii="宋体"/>
          <w:color w:val="0000FF"/>
          <w:sz w:val="21"/>
          <w:szCs w:val="21"/>
        </w:rPr>
        <w:t>、</w:t>
      </w:r>
      <w:r>
        <w:rPr>
          <w:color w:val="0000FF"/>
          <w:sz w:val="21"/>
          <w:szCs w:val="21"/>
        </w:rPr>
        <w:t>3...</w:t>
      </w:r>
      <w:r>
        <w:rPr>
          <w:rFonts w:hint="eastAsia" w:ascii="宋体"/>
          <w:color w:val="0000FF"/>
          <w:sz w:val="21"/>
          <w:szCs w:val="21"/>
        </w:rPr>
        <w:t>，以提醒代理人注意，便于专利代理人撰写权利要求书）</w:t>
      </w:r>
    </w:p>
    <w:p w14:paraId="182A63B6">
      <w:pPr>
        <w:spacing w:before="120"/>
        <w:ind w:firstLine="420"/>
      </w:pPr>
      <w:r>
        <w:rPr>
          <w:rFonts w:hint="eastAsia"/>
        </w:rPr>
        <w:t>1</w:t>
      </w:r>
      <w:r>
        <w:t xml:space="preserve">. </w:t>
      </w:r>
      <w:r>
        <w:rPr>
          <w:rFonts w:hint="eastAsia"/>
        </w:rPr>
        <w:t>有助于模型泛化性的采样和训练方式</w:t>
      </w:r>
    </w:p>
    <w:p w14:paraId="3BC94DE7">
      <w:pPr>
        <w:spacing w:before="120"/>
        <w:ind w:firstLine="420"/>
      </w:pPr>
      <w:r>
        <w:rPr>
          <w:rFonts w:hint="eastAsia"/>
        </w:rPr>
        <w:t>为了突破一个模型对应一个场景的范式限制，训练得到具有泛化能力的模型，本发明应用优化后的辐射场模型，其输入不再仅限于原始的五维输入数据，而是加入了与采样点相关的图像像素特征，并且在跨场景数据集上对神经辐射场进行预训练。为了更好的与本发明提出的射线正则化部分配合，并且避免因局部集中采样训练射线导致的对某个场景或局部区域的过拟合现象，保证模型的能力，本发明提出一个可控制的稀疏射线采样方式：首先随机的采样1</w:t>
      </w:r>
      <w:r>
        <w:t>12</w:t>
      </w:r>
      <w:r>
        <w:rPr>
          <w:rFonts w:hint="eastAsia"/>
        </w:rPr>
        <w:t>条射线并将其中最后1</w:t>
      </w:r>
      <w:r>
        <w:t>6</w:t>
      </w:r>
      <w:r>
        <w:rPr>
          <w:rFonts w:hint="eastAsia"/>
        </w:rPr>
        <w:t>条射线作为参考射线，然后在其附近采样1</w:t>
      </w:r>
      <w:r>
        <w:t>6</w:t>
      </w:r>
      <w:r>
        <w:rPr>
          <w:rFonts w:hint="eastAsia"/>
        </w:rPr>
        <w:t>条邻近的射线作为配对射线用于几何正则化。该做法既保证模型的泛化性，又保证了本发明的几何正则化部分的可控性。</w:t>
      </w:r>
    </w:p>
    <w:p w14:paraId="5828BB10">
      <w:pPr>
        <w:spacing w:before="120"/>
        <w:ind w:firstLine="420"/>
      </w:pPr>
      <w:r>
        <w:rPr>
          <w:szCs w:val="21"/>
        </w:rPr>
        <w:t xml:space="preserve">2. </w:t>
      </w:r>
      <w:r>
        <w:t>跨视角源图像特征的协作融合机制</w:t>
      </w:r>
    </w:p>
    <w:p w14:paraId="24763882">
      <w:pPr>
        <w:spacing w:before="120"/>
        <w:ind w:firstLine="420"/>
      </w:pPr>
      <w:r>
        <w:rPr>
          <w:rFonts w:hint="eastAsia"/>
        </w:rPr>
        <w:t>为解决源视图数量不足情况下的信息稀疏问题，本发明采用一种跨视角的特征协同融合方法，以自适应地整合来自不同源视图的特征。该协同融合方法通过引入注意力机制，隐含地考虑了三维场景的几何先验，同时通过整合来自不同视点的相关信息来校正被遮挡区域的特征。具体而言，与以往方法侧重于像素级特征不同，本发明关注更全局的图像块，旨在生成多个融合后的特征体，这些特征体包含了来自其他源视图的信息。本发明选择了注意力机制作为可训练的聚合函数，其具有选择性地强调源视图中的重要特征的能力，通过整合不同视点中相应部分的信息并突出重要信息以校正被遮挡区域的特征。同时，为了确保适应任意数量的输入源视图，在每次融合时选择一个参考源视图特征体作为锚点，将其他所有源视图的特征体合并，作为锚点源视图的辅助特征体，并逐步的融合锚点和辅助特征体。这个过程可以看作是不同视角源图像之间的相互协同作用，这种跨视角的融合过程有助于隐式地建模源图像的每个局部区域在其他视图中的对应区域，以实现不同视图信息的对齐，并利用来自多个视角的融合信息来纠正源图像中可能存在的潜在偏差。此外，这个过程还有助于增强同一场景的多视角一致性。</w:t>
      </w:r>
    </w:p>
    <w:p w14:paraId="332252E0">
      <w:pPr>
        <w:spacing w:before="120"/>
        <w:ind w:firstLine="420"/>
      </w:pPr>
      <w:r>
        <w:t>3. 基于相邻目标射线的自监督几何外观正则化</w:t>
      </w:r>
    </w:p>
    <w:p w14:paraId="031EB658">
      <w:pPr>
        <w:spacing w:before="120"/>
        <w:ind w:firstLine="420"/>
      </w:pPr>
      <w:r>
        <w:rPr>
          <w:rFonts w:hint="eastAsia"/>
        </w:rPr>
        <w:t>为了减缓缺失密集监督下的几何与外观失真问题，尽可能保证相邻区域在不同视角中的几何外观一致性，本发明研究在不加入任何额外监督的情况下对模型进行几何与外观两个方面的正则化约束，该约束直接针对重建场景的每个采样点，实现更加局部更加细节的优化。具体而言，为了实现几何正则化，本发明使用相邻采样点的体密度预测结果相互监督的方法，以约束神经辐射场在局部区域的几何稳定性，最大程度地减少相邻目标射线预测深度之间的差异。该操作相当于平滑了相邻区域的几何形状，可以减轻空间中某个点体密度值剧烈变化的情况，并进一步防止重建结果中出现雾状漂浮物缺陷的可能性。在外观正则化方面，本发明研究了使用目标射线对应的源视图极线来约束目标射线的颜色生成。在源视图中，与每个目标射线最相关的区域应该对应于其投影所得的源视图极线。因此，使用极线的颜色作为目标射线颜色的伪标签。需要注意的是，在计算伪标签时，需排除不正确投影的点。由于仍然存在部分遮挡区域，直接将极线上每个对应点的颜色调整到伪标签可能会引入一些负面偏差，因此本发明选择了拉近伪标签和预测</w:t>
      </w:r>
      <w:r>
        <w:t>值之间的KL散度</w:t>
      </w:r>
      <w:r>
        <w:rPr>
          <w:rFonts w:hint="eastAsia"/>
        </w:rPr>
        <w:t>。</w:t>
      </w:r>
    </w:p>
    <w:p w14:paraId="478C1408">
      <w:pPr>
        <w:tabs>
          <w:tab w:val="left" w:pos="383"/>
          <w:tab w:val="left" w:pos="2122"/>
          <w:tab w:val="left" w:pos="3491"/>
          <w:tab w:val="left" w:pos="4872"/>
          <w:tab w:val="left" w:pos="5256"/>
          <w:tab w:val="left" w:pos="7200"/>
        </w:tabs>
        <w:spacing w:before="120"/>
        <w:ind w:firstLine="420"/>
        <w:rPr>
          <w:rFonts w:ascii="楷体" w:hAnsi="楷体" w:eastAsia="楷体"/>
          <w:szCs w:val="21"/>
        </w:rPr>
      </w:pPr>
    </w:p>
    <w:p w14:paraId="248F73F2">
      <w:pPr>
        <w:pStyle w:val="16"/>
        <w:spacing w:before="120" w:line="360" w:lineRule="exact"/>
        <w:ind w:firstLine="422"/>
        <w:rPr>
          <w:i/>
          <w:sz w:val="21"/>
          <w:szCs w:val="21"/>
        </w:rPr>
      </w:pPr>
      <w:r>
        <w:rPr>
          <w:rFonts w:ascii="宋体"/>
          <w:b/>
          <w:sz w:val="21"/>
          <w:szCs w:val="21"/>
          <w:highlight w:val="cyan"/>
        </w:rPr>
        <w:t>6</w:t>
      </w:r>
      <w:r>
        <w:rPr>
          <w:rFonts w:hint="eastAsia" w:ascii="宋体"/>
          <w:b/>
          <w:sz w:val="21"/>
          <w:szCs w:val="21"/>
          <w:highlight w:val="cyan"/>
        </w:rPr>
        <w:t>、</w:t>
      </w:r>
      <w:r>
        <w:rPr>
          <w:rFonts w:hint="eastAsia" w:ascii="宋体"/>
          <w:b/>
          <w:sz w:val="21"/>
          <w:szCs w:val="21"/>
        </w:rPr>
        <w:t>用</w:t>
      </w:r>
      <w:r>
        <w:rPr>
          <w:rFonts w:hint="eastAsia" w:ascii="宋体"/>
          <w:b/>
          <w:sz w:val="21"/>
          <w:szCs w:val="21"/>
          <w:u w:val="single"/>
        </w:rPr>
        <w:t>推理方式推导出</w:t>
      </w:r>
      <w:r>
        <w:rPr>
          <w:rFonts w:hint="eastAsia" w:ascii="宋体"/>
          <w:b/>
          <w:sz w:val="21"/>
          <w:szCs w:val="21"/>
        </w:rPr>
        <w:t>本发明的优点</w:t>
      </w:r>
      <w:r>
        <w:rPr>
          <w:rFonts w:hint="eastAsia" w:ascii="宋体"/>
          <w:color w:val="0000FF"/>
          <w:sz w:val="21"/>
          <w:szCs w:val="21"/>
        </w:rPr>
        <w:t>（务必与</w:t>
      </w:r>
      <w:r>
        <w:rPr>
          <w:rFonts w:hint="eastAsia" w:ascii="宋体"/>
          <w:color w:val="0000FF"/>
          <w:sz w:val="21"/>
          <w:szCs w:val="21"/>
          <w:highlight w:val="cyan"/>
        </w:rPr>
        <w:t>第3部</w:t>
      </w:r>
      <w:r>
        <w:rPr>
          <w:rFonts w:hint="eastAsia" w:ascii="宋体"/>
          <w:color w:val="0000FF"/>
          <w:sz w:val="21"/>
          <w:szCs w:val="21"/>
        </w:rPr>
        <w:t>分的现有技术的缺点相对应）</w:t>
      </w:r>
      <w:r>
        <w:rPr>
          <w:rFonts w:hint="eastAsia" w:ascii="宋体"/>
          <w:sz w:val="21"/>
          <w:szCs w:val="21"/>
        </w:rPr>
        <w:t>，可以对应</w:t>
      </w:r>
      <w:r>
        <w:rPr>
          <w:sz w:val="21"/>
          <w:szCs w:val="21"/>
        </w:rPr>
        <w:t>3</w:t>
      </w:r>
      <w:r>
        <w:rPr>
          <w:rFonts w:hint="eastAsia" w:ascii="宋体"/>
          <w:sz w:val="21"/>
          <w:szCs w:val="21"/>
        </w:rPr>
        <w:t xml:space="preserve">部分所要解决的技术问题或发明目的来描述。 </w:t>
      </w:r>
    </w:p>
    <w:p w14:paraId="03D5B018">
      <w:pPr>
        <w:spacing w:before="120"/>
        <w:ind w:firstLine="422"/>
      </w:pPr>
      <w:r>
        <w:rPr>
          <w:rFonts w:hint="eastAsia"/>
          <w:b/>
          <w:bCs/>
        </w:rPr>
        <w:t>（</w:t>
      </w:r>
      <w:r>
        <w:rPr>
          <w:b/>
          <w:bCs/>
        </w:rPr>
        <w:t>1</w:t>
      </w:r>
      <w:r>
        <w:rPr>
          <w:rFonts w:hint="eastAsia"/>
          <w:b/>
          <w:bCs/>
        </w:rPr>
        <w:t>）提高模型泛化性的建模方式。</w:t>
      </w:r>
      <w:r>
        <w:rPr>
          <w:rFonts w:hint="eastAsia"/>
        </w:rPr>
        <w:t>为了突破一个模型对应一个场景的范式限制，训练得到具有泛化能力的模型，本发明构建了一个优化后的辐射场模型，</w:t>
      </w:r>
      <w:r>
        <w:t>在</w:t>
      </w:r>
      <w:r>
        <w:rPr>
          <w:rFonts w:hint="eastAsia"/>
        </w:rPr>
        <w:t>神经辐射场</w:t>
      </w:r>
      <w:r>
        <w:t>的</w:t>
      </w:r>
      <w:r>
        <w:rPr>
          <w:rFonts w:hint="eastAsia"/>
        </w:rPr>
        <w:t xml:space="preserve"> </w:t>
      </w:r>
      <w:r>
        <w:t>5D 输入基础上</w:t>
      </w:r>
      <w:r>
        <w:rPr>
          <w:rFonts w:hint="eastAsia"/>
        </w:rPr>
        <w:t>引入</w:t>
      </w:r>
      <w:r>
        <w:t>另外一源图像像素特征</w:t>
      </w:r>
      <w:r>
        <w:rPr>
          <w:rFonts w:hint="eastAsia"/>
        </w:rPr>
        <w:t>，并且选择在跨场景数据集上对模型进行预训练，该做法使得预训练的神经辐射场在面对不同像素特征的输入时能够产生不同的预测结果。即使在面对未知的场景时，只要提供与该场景相关的源图像像素特征，神经辐射场也能够准确预测新场景的几何和外观，从而实现模型的泛化能力。</w:t>
      </w:r>
    </w:p>
    <w:p w14:paraId="37D1393C">
      <w:pPr>
        <w:spacing w:before="120"/>
        <w:ind w:firstLine="422"/>
      </w:pPr>
      <w:r>
        <w:rPr>
          <w:rFonts w:hint="eastAsia"/>
          <w:b/>
          <w:bCs/>
        </w:rPr>
        <w:t>（</w:t>
      </w:r>
      <w:r>
        <w:rPr>
          <w:b/>
          <w:bCs/>
        </w:rPr>
        <w:t>2</w:t>
      </w:r>
      <w:r>
        <w:rPr>
          <w:rFonts w:hint="eastAsia"/>
          <w:b/>
          <w:bCs/>
        </w:rPr>
        <w:t>）研究不同视角之间的协作融合机制</w:t>
      </w:r>
      <w:r>
        <w:rPr>
          <w:rFonts w:hint="eastAsia"/>
        </w:rPr>
        <w:t>。本发明通过跨视角的协作融合机制将多视图补偿和一致性集成到神经辐射场中，在无需加入任何额外监督信息的前提下，对齐来自不同视图的信息。由于源视图数量有限，难免会有部分的场景信息是未被覆盖的，或者是存在负面偏差的，例如某局部区域在某个源视图中可见，然而在目标视图中处于被遮挡区域这种情况。</w:t>
      </w:r>
      <w:r>
        <w:rPr>
          <w:rFonts w:hint="eastAsia" w:ascii="宋体" w:hAnsi="宋体"/>
          <w:szCs w:val="21"/>
        </w:rPr>
        <w:t>本发明通过跨视角的协作融合机制将多视图补偿和一致性集成到神经辐射场中，在无需加入任何额外监督信息的前提下，对齐来自不同视图的信息。</w:t>
      </w:r>
      <w:r>
        <w:rPr>
          <w:rFonts w:hint="eastAsia"/>
        </w:rPr>
        <w:t>通过融合跨视图的源图像特征体，我们可以增强有限的稀疏信息。根据像素空间到相机空间的坐标变换，某个图像块的确切空间位置可以通过使用相机参数将它们重投影到 3D</w:t>
      </w:r>
      <w:r>
        <w:t xml:space="preserve"> </w:t>
      </w:r>
      <w:r>
        <w:rPr>
          <w:rFonts w:hint="eastAsia"/>
        </w:rPr>
        <w:t>空间中来确定。而通过跨视图的特征融合，我们可以利用注意力机制将相关的图像块互相匹配并且隐式实现相关区域的空间位置定位。注意力机制作为可训练的聚合函数，可以选择性地强调源视图中的重要特征，通过结合不同视点中相对应部分的信息，并且强调重要的信息来校正被遮挡区域的特征。该过程可以被视作不同视角源图像之间的互相协作，这种跨视角的融合过程有助于隐式建模源图像的每个局部区域在其他视图中的对应区域，从而对齐来自不同视图的信息，并且可以利用来自多个视角的融合信息来校正源图像中可能存在的潜在偏差，此外这个过程也有助于增强同一场景的多视角一致性。</w:t>
      </w:r>
    </w:p>
    <w:p w14:paraId="708D90F1">
      <w:pPr>
        <w:spacing w:before="120"/>
        <w:ind w:firstLine="422"/>
      </w:pPr>
      <w:r>
        <w:rPr>
          <w:rFonts w:hint="eastAsia"/>
          <w:b/>
          <w:bCs/>
        </w:rPr>
        <w:t>（</w:t>
      </w:r>
      <w:r>
        <w:rPr>
          <w:b/>
          <w:bCs/>
        </w:rPr>
        <w:t>3</w:t>
      </w:r>
      <w:r>
        <w:rPr>
          <w:rFonts w:hint="eastAsia"/>
          <w:b/>
          <w:bCs/>
        </w:rPr>
        <w:t>）设计目标射线的正则化。</w:t>
      </w:r>
      <w:r>
        <w:rPr>
          <w:rFonts w:hint="eastAsia"/>
        </w:rPr>
        <w:t>通过多方向目标射线的自监督约束实现相邻区域的几何正则化，同时利用目标射线对应的源视图极线约束目标射线的颜色预测，以实现更加直接的几何和外观约束。本发明进一步探索如何将协作机制拓展到神经辐射场的输出端，虽然原始的神经辐射场输入的是每个采样点的坐标和视角方向输出的也是每个采样点的辐射值，但是对于每个采样点的辐射值并没有可以直接用做监督的真值信号，我们用于监督的都是对应一条目标射线上所有采样点的渲染结果的一个真实目标像素颜色。我们研究使用现有的信息对模型进行几何与外观两个方面的正则化约束。其中，</w:t>
      </w:r>
      <w:r>
        <w:t>几何正则化采用自监督方法，旨</w:t>
      </w:r>
      <w:r>
        <w:rPr>
          <w:rFonts w:hint="eastAsia"/>
        </w:rPr>
        <w:t>在于</w:t>
      </w:r>
      <w:r>
        <w:t>最大限度地减少相邻目标射线预测深度之间的差异</w:t>
      </w:r>
      <w:r>
        <w:rPr>
          <w:rFonts w:hint="eastAsia"/>
        </w:rPr>
        <w:t>。</w:t>
      </w:r>
      <w:r>
        <w:t>外观正则化利用与每个目标射线的源视图中对应的极线作为颜色伪标签</w:t>
      </w:r>
      <w:r>
        <w:rPr>
          <w:rFonts w:hint="eastAsia"/>
        </w:rPr>
        <w:t>，从而</w:t>
      </w:r>
      <w:r>
        <w:t>引导目标射线的生成。</w:t>
      </w:r>
    </w:p>
    <w:p w14:paraId="10DE5F89">
      <w:pPr>
        <w:spacing w:before="120"/>
        <w:ind w:firstLine="420"/>
      </w:pPr>
      <w:r>
        <w:rPr>
          <w:rFonts w:hint="eastAsia"/>
          <w:szCs w:val="21"/>
        </w:rPr>
        <w:t>总结起来，</w:t>
      </w:r>
      <w:r>
        <w:rPr>
          <w:rFonts w:hint="eastAsia"/>
        </w:rPr>
        <w:t>与现有技术相比，本发明具有以下有益效果：</w:t>
      </w:r>
    </w:p>
    <w:p w14:paraId="5B2614B3">
      <w:pPr>
        <w:spacing w:before="120"/>
        <w:ind w:firstLine="420"/>
      </w:pPr>
      <w:r>
        <w:rPr>
          <w:rFonts w:hint="eastAsia"/>
        </w:rPr>
        <w:t>（1）优异的泛化性：本发明所提出的协作机制使模型具备隐式建模场景几何和外观的能力，从而可以广泛应用于未知新场景并实现高效的新视角重建。</w:t>
      </w:r>
    </w:p>
    <w:p w14:paraId="3E03B40E">
      <w:pPr>
        <w:spacing w:before="120"/>
        <w:ind w:firstLine="420"/>
      </w:pPr>
      <w:r>
        <w:rPr>
          <w:rFonts w:hint="eastAsia"/>
        </w:rPr>
        <w:t>（</w:t>
      </w:r>
      <w:r>
        <w:t>2</w:t>
      </w:r>
      <w:r>
        <w:rPr>
          <w:rFonts w:hint="eastAsia"/>
        </w:rPr>
        <w:t>）协作融合机制：本发明提出了一个新颖的跨视角协作模块，在输入和输出端将多视图补偿和一致性集成到神经辐射场中，以对齐来自不同视图的信息。</w:t>
      </w:r>
    </w:p>
    <w:p w14:paraId="2F1F5A26">
      <w:pPr>
        <w:spacing w:before="120"/>
        <w:ind w:firstLine="420"/>
      </w:pPr>
      <w:r>
        <w:rPr>
          <w:rFonts w:hint="eastAsia"/>
        </w:rPr>
        <w:t>（</w:t>
      </w:r>
      <w:r>
        <w:t>3</w:t>
      </w:r>
      <w:r>
        <w:rPr>
          <w:rFonts w:hint="eastAsia"/>
        </w:rPr>
        <w:t>）射线的正则化：通过多方向目标射线的自监督约束实现相邻区域的几何正则化。此外，利用目标射线对应的原视图极线约束目标射线的颜色预测。</w:t>
      </w:r>
    </w:p>
    <w:p w14:paraId="2E5FC044">
      <w:pPr>
        <w:spacing w:before="120"/>
        <w:ind w:firstLine="420"/>
        <w:rPr>
          <w:szCs w:val="21"/>
        </w:rPr>
      </w:pPr>
    </w:p>
    <w:p w14:paraId="79C5303E">
      <w:pPr>
        <w:pStyle w:val="16"/>
        <w:spacing w:before="120" w:line="360" w:lineRule="exact"/>
        <w:ind w:firstLine="422"/>
        <w:rPr>
          <w:color w:val="0000FF"/>
          <w:sz w:val="21"/>
          <w:szCs w:val="21"/>
        </w:rPr>
      </w:pPr>
      <w:r>
        <w:rPr>
          <w:rFonts w:ascii="宋体"/>
          <w:b/>
          <w:sz w:val="21"/>
          <w:szCs w:val="21"/>
        </w:rPr>
        <w:t>7</w:t>
      </w:r>
      <w:r>
        <w:rPr>
          <w:rFonts w:hint="eastAsia" w:ascii="宋体"/>
          <w:b/>
          <w:sz w:val="21"/>
          <w:szCs w:val="21"/>
        </w:rPr>
        <w:t>、针对</w:t>
      </w:r>
      <w:r>
        <w:rPr>
          <w:rFonts w:ascii="宋体"/>
          <w:b/>
          <w:sz w:val="21"/>
          <w:szCs w:val="21"/>
        </w:rPr>
        <w:t>4</w:t>
      </w:r>
      <w:r>
        <w:rPr>
          <w:rFonts w:hint="eastAsia" w:ascii="宋体"/>
          <w:b/>
          <w:sz w:val="21"/>
          <w:szCs w:val="21"/>
        </w:rPr>
        <w:t>中的技术方案，是否还有别的</w:t>
      </w:r>
      <w:r>
        <w:rPr>
          <w:rFonts w:hint="eastAsia" w:ascii="宋体"/>
          <w:b/>
          <w:sz w:val="21"/>
          <w:szCs w:val="21"/>
          <w:u w:val="single"/>
        </w:rPr>
        <w:t>替代方案</w:t>
      </w:r>
      <w:r>
        <w:rPr>
          <w:rFonts w:hint="eastAsia" w:ascii="宋体"/>
          <w:b/>
          <w:sz w:val="21"/>
          <w:szCs w:val="21"/>
        </w:rPr>
        <w:t>同样能完成发明目的？</w:t>
      </w:r>
      <w:r>
        <w:rPr>
          <w:color w:val="0000FF"/>
          <w:sz w:val="21"/>
          <w:szCs w:val="21"/>
        </w:rPr>
        <w:t xml:space="preserve"> </w:t>
      </w:r>
    </w:p>
    <w:p w14:paraId="3E138AD6">
      <w:pPr>
        <w:spacing w:before="120"/>
        <w:ind w:firstLine="420"/>
      </w:pPr>
      <w:r>
        <w:rPr>
          <w:rFonts w:hint="eastAsia"/>
        </w:rPr>
        <w:t>无</w:t>
      </w:r>
    </w:p>
    <w:p w14:paraId="0EC21201">
      <w:pPr>
        <w:pStyle w:val="16"/>
        <w:spacing w:before="120" w:line="360" w:lineRule="exact"/>
        <w:ind w:firstLine="422"/>
        <w:rPr>
          <w:color w:val="0000FF"/>
          <w:sz w:val="21"/>
          <w:szCs w:val="21"/>
        </w:rPr>
      </w:pPr>
      <w:r>
        <w:rPr>
          <w:b/>
          <w:sz w:val="21"/>
          <w:szCs w:val="21"/>
        </w:rPr>
        <w:t>8</w:t>
      </w:r>
      <w:r>
        <w:rPr>
          <w:rFonts w:hint="eastAsia" w:ascii="宋体"/>
          <w:b/>
          <w:sz w:val="21"/>
          <w:szCs w:val="21"/>
        </w:rPr>
        <w:t>、其他有助于专利代理人理解本技术的资料</w:t>
      </w:r>
      <w:r>
        <w:rPr>
          <w:rFonts w:hint="eastAsia" w:ascii="宋体"/>
          <w:color w:val="0000FF"/>
          <w:sz w:val="21"/>
          <w:szCs w:val="21"/>
        </w:rPr>
        <w:t>（给代理人提供更多的信息，可以有助于代理人更好更快的完成申请文件）</w:t>
      </w:r>
    </w:p>
    <w:p w14:paraId="4639772C">
      <w:pPr>
        <w:pStyle w:val="16"/>
        <w:spacing w:before="120" w:line="360" w:lineRule="exact"/>
        <w:ind w:firstLine="420"/>
        <w:rPr>
          <w:color w:val="0000FF"/>
          <w:sz w:val="21"/>
          <w:szCs w:val="21"/>
        </w:rPr>
      </w:pPr>
    </w:p>
    <w:p w14:paraId="6AA2DC7E">
      <w:pPr>
        <w:spacing w:before="120"/>
        <w:ind w:firstLine="422"/>
        <w:jc w:val="left"/>
        <w:rPr>
          <w:rFonts w:ascii="楷体" w:hAnsi="楷体" w:eastAsia="楷体" w:cs="宋体"/>
          <w:b/>
          <w:color w:val="000000"/>
          <w:szCs w:val="21"/>
        </w:rPr>
      </w:pPr>
      <w:r>
        <w:rPr>
          <w:b/>
          <w:szCs w:val="21"/>
        </w:rPr>
        <w:t>9</w:t>
      </w:r>
      <w:r>
        <w:rPr>
          <w:rFonts w:hint="eastAsia" w:ascii="宋体"/>
          <w:b/>
          <w:szCs w:val="21"/>
        </w:rPr>
        <w:t>、</w:t>
      </w:r>
      <w:r>
        <w:rPr>
          <w:rFonts w:hint="eastAsia" w:ascii="楷体" w:hAnsi="楷体" w:eastAsia="楷体" w:cs="宋体"/>
          <w:b/>
          <w:color w:val="000000"/>
          <w:szCs w:val="21"/>
        </w:rPr>
        <w:t>案例（实施例）</w:t>
      </w:r>
    </w:p>
    <w:p w14:paraId="39C5FDD2">
      <w:pPr>
        <w:spacing w:before="120"/>
        <w:ind w:firstLine="420"/>
        <w:rPr>
          <w:u w:val="single"/>
        </w:rPr>
      </w:pPr>
      <w:r>
        <w:rPr>
          <w:rFonts w:hint="eastAsia"/>
          <w:u w:val="single"/>
        </w:rPr>
        <w:t>数据集</w:t>
      </w:r>
    </w:p>
    <w:p w14:paraId="3F15D072">
      <w:pPr>
        <w:spacing w:before="120"/>
        <w:ind w:firstLine="420"/>
      </w:pPr>
      <w:r>
        <w:rPr>
          <w:rFonts w:hint="eastAsia"/>
        </w:rPr>
        <w:t>实验在 DTU、</w:t>
      </w:r>
      <w:r>
        <w:t xml:space="preserve">LLFF </w:t>
      </w:r>
      <w:r>
        <w:rPr>
          <w:rFonts w:hint="eastAsia"/>
        </w:rPr>
        <w:t>数据集上进行测试。为了证明模型的泛化能力，本发明额外引导了一个在DTU上进行训练，并在 LLFF</w:t>
      </w:r>
      <w:r>
        <w:t xml:space="preserve"> </w:t>
      </w:r>
      <w:r>
        <w:rPr>
          <w:rFonts w:hint="eastAsia"/>
        </w:rPr>
        <w:t>上测试的实验。为了评估本发明在少视角输入下的新视角合成质量，分别进行了 3</w:t>
      </w:r>
      <w:r>
        <w:t xml:space="preserve"> </w:t>
      </w:r>
      <w:r>
        <w:rPr>
          <w:rFonts w:hint="eastAsia"/>
        </w:rPr>
        <w:t>视图、6</w:t>
      </w:r>
      <w:r>
        <w:t xml:space="preserve"> </w:t>
      </w:r>
      <w:r>
        <w:rPr>
          <w:rFonts w:hint="eastAsia"/>
        </w:rPr>
        <w:t>视图和 9</w:t>
      </w:r>
      <w:r>
        <w:t xml:space="preserve"> </w:t>
      </w:r>
      <w:r>
        <w:rPr>
          <w:rFonts w:hint="eastAsia"/>
        </w:rPr>
        <w:t>视图输入的实验。</w:t>
      </w:r>
    </w:p>
    <w:p w14:paraId="377D8BE9">
      <w:pPr>
        <w:spacing w:before="120"/>
        <w:ind w:firstLine="420"/>
        <w:rPr>
          <w:u w:val="single"/>
        </w:rPr>
      </w:pPr>
      <w:r>
        <w:rPr>
          <w:rFonts w:hint="eastAsia"/>
          <w:u w:val="single"/>
        </w:rPr>
        <w:t>方法应用</w:t>
      </w:r>
    </w:p>
    <w:p w14:paraId="11C0CCB1">
      <w:pPr>
        <w:spacing w:before="120"/>
        <w:ind w:firstLine="420"/>
      </w:pPr>
      <w:r>
        <w:rPr>
          <w:rFonts w:hint="eastAsia"/>
        </w:rPr>
        <w:t xml:space="preserve">本发明在发射目标射线时使用随机的原点和方向，使用的目标射线数量为 </w:t>
      </w:r>
      <m:oMath>
        <m:sSub>
          <m:sSubPr>
            <m:ctrlPr>
              <w:rPr>
                <w:rFonts w:ascii="Cambria Math" w:hAnsi="Cambria Math"/>
              </w:rPr>
            </m:ctrlPr>
          </m:sSubPr>
          <m:e>
            <m:r>
              <m:rPr/>
              <w:rPr>
                <w:rFonts w:ascii="Cambria Math" w:hAnsi="Cambria Math"/>
              </w:rPr>
              <m:t>N</m:t>
            </m:r>
            <m:ctrlPr>
              <w:rPr>
                <w:rFonts w:ascii="Cambria Math" w:hAnsi="Cambria Math"/>
              </w:rPr>
            </m:ctrlPr>
          </m:e>
          <m:sub>
            <m:r>
              <m:rPr/>
              <w:rPr>
                <w:rFonts w:ascii="Cambria Math" w:hAnsi="Cambria Math"/>
              </w:rPr>
              <m:t>r</m:t>
            </m:r>
            <m:ctrlPr>
              <w:rPr>
                <w:rFonts w:ascii="Cambria Math" w:hAnsi="Cambria Math"/>
              </w:rPr>
            </m:ctrlPr>
          </m:sub>
        </m:sSub>
        <m:r>
          <m:rPr>
            <m:sty m:val="p"/>
          </m:rPr>
          <w:rPr>
            <w:rFonts w:ascii="Cambria Math" w:hAnsi="Cambria Math"/>
          </w:rPr>
          <m:t>=128</m:t>
        </m:r>
      </m:oMath>
      <w:r>
        <w:rPr>
          <w:rFonts w:hint="eastAsia"/>
        </w:rPr>
        <w:t>。首先随机的采样 1</w:t>
      </w:r>
      <w:r>
        <w:t xml:space="preserve">12 </w:t>
      </w:r>
      <w:r>
        <w:rPr>
          <w:rFonts w:hint="eastAsia"/>
        </w:rPr>
        <w:t>条射线并将其中最后 1</w:t>
      </w:r>
      <w:r>
        <w:t xml:space="preserve">6 </w:t>
      </w:r>
      <w:r>
        <w:rPr>
          <w:rFonts w:hint="eastAsia"/>
        </w:rPr>
        <w:t>条射线作为参考射线，然后在其附近采样1</w:t>
      </w:r>
      <w:r>
        <w:t>6</w:t>
      </w:r>
      <w:r>
        <w:rPr>
          <w:rFonts w:hint="eastAsia"/>
        </w:rPr>
        <w:t>条邻近的射线作为配对射线用于几何正则化。这些新采样的射线与参考射线共享相同的相机参数和原点，但在像素平面上显示最多 7</w:t>
      </w:r>
      <w:r>
        <w:t xml:space="preserve"> </w:t>
      </w:r>
      <w:r>
        <w:rPr>
          <w:rFonts w:hint="eastAsia"/>
        </w:rPr>
        <w:t>个像素的偏移。对于 3</w:t>
      </w:r>
      <w:r>
        <w:t xml:space="preserve"> </w:t>
      </w:r>
      <w:r>
        <w:rPr>
          <w:rFonts w:hint="eastAsia"/>
        </w:rPr>
        <w:t>视图和 6</w:t>
      </w:r>
      <w:r>
        <w:t xml:space="preserve"> </w:t>
      </w:r>
      <w:r>
        <w:rPr>
          <w:rFonts w:hint="eastAsia"/>
        </w:rPr>
        <w:t>视图的训练，我们将训练批次大小（Batch</w:t>
      </w:r>
      <w:r>
        <w:t xml:space="preserve"> Size, </w:t>
      </w:r>
      <w:r>
        <w:rPr>
          <w:rFonts w:hint="eastAsia"/>
        </w:rPr>
        <w:t>BS）设置为 3，对于 9</w:t>
      </w:r>
      <w:r>
        <w:t xml:space="preserve"> </w:t>
      </w:r>
      <w:r>
        <w:rPr>
          <w:rFonts w:hint="eastAsia"/>
        </w:rPr>
        <w:t>视图的训练，BS</w:t>
      </w:r>
      <w:r>
        <w:t xml:space="preserve"> </w:t>
      </w:r>
      <w:r>
        <w:rPr>
          <w:rFonts w:hint="eastAsia"/>
        </w:rPr>
        <w:t>设置为 2。整个训练过程中保持固定 1e</w:t>
      </w:r>
      <w:r>
        <w:t>-</w:t>
      </w:r>
      <w:r>
        <w:rPr>
          <w:rFonts w:hint="eastAsia"/>
        </w:rPr>
        <w:t>4</w:t>
      </w:r>
      <w:r>
        <w:t xml:space="preserve"> </w:t>
      </w:r>
      <w:r>
        <w:rPr>
          <w:rFonts w:hint="eastAsia"/>
        </w:rPr>
        <w:t>的学习率。</w:t>
      </w:r>
    </w:p>
    <w:p w14:paraId="49751E36">
      <w:pPr>
        <w:spacing w:before="120"/>
        <w:ind w:firstLine="420"/>
        <w:rPr>
          <w:u w:val="single"/>
        </w:rPr>
      </w:pPr>
      <w:r>
        <w:rPr>
          <w:rFonts w:hint="eastAsia"/>
          <w:u w:val="single"/>
        </w:rPr>
        <w:t>实施效果对比</w:t>
      </w:r>
    </w:p>
    <w:p w14:paraId="3C7C428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kern w:val="2"/>
          <w:szCs w:val="21"/>
        </w:rPr>
        <w:t>表1</w:t>
      </w:r>
      <w:r>
        <w:rPr>
          <w:kern w:val="2"/>
          <w:szCs w:val="21"/>
        </w:rPr>
        <w:t xml:space="preserve"> </w:t>
      </w:r>
      <w:r>
        <w:rPr>
          <w:rFonts w:hint="eastAsia"/>
          <w:kern w:val="2"/>
          <w:szCs w:val="21"/>
        </w:rPr>
        <w:t>DTU数据集上本发明</w:t>
      </w:r>
      <w:r>
        <w:rPr>
          <w:rFonts w:hint="eastAsia" w:hAnsi="宋体"/>
          <w:kern w:val="2"/>
          <w:szCs w:val="21"/>
        </w:rPr>
        <w:t>与其他模型的对比实验结果</w:t>
      </w:r>
    </w:p>
    <w:tbl>
      <w:tblPr>
        <w:tblStyle w:val="31"/>
        <w:tblW w:w="0" w:type="auto"/>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1"/>
        <w:gridCol w:w="1707"/>
        <w:gridCol w:w="851"/>
        <w:gridCol w:w="850"/>
        <w:gridCol w:w="851"/>
        <w:gridCol w:w="850"/>
        <w:gridCol w:w="851"/>
        <w:gridCol w:w="872"/>
      </w:tblGrid>
      <w:tr w14:paraId="3113A3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vMerge w:val="restart"/>
            <w:tcBorders>
              <w:left w:val="nil"/>
            </w:tcBorders>
          </w:tcPr>
          <w:p w14:paraId="0610FCD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方法</w:t>
            </w:r>
          </w:p>
        </w:tc>
        <w:tc>
          <w:tcPr>
            <w:tcW w:w="1707" w:type="dxa"/>
            <w:vMerge w:val="restart"/>
          </w:tcPr>
          <w:p w14:paraId="54C004F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实验设定</w:t>
            </w:r>
          </w:p>
        </w:tc>
        <w:tc>
          <w:tcPr>
            <w:tcW w:w="2552" w:type="dxa"/>
            <w:gridSpan w:val="3"/>
            <w:tcBorders>
              <w:bottom w:val="nil"/>
            </w:tcBorders>
          </w:tcPr>
          <w:p w14:paraId="658A66AB">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PSNR</w:t>
            </w:r>
          </w:p>
        </w:tc>
        <w:tc>
          <w:tcPr>
            <w:tcW w:w="2573" w:type="dxa"/>
            <w:gridSpan w:val="3"/>
            <w:tcBorders>
              <w:bottom w:val="nil"/>
              <w:right w:val="nil"/>
            </w:tcBorders>
          </w:tcPr>
          <w:p w14:paraId="0991952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SSIM</w:t>
            </w:r>
          </w:p>
        </w:tc>
      </w:tr>
      <w:tr w14:paraId="74BFC1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vMerge w:val="continue"/>
            <w:tcBorders>
              <w:left w:val="nil"/>
              <w:bottom w:val="single" w:color="auto" w:sz="4" w:space="0"/>
            </w:tcBorders>
          </w:tcPr>
          <w:p w14:paraId="596BB7C7">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1707" w:type="dxa"/>
            <w:vMerge w:val="continue"/>
          </w:tcPr>
          <w:p w14:paraId="14763718">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162C597B">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3</w:t>
            </w:r>
            <w:r>
              <w:rPr>
                <w:rFonts w:hint="eastAsia" w:hAnsi="宋体"/>
                <w:kern w:val="2"/>
                <w:szCs w:val="21"/>
              </w:rPr>
              <w:t>视角</w:t>
            </w:r>
          </w:p>
        </w:tc>
        <w:tc>
          <w:tcPr>
            <w:tcW w:w="850" w:type="dxa"/>
            <w:tcBorders>
              <w:top w:val="nil"/>
              <w:left w:val="nil"/>
              <w:bottom w:val="single" w:color="auto" w:sz="4" w:space="0"/>
              <w:right w:val="nil"/>
            </w:tcBorders>
          </w:tcPr>
          <w:p w14:paraId="3E717B4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6</w:t>
            </w:r>
            <w:r>
              <w:rPr>
                <w:rFonts w:hint="eastAsia" w:hAnsi="宋体"/>
                <w:kern w:val="2"/>
                <w:szCs w:val="21"/>
              </w:rPr>
              <w:t>视角</w:t>
            </w:r>
          </w:p>
        </w:tc>
        <w:tc>
          <w:tcPr>
            <w:tcW w:w="851" w:type="dxa"/>
            <w:tcBorders>
              <w:top w:val="nil"/>
              <w:left w:val="nil"/>
              <w:bottom w:val="single" w:color="auto" w:sz="4" w:space="0"/>
            </w:tcBorders>
          </w:tcPr>
          <w:p w14:paraId="22934A7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9</w:t>
            </w:r>
            <w:r>
              <w:rPr>
                <w:rFonts w:hint="eastAsia" w:hAnsi="宋体"/>
                <w:kern w:val="2"/>
                <w:szCs w:val="21"/>
              </w:rPr>
              <w:t>视角</w:t>
            </w:r>
          </w:p>
        </w:tc>
        <w:tc>
          <w:tcPr>
            <w:tcW w:w="850" w:type="dxa"/>
            <w:tcBorders>
              <w:top w:val="nil"/>
              <w:bottom w:val="single" w:color="auto" w:sz="4" w:space="0"/>
              <w:right w:val="nil"/>
            </w:tcBorders>
          </w:tcPr>
          <w:p w14:paraId="079C210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3</w:t>
            </w:r>
            <w:r>
              <w:rPr>
                <w:rFonts w:hint="eastAsia" w:hAnsi="宋体"/>
                <w:kern w:val="2"/>
                <w:szCs w:val="21"/>
              </w:rPr>
              <w:t>视角</w:t>
            </w:r>
          </w:p>
        </w:tc>
        <w:tc>
          <w:tcPr>
            <w:tcW w:w="851" w:type="dxa"/>
            <w:tcBorders>
              <w:top w:val="nil"/>
              <w:left w:val="nil"/>
              <w:bottom w:val="single" w:color="auto" w:sz="4" w:space="0"/>
              <w:right w:val="nil"/>
            </w:tcBorders>
          </w:tcPr>
          <w:p w14:paraId="0BACD28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6</w:t>
            </w:r>
            <w:r>
              <w:rPr>
                <w:rFonts w:hint="eastAsia" w:hAnsi="宋体"/>
                <w:kern w:val="2"/>
                <w:szCs w:val="21"/>
              </w:rPr>
              <w:t>视角</w:t>
            </w:r>
          </w:p>
        </w:tc>
        <w:tc>
          <w:tcPr>
            <w:tcW w:w="872" w:type="dxa"/>
            <w:tcBorders>
              <w:top w:val="nil"/>
              <w:left w:val="nil"/>
              <w:bottom w:val="single" w:color="auto" w:sz="4" w:space="0"/>
              <w:right w:val="nil"/>
            </w:tcBorders>
          </w:tcPr>
          <w:p w14:paraId="00165B7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9</w:t>
            </w:r>
            <w:r>
              <w:rPr>
                <w:rFonts w:hint="eastAsia" w:hAnsi="宋体"/>
                <w:kern w:val="2"/>
                <w:szCs w:val="21"/>
              </w:rPr>
              <w:t>视角</w:t>
            </w:r>
          </w:p>
        </w:tc>
      </w:tr>
      <w:tr w14:paraId="6F3F90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left w:val="nil"/>
              <w:bottom w:val="nil"/>
            </w:tcBorders>
          </w:tcPr>
          <w:p w14:paraId="7B7B43BE">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DietNeRF (ICCV 2021)</w:t>
            </w:r>
          </w:p>
        </w:tc>
        <w:tc>
          <w:tcPr>
            <w:tcW w:w="1707" w:type="dxa"/>
            <w:vMerge w:val="restart"/>
          </w:tcPr>
          <w:p w14:paraId="42E2CF5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在DTU上</w:t>
            </w:r>
          </w:p>
          <w:p w14:paraId="1238945F">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逐场景训练</w:t>
            </w:r>
          </w:p>
        </w:tc>
        <w:tc>
          <w:tcPr>
            <w:tcW w:w="851" w:type="dxa"/>
            <w:tcBorders>
              <w:bottom w:val="nil"/>
              <w:right w:val="nil"/>
            </w:tcBorders>
          </w:tcPr>
          <w:p w14:paraId="1FA0C599">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0.01</w:t>
            </w:r>
          </w:p>
        </w:tc>
        <w:tc>
          <w:tcPr>
            <w:tcW w:w="850" w:type="dxa"/>
            <w:tcBorders>
              <w:left w:val="nil"/>
              <w:bottom w:val="nil"/>
              <w:right w:val="nil"/>
            </w:tcBorders>
          </w:tcPr>
          <w:p w14:paraId="75C9443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8.70</w:t>
            </w:r>
          </w:p>
        </w:tc>
        <w:tc>
          <w:tcPr>
            <w:tcW w:w="851" w:type="dxa"/>
            <w:tcBorders>
              <w:left w:val="nil"/>
              <w:bottom w:val="nil"/>
              <w:right w:val="single" w:color="auto" w:sz="4" w:space="0"/>
            </w:tcBorders>
          </w:tcPr>
          <w:p w14:paraId="4549DBD3">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2.16</w:t>
            </w:r>
          </w:p>
        </w:tc>
        <w:tc>
          <w:tcPr>
            <w:tcW w:w="850" w:type="dxa"/>
            <w:tcBorders>
              <w:left w:val="single" w:color="auto" w:sz="4" w:space="0"/>
              <w:bottom w:val="nil"/>
              <w:right w:val="nil"/>
            </w:tcBorders>
          </w:tcPr>
          <w:p w14:paraId="3D83073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.354</w:t>
            </w:r>
          </w:p>
        </w:tc>
        <w:tc>
          <w:tcPr>
            <w:tcW w:w="851" w:type="dxa"/>
            <w:tcBorders>
              <w:left w:val="nil"/>
              <w:bottom w:val="nil"/>
              <w:right w:val="nil"/>
            </w:tcBorders>
          </w:tcPr>
          <w:p w14:paraId="66B7BEF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.668</w:t>
            </w:r>
          </w:p>
        </w:tc>
        <w:tc>
          <w:tcPr>
            <w:tcW w:w="872" w:type="dxa"/>
            <w:tcBorders>
              <w:left w:val="nil"/>
              <w:bottom w:val="nil"/>
              <w:right w:val="nil"/>
            </w:tcBorders>
          </w:tcPr>
          <w:p w14:paraId="3225CD3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.740</w:t>
            </w:r>
          </w:p>
        </w:tc>
      </w:tr>
      <w:tr w14:paraId="4EA64B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nil"/>
            </w:tcBorders>
          </w:tcPr>
          <w:p w14:paraId="748DC116">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DS-NeRF(CVPR 2022)</w:t>
            </w:r>
          </w:p>
        </w:tc>
        <w:tc>
          <w:tcPr>
            <w:tcW w:w="1707" w:type="dxa"/>
            <w:vMerge w:val="continue"/>
          </w:tcPr>
          <w:p w14:paraId="7D356119">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03DB02E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6.50</w:t>
            </w:r>
          </w:p>
        </w:tc>
        <w:tc>
          <w:tcPr>
            <w:tcW w:w="850" w:type="dxa"/>
            <w:tcBorders>
              <w:top w:val="nil"/>
              <w:left w:val="nil"/>
              <w:bottom w:val="nil"/>
              <w:right w:val="nil"/>
            </w:tcBorders>
          </w:tcPr>
          <w:p w14:paraId="040A42E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0.50</w:t>
            </w:r>
          </w:p>
        </w:tc>
        <w:tc>
          <w:tcPr>
            <w:tcW w:w="851" w:type="dxa"/>
            <w:tcBorders>
              <w:top w:val="nil"/>
              <w:left w:val="nil"/>
              <w:bottom w:val="nil"/>
              <w:right w:val="single" w:color="auto" w:sz="4" w:space="0"/>
            </w:tcBorders>
          </w:tcPr>
          <w:p w14:paraId="18B4CD7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c>
          <w:tcPr>
            <w:tcW w:w="850" w:type="dxa"/>
            <w:tcBorders>
              <w:top w:val="nil"/>
              <w:left w:val="single" w:color="auto" w:sz="4" w:space="0"/>
              <w:bottom w:val="nil"/>
              <w:right w:val="nil"/>
            </w:tcBorders>
          </w:tcPr>
          <w:p w14:paraId="6B3A2CC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.540</w:t>
            </w:r>
          </w:p>
        </w:tc>
        <w:tc>
          <w:tcPr>
            <w:tcW w:w="851" w:type="dxa"/>
            <w:tcBorders>
              <w:top w:val="nil"/>
              <w:left w:val="nil"/>
              <w:bottom w:val="nil"/>
              <w:right w:val="nil"/>
            </w:tcBorders>
          </w:tcPr>
          <w:p w14:paraId="31D3FDF9">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.730</w:t>
            </w:r>
          </w:p>
        </w:tc>
        <w:tc>
          <w:tcPr>
            <w:tcW w:w="872" w:type="dxa"/>
            <w:tcBorders>
              <w:top w:val="nil"/>
              <w:left w:val="nil"/>
              <w:bottom w:val="nil"/>
              <w:right w:val="nil"/>
            </w:tcBorders>
          </w:tcPr>
          <w:p w14:paraId="2CC2F7B9">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r>
      <w:tr w14:paraId="534766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nil"/>
            </w:tcBorders>
          </w:tcPr>
          <w:p w14:paraId="5CB997C8">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InfoNeRF(CVPR 2022)</w:t>
            </w:r>
          </w:p>
        </w:tc>
        <w:tc>
          <w:tcPr>
            <w:tcW w:w="1707" w:type="dxa"/>
            <w:vMerge w:val="continue"/>
          </w:tcPr>
          <w:p w14:paraId="5700B177">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50A50BF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1.23</w:t>
            </w:r>
          </w:p>
        </w:tc>
        <w:tc>
          <w:tcPr>
            <w:tcW w:w="850" w:type="dxa"/>
            <w:tcBorders>
              <w:top w:val="nil"/>
              <w:left w:val="nil"/>
              <w:bottom w:val="nil"/>
              <w:right w:val="nil"/>
            </w:tcBorders>
          </w:tcPr>
          <w:p w14:paraId="66C874CB">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c>
          <w:tcPr>
            <w:tcW w:w="851" w:type="dxa"/>
            <w:tcBorders>
              <w:top w:val="nil"/>
              <w:left w:val="nil"/>
              <w:bottom w:val="nil"/>
              <w:right w:val="single" w:color="auto" w:sz="4" w:space="0"/>
            </w:tcBorders>
          </w:tcPr>
          <w:p w14:paraId="333571D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c>
          <w:tcPr>
            <w:tcW w:w="850" w:type="dxa"/>
            <w:tcBorders>
              <w:top w:val="nil"/>
              <w:left w:val="single" w:color="auto" w:sz="4" w:space="0"/>
              <w:bottom w:val="nil"/>
              <w:right w:val="nil"/>
            </w:tcBorders>
          </w:tcPr>
          <w:p w14:paraId="245CA2F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.445</w:t>
            </w:r>
          </w:p>
        </w:tc>
        <w:tc>
          <w:tcPr>
            <w:tcW w:w="851" w:type="dxa"/>
            <w:tcBorders>
              <w:top w:val="nil"/>
              <w:left w:val="nil"/>
              <w:bottom w:val="nil"/>
              <w:right w:val="nil"/>
            </w:tcBorders>
          </w:tcPr>
          <w:p w14:paraId="10E3B1A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c>
          <w:tcPr>
            <w:tcW w:w="872" w:type="dxa"/>
            <w:tcBorders>
              <w:top w:val="nil"/>
              <w:left w:val="nil"/>
              <w:bottom w:val="nil"/>
              <w:right w:val="nil"/>
            </w:tcBorders>
          </w:tcPr>
          <w:p w14:paraId="0A21F1D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w:t>
            </w:r>
          </w:p>
        </w:tc>
      </w:tr>
      <w:tr w14:paraId="37805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nil"/>
            </w:tcBorders>
          </w:tcPr>
          <w:p w14:paraId="753D9C94">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RegNeRF(CVPR 2022)</w:t>
            </w:r>
          </w:p>
        </w:tc>
        <w:tc>
          <w:tcPr>
            <w:tcW w:w="1707" w:type="dxa"/>
            <w:vMerge w:val="continue"/>
          </w:tcPr>
          <w:p w14:paraId="57ACC8E2">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1AA36E5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5.33</w:t>
            </w:r>
          </w:p>
        </w:tc>
        <w:tc>
          <w:tcPr>
            <w:tcW w:w="850" w:type="dxa"/>
            <w:tcBorders>
              <w:top w:val="nil"/>
              <w:left w:val="nil"/>
              <w:bottom w:val="nil"/>
              <w:right w:val="nil"/>
            </w:tcBorders>
          </w:tcPr>
          <w:p w14:paraId="0ACC596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9.10</w:t>
            </w:r>
          </w:p>
        </w:tc>
        <w:tc>
          <w:tcPr>
            <w:tcW w:w="851" w:type="dxa"/>
            <w:tcBorders>
              <w:top w:val="nil"/>
              <w:left w:val="nil"/>
              <w:bottom w:val="nil"/>
              <w:right w:val="single" w:color="auto" w:sz="4" w:space="0"/>
            </w:tcBorders>
          </w:tcPr>
          <w:p w14:paraId="5C8E391A">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2.30</w:t>
            </w:r>
          </w:p>
        </w:tc>
        <w:tc>
          <w:tcPr>
            <w:tcW w:w="850" w:type="dxa"/>
            <w:tcBorders>
              <w:top w:val="nil"/>
              <w:left w:val="single" w:color="auto" w:sz="4" w:space="0"/>
              <w:bottom w:val="nil"/>
              <w:right w:val="nil"/>
            </w:tcBorders>
          </w:tcPr>
          <w:p w14:paraId="57318A3D">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.621</w:t>
            </w:r>
          </w:p>
        </w:tc>
        <w:tc>
          <w:tcPr>
            <w:tcW w:w="851" w:type="dxa"/>
            <w:tcBorders>
              <w:top w:val="nil"/>
              <w:left w:val="nil"/>
              <w:bottom w:val="nil"/>
              <w:right w:val="nil"/>
            </w:tcBorders>
          </w:tcPr>
          <w:p w14:paraId="2291204D">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.757</w:t>
            </w:r>
          </w:p>
        </w:tc>
        <w:tc>
          <w:tcPr>
            <w:tcW w:w="872" w:type="dxa"/>
            <w:tcBorders>
              <w:top w:val="nil"/>
              <w:left w:val="nil"/>
              <w:bottom w:val="nil"/>
              <w:right w:val="nil"/>
            </w:tcBorders>
          </w:tcPr>
          <w:p w14:paraId="3490F12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.823</w:t>
            </w:r>
          </w:p>
        </w:tc>
      </w:tr>
      <w:tr w14:paraId="23BBB5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single" w:color="auto" w:sz="4" w:space="0"/>
            </w:tcBorders>
          </w:tcPr>
          <w:p w14:paraId="51341C69">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FreeNeRF(CVPR 2023)</w:t>
            </w:r>
          </w:p>
        </w:tc>
        <w:tc>
          <w:tcPr>
            <w:tcW w:w="1707" w:type="dxa"/>
            <w:vMerge w:val="continue"/>
          </w:tcPr>
          <w:p w14:paraId="5732CC2C">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52CFA0A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8.02</w:t>
            </w:r>
          </w:p>
        </w:tc>
        <w:tc>
          <w:tcPr>
            <w:tcW w:w="850" w:type="dxa"/>
            <w:tcBorders>
              <w:top w:val="nil"/>
              <w:left w:val="nil"/>
              <w:bottom w:val="single" w:color="auto" w:sz="4" w:space="0"/>
              <w:right w:val="nil"/>
            </w:tcBorders>
          </w:tcPr>
          <w:p w14:paraId="025228DE">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2</w:t>
            </w:r>
            <w:r>
              <w:rPr>
                <w:rFonts w:hAnsi="宋体"/>
                <w:kern w:val="2"/>
                <w:szCs w:val="21"/>
                <w:u w:val="single"/>
              </w:rPr>
              <w:t>2.39</w:t>
            </w:r>
          </w:p>
        </w:tc>
        <w:tc>
          <w:tcPr>
            <w:tcW w:w="851" w:type="dxa"/>
            <w:tcBorders>
              <w:top w:val="nil"/>
              <w:left w:val="nil"/>
              <w:bottom w:val="single" w:color="auto" w:sz="4" w:space="0"/>
              <w:right w:val="single" w:color="auto" w:sz="4" w:space="0"/>
            </w:tcBorders>
          </w:tcPr>
          <w:p w14:paraId="24F6811A">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2</w:t>
            </w:r>
            <w:r>
              <w:rPr>
                <w:rFonts w:hAnsi="宋体"/>
                <w:b/>
                <w:bCs/>
                <w:kern w:val="2"/>
                <w:szCs w:val="21"/>
              </w:rPr>
              <w:t>4.20</w:t>
            </w:r>
          </w:p>
        </w:tc>
        <w:tc>
          <w:tcPr>
            <w:tcW w:w="850" w:type="dxa"/>
            <w:tcBorders>
              <w:top w:val="nil"/>
              <w:left w:val="single" w:color="auto" w:sz="4" w:space="0"/>
              <w:bottom w:val="single" w:color="auto" w:sz="4" w:space="0"/>
              <w:right w:val="nil"/>
            </w:tcBorders>
          </w:tcPr>
          <w:p w14:paraId="1FC37B9F">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.680</w:t>
            </w:r>
          </w:p>
        </w:tc>
        <w:tc>
          <w:tcPr>
            <w:tcW w:w="851" w:type="dxa"/>
            <w:tcBorders>
              <w:top w:val="nil"/>
              <w:left w:val="nil"/>
              <w:bottom w:val="single" w:color="auto" w:sz="4" w:space="0"/>
              <w:right w:val="nil"/>
            </w:tcBorders>
          </w:tcPr>
          <w:p w14:paraId="296A3D95">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.779</w:t>
            </w:r>
          </w:p>
        </w:tc>
        <w:tc>
          <w:tcPr>
            <w:tcW w:w="872" w:type="dxa"/>
            <w:tcBorders>
              <w:top w:val="nil"/>
              <w:left w:val="nil"/>
              <w:bottom w:val="single" w:color="auto" w:sz="4" w:space="0"/>
              <w:right w:val="nil"/>
            </w:tcBorders>
          </w:tcPr>
          <w:p w14:paraId="6BC94728">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.833</w:t>
            </w:r>
          </w:p>
        </w:tc>
      </w:tr>
      <w:tr w14:paraId="6E0684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left w:val="nil"/>
              <w:bottom w:val="nil"/>
            </w:tcBorders>
          </w:tcPr>
          <w:p w14:paraId="731DA6BC">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SRF(CVPR 2021)</w:t>
            </w:r>
          </w:p>
        </w:tc>
        <w:tc>
          <w:tcPr>
            <w:tcW w:w="1707" w:type="dxa"/>
            <w:vMerge w:val="restart"/>
          </w:tcPr>
          <w:p w14:paraId="5392738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在DTU上</w:t>
            </w:r>
          </w:p>
          <w:p w14:paraId="3466FE5A">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跨场景训练</w:t>
            </w:r>
          </w:p>
        </w:tc>
        <w:tc>
          <w:tcPr>
            <w:tcW w:w="851" w:type="dxa"/>
            <w:tcBorders>
              <w:top w:val="single" w:color="auto" w:sz="4" w:space="0"/>
              <w:bottom w:val="nil"/>
              <w:right w:val="nil"/>
            </w:tcBorders>
          </w:tcPr>
          <w:p w14:paraId="6E38834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5.84</w:t>
            </w:r>
          </w:p>
        </w:tc>
        <w:tc>
          <w:tcPr>
            <w:tcW w:w="850" w:type="dxa"/>
            <w:tcBorders>
              <w:top w:val="single" w:color="auto" w:sz="4" w:space="0"/>
              <w:left w:val="nil"/>
              <w:bottom w:val="nil"/>
              <w:right w:val="nil"/>
            </w:tcBorders>
          </w:tcPr>
          <w:p w14:paraId="0911510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7.77</w:t>
            </w:r>
          </w:p>
        </w:tc>
        <w:tc>
          <w:tcPr>
            <w:tcW w:w="851" w:type="dxa"/>
            <w:tcBorders>
              <w:top w:val="single" w:color="auto" w:sz="4" w:space="0"/>
              <w:left w:val="nil"/>
              <w:bottom w:val="nil"/>
              <w:right w:val="single" w:color="auto" w:sz="4" w:space="0"/>
            </w:tcBorders>
          </w:tcPr>
          <w:p w14:paraId="785E345C">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8.56</w:t>
            </w:r>
          </w:p>
        </w:tc>
        <w:tc>
          <w:tcPr>
            <w:tcW w:w="850" w:type="dxa"/>
            <w:tcBorders>
              <w:top w:val="single" w:color="auto" w:sz="4" w:space="0"/>
              <w:left w:val="single" w:color="auto" w:sz="4" w:space="0"/>
              <w:bottom w:val="nil"/>
              <w:right w:val="nil"/>
            </w:tcBorders>
          </w:tcPr>
          <w:p w14:paraId="510B9DD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.532</w:t>
            </w:r>
          </w:p>
        </w:tc>
        <w:tc>
          <w:tcPr>
            <w:tcW w:w="851" w:type="dxa"/>
            <w:tcBorders>
              <w:top w:val="single" w:color="auto" w:sz="4" w:space="0"/>
              <w:left w:val="nil"/>
              <w:bottom w:val="nil"/>
              <w:right w:val="nil"/>
            </w:tcBorders>
          </w:tcPr>
          <w:p w14:paraId="45B2201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.616</w:t>
            </w:r>
          </w:p>
        </w:tc>
        <w:tc>
          <w:tcPr>
            <w:tcW w:w="872" w:type="dxa"/>
            <w:tcBorders>
              <w:top w:val="single" w:color="auto" w:sz="4" w:space="0"/>
              <w:left w:val="nil"/>
              <w:bottom w:val="nil"/>
              <w:right w:val="nil"/>
            </w:tcBorders>
          </w:tcPr>
          <w:p w14:paraId="5D85B89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.652</w:t>
            </w:r>
          </w:p>
        </w:tc>
      </w:tr>
      <w:tr w14:paraId="630E99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nil"/>
            </w:tcBorders>
          </w:tcPr>
          <w:p w14:paraId="0B26EB78">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MVSNeRF(ICCV 2021)</w:t>
            </w:r>
          </w:p>
        </w:tc>
        <w:tc>
          <w:tcPr>
            <w:tcW w:w="1707" w:type="dxa"/>
            <w:vMerge w:val="continue"/>
          </w:tcPr>
          <w:p w14:paraId="6F240CDE">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550E9C4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6.33</w:t>
            </w:r>
          </w:p>
        </w:tc>
        <w:tc>
          <w:tcPr>
            <w:tcW w:w="850" w:type="dxa"/>
            <w:tcBorders>
              <w:top w:val="nil"/>
              <w:left w:val="nil"/>
              <w:bottom w:val="nil"/>
              <w:right w:val="nil"/>
            </w:tcBorders>
          </w:tcPr>
          <w:p w14:paraId="2C8E44E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8.26</w:t>
            </w:r>
          </w:p>
        </w:tc>
        <w:tc>
          <w:tcPr>
            <w:tcW w:w="851" w:type="dxa"/>
            <w:tcBorders>
              <w:top w:val="nil"/>
              <w:left w:val="nil"/>
              <w:bottom w:val="nil"/>
              <w:right w:val="single" w:color="auto" w:sz="4" w:space="0"/>
            </w:tcBorders>
          </w:tcPr>
          <w:p w14:paraId="68F64E7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0.32</w:t>
            </w:r>
          </w:p>
        </w:tc>
        <w:tc>
          <w:tcPr>
            <w:tcW w:w="850" w:type="dxa"/>
            <w:tcBorders>
              <w:top w:val="nil"/>
              <w:left w:val="single" w:color="auto" w:sz="4" w:space="0"/>
              <w:bottom w:val="nil"/>
              <w:right w:val="nil"/>
            </w:tcBorders>
          </w:tcPr>
          <w:p w14:paraId="4C2C674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.602</w:t>
            </w:r>
          </w:p>
        </w:tc>
        <w:tc>
          <w:tcPr>
            <w:tcW w:w="851" w:type="dxa"/>
            <w:tcBorders>
              <w:top w:val="nil"/>
              <w:left w:val="nil"/>
              <w:bottom w:val="nil"/>
              <w:right w:val="nil"/>
            </w:tcBorders>
          </w:tcPr>
          <w:p w14:paraId="5E82A59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.695</w:t>
            </w:r>
          </w:p>
        </w:tc>
        <w:tc>
          <w:tcPr>
            <w:tcW w:w="872" w:type="dxa"/>
            <w:tcBorders>
              <w:top w:val="nil"/>
              <w:left w:val="nil"/>
              <w:bottom w:val="nil"/>
              <w:right w:val="nil"/>
            </w:tcBorders>
          </w:tcPr>
          <w:p w14:paraId="5516B44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.735</w:t>
            </w:r>
          </w:p>
        </w:tc>
      </w:tr>
      <w:tr w14:paraId="53254D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nil"/>
              <w:left w:val="nil"/>
              <w:bottom w:val="single" w:color="auto" w:sz="4" w:space="0"/>
            </w:tcBorders>
          </w:tcPr>
          <w:p w14:paraId="4233F14A">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PixelNeRF(CVPR 2021)</w:t>
            </w:r>
          </w:p>
        </w:tc>
        <w:tc>
          <w:tcPr>
            <w:tcW w:w="1707" w:type="dxa"/>
            <w:vMerge w:val="continue"/>
            <w:tcBorders>
              <w:bottom w:val="single" w:color="auto" w:sz="4" w:space="0"/>
            </w:tcBorders>
          </w:tcPr>
          <w:p w14:paraId="5DBC75B4">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21FC61B8">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1</w:t>
            </w:r>
            <w:r>
              <w:rPr>
                <w:rFonts w:hAnsi="宋体"/>
                <w:kern w:val="2"/>
                <w:szCs w:val="21"/>
                <w:u w:val="single"/>
              </w:rPr>
              <w:t>8.74</w:t>
            </w:r>
          </w:p>
        </w:tc>
        <w:tc>
          <w:tcPr>
            <w:tcW w:w="850" w:type="dxa"/>
            <w:tcBorders>
              <w:top w:val="nil"/>
              <w:left w:val="nil"/>
              <w:bottom w:val="single" w:color="auto" w:sz="4" w:space="0"/>
              <w:right w:val="nil"/>
            </w:tcBorders>
          </w:tcPr>
          <w:p w14:paraId="6A3D95D3">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1.02</w:t>
            </w:r>
          </w:p>
        </w:tc>
        <w:tc>
          <w:tcPr>
            <w:tcW w:w="851" w:type="dxa"/>
            <w:tcBorders>
              <w:top w:val="nil"/>
              <w:left w:val="nil"/>
              <w:bottom w:val="single" w:color="auto" w:sz="4" w:space="0"/>
              <w:right w:val="single" w:color="auto" w:sz="4" w:space="0"/>
            </w:tcBorders>
          </w:tcPr>
          <w:p w14:paraId="57A9B28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2.23</w:t>
            </w:r>
          </w:p>
        </w:tc>
        <w:tc>
          <w:tcPr>
            <w:tcW w:w="850" w:type="dxa"/>
            <w:tcBorders>
              <w:top w:val="nil"/>
              <w:left w:val="single" w:color="auto" w:sz="4" w:space="0"/>
              <w:bottom w:val="single" w:color="auto" w:sz="4" w:space="0"/>
              <w:right w:val="nil"/>
            </w:tcBorders>
          </w:tcPr>
          <w:p w14:paraId="24325D4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.618</w:t>
            </w:r>
          </w:p>
        </w:tc>
        <w:tc>
          <w:tcPr>
            <w:tcW w:w="851" w:type="dxa"/>
            <w:tcBorders>
              <w:top w:val="nil"/>
              <w:left w:val="nil"/>
              <w:bottom w:val="single" w:color="auto" w:sz="4" w:space="0"/>
              <w:right w:val="nil"/>
            </w:tcBorders>
          </w:tcPr>
          <w:p w14:paraId="3B303E49">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.684</w:t>
            </w:r>
          </w:p>
        </w:tc>
        <w:tc>
          <w:tcPr>
            <w:tcW w:w="872" w:type="dxa"/>
            <w:tcBorders>
              <w:top w:val="nil"/>
              <w:left w:val="nil"/>
              <w:bottom w:val="single" w:color="auto" w:sz="4" w:space="0"/>
              <w:right w:val="nil"/>
            </w:tcBorders>
          </w:tcPr>
          <w:p w14:paraId="44D24EC9">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.714</w:t>
            </w:r>
          </w:p>
        </w:tc>
      </w:tr>
      <w:tr w14:paraId="7C9747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41" w:type="dxa"/>
            <w:tcBorders>
              <w:top w:val="single" w:color="auto" w:sz="4" w:space="0"/>
              <w:left w:val="nil"/>
            </w:tcBorders>
          </w:tcPr>
          <w:p w14:paraId="5926E167">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ColNeRF (本发明)</w:t>
            </w:r>
          </w:p>
        </w:tc>
        <w:tc>
          <w:tcPr>
            <w:tcW w:w="1707" w:type="dxa"/>
            <w:vMerge w:val="continue"/>
            <w:tcBorders>
              <w:top w:val="single" w:color="auto" w:sz="4" w:space="0"/>
            </w:tcBorders>
          </w:tcPr>
          <w:p w14:paraId="43A21924">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single" w:color="auto" w:sz="4" w:space="0"/>
              <w:right w:val="nil"/>
            </w:tcBorders>
          </w:tcPr>
          <w:p w14:paraId="3CAB430F">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1</w:t>
            </w:r>
            <w:r>
              <w:rPr>
                <w:rFonts w:hAnsi="宋体"/>
                <w:b/>
                <w:bCs/>
                <w:kern w:val="2"/>
                <w:szCs w:val="21"/>
              </w:rPr>
              <w:t>9.55</w:t>
            </w:r>
          </w:p>
        </w:tc>
        <w:tc>
          <w:tcPr>
            <w:tcW w:w="850" w:type="dxa"/>
            <w:tcBorders>
              <w:top w:val="single" w:color="auto" w:sz="4" w:space="0"/>
              <w:left w:val="nil"/>
              <w:right w:val="nil"/>
            </w:tcBorders>
          </w:tcPr>
          <w:p w14:paraId="11386D25">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2</w:t>
            </w:r>
            <w:r>
              <w:rPr>
                <w:rFonts w:hAnsi="宋体"/>
                <w:b/>
                <w:bCs/>
                <w:kern w:val="2"/>
                <w:szCs w:val="21"/>
              </w:rPr>
              <w:t>2.94</w:t>
            </w:r>
          </w:p>
        </w:tc>
        <w:tc>
          <w:tcPr>
            <w:tcW w:w="851" w:type="dxa"/>
            <w:tcBorders>
              <w:top w:val="single" w:color="auto" w:sz="4" w:space="0"/>
              <w:left w:val="nil"/>
              <w:right w:val="single" w:color="auto" w:sz="4" w:space="0"/>
            </w:tcBorders>
          </w:tcPr>
          <w:p w14:paraId="3CBFDDFD">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2</w:t>
            </w:r>
            <w:r>
              <w:rPr>
                <w:rFonts w:hAnsi="宋体"/>
                <w:kern w:val="2"/>
                <w:szCs w:val="21"/>
                <w:u w:val="single"/>
              </w:rPr>
              <w:t>3.93</w:t>
            </w:r>
          </w:p>
        </w:tc>
        <w:tc>
          <w:tcPr>
            <w:tcW w:w="850" w:type="dxa"/>
            <w:tcBorders>
              <w:top w:val="single" w:color="auto" w:sz="4" w:space="0"/>
              <w:left w:val="single" w:color="auto" w:sz="4" w:space="0"/>
              <w:right w:val="nil"/>
            </w:tcBorders>
          </w:tcPr>
          <w:p w14:paraId="27B3F992">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.716</w:t>
            </w:r>
          </w:p>
        </w:tc>
        <w:tc>
          <w:tcPr>
            <w:tcW w:w="851" w:type="dxa"/>
            <w:tcBorders>
              <w:top w:val="single" w:color="auto" w:sz="4" w:space="0"/>
              <w:left w:val="nil"/>
              <w:right w:val="nil"/>
            </w:tcBorders>
          </w:tcPr>
          <w:p w14:paraId="3E7A1488">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.797</w:t>
            </w:r>
          </w:p>
        </w:tc>
        <w:tc>
          <w:tcPr>
            <w:tcW w:w="872" w:type="dxa"/>
            <w:tcBorders>
              <w:top w:val="single" w:color="auto" w:sz="4" w:space="0"/>
              <w:left w:val="nil"/>
              <w:right w:val="nil"/>
            </w:tcBorders>
          </w:tcPr>
          <w:p w14:paraId="6C726B9D">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.824</w:t>
            </w:r>
          </w:p>
        </w:tc>
      </w:tr>
    </w:tbl>
    <w:p w14:paraId="1E0EE537">
      <w:pPr>
        <w:spacing w:before="120"/>
        <w:ind w:firstLine="199" w:firstLineChars="95"/>
      </w:pPr>
    </w:p>
    <w:p w14:paraId="12FFAA04">
      <w:pPr>
        <w:spacing w:before="120"/>
        <w:ind w:firstLine="420"/>
      </w:pPr>
      <w:r>
        <w:rPr>
          <w:rFonts w:hint="eastAsia"/>
        </w:rPr>
        <w:t>为了便于比较，本发明选择了几种最先进的方法，这些方法都在针对少视角输入的新视角重建任务提出改进。这些方法包括 PixelNeRF，SRF，MVSNeRF，DietNeRF，DS-NeRF，InfoNeRF，RegNeRF</w:t>
      </w:r>
      <w:r>
        <w:t xml:space="preserve"> </w:t>
      </w:r>
      <w:r>
        <w:rPr>
          <w:rFonts w:hint="eastAsia"/>
        </w:rPr>
        <w:t>和 FreeNeRF。前三个方法类似于本发明，在跨场景数据集中进行预训练，而其余五个方法则针对特定场景进行优化。下面主要报告了本发明与其他几个少视角输入方法在 PSNR、SSIM</w:t>
      </w:r>
      <w:r>
        <w:t xml:space="preserve"> </w:t>
      </w:r>
      <w:r>
        <w:rPr>
          <w:rFonts w:hint="eastAsia"/>
        </w:rPr>
        <w:t>上的性能比较。</w:t>
      </w:r>
    </w:p>
    <w:p w14:paraId="31BF2F9F">
      <w:pPr>
        <w:spacing w:before="120"/>
        <w:ind w:firstLine="420"/>
      </w:pPr>
      <w:r>
        <w:rPr>
          <w:rFonts w:hint="eastAsia"/>
        </w:rPr>
        <w:t>表 1</w:t>
      </w:r>
      <w:r>
        <w:t xml:space="preserve"> </w:t>
      </w:r>
      <w:r>
        <w:rPr>
          <w:rFonts w:hint="eastAsia"/>
        </w:rPr>
        <w:t>给出了 DTU</w:t>
      </w:r>
      <w:r>
        <w:t xml:space="preserve"> </w:t>
      </w:r>
      <w:r>
        <w:rPr>
          <w:rFonts w:hint="eastAsia"/>
        </w:rPr>
        <w:t>数据集上的定量结果。本发明在大多数实验设置中都表现出色。为了区分的明显，分别用加粗和加下划线的方式表明性能第一和第二的两种方法。</w:t>
      </w:r>
    </w:p>
    <w:p w14:paraId="56A294E6">
      <w:pPr>
        <w:spacing w:before="120"/>
        <w:ind w:firstLine="420"/>
      </w:pPr>
      <w:r>
        <w:rPr>
          <w:rFonts w:hint="eastAsia"/>
        </w:rPr>
        <w:t xml:space="preserve">表 </w:t>
      </w:r>
      <w:r>
        <w:t xml:space="preserve">2 </w:t>
      </w:r>
      <w:r>
        <w:rPr>
          <w:rFonts w:hint="eastAsia"/>
        </w:rPr>
        <w:t>给出了本发明在 DTU</w:t>
      </w:r>
      <w:r>
        <w:t xml:space="preserve"> </w:t>
      </w:r>
      <w:r>
        <w:rPr>
          <w:rFonts w:hint="eastAsia"/>
        </w:rPr>
        <w:t>数据集上训练并且在 LLFF</w:t>
      </w:r>
      <w:r>
        <w:t xml:space="preserve"> </w:t>
      </w:r>
      <w:r>
        <w:rPr>
          <w:rFonts w:hint="eastAsia"/>
        </w:rPr>
        <w:t>数据集上测试的定量结果，将预训练模型推广到LLFF数据集，并在3视角、6视角、9视角的设定下分别对每个场景进行15K、10K和5K的微调迭代。虽然看上去本发明在性能上比不上像 FreeNeRF</w:t>
      </w:r>
      <w:r>
        <w:t xml:space="preserve"> </w:t>
      </w:r>
      <w:r>
        <w:rPr>
          <w:rFonts w:hint="eastAsia"/>
        </w:rPr>
        <w:t>这样的逐场景优化方法，但值得注意的是，它们在每个场景上训练单独的模型，并且每一次都要进行250K次的迭代。相比之下，本发明为所有场景训练单个模型，并以更少的微调成本获得可相媲美的结果。</w:t>
      </w:r>
    </w:p>
    <w:p w14:paraId="6BB7D73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kern w:val="2"/>
          <w:szCs w:val="21"/>
        </w:rPr>
        <w:t>表</w:t>
      </w:r>
      <w:r>
        <w:rPr>
          <w:kern w:val="2"/>
          <w:szCs w:val="21"/>
        </w:rPr>
        <w:t xml:space="preserve">2 </w:t>
      </w:r>
      <w:r>
        <w:rPr>
          <w:rFonts w:hint="eastAsia"/>
          <w:kern w:val="2"/>
          <w:szCs w:val="21"/>
        </w:rPr>
        <w:t>LLFF数据集上本发明</w:t>
      </w:r>
      <w:r>
        <w:rPr>
          <w:rFonts w:hint="eastAsia" w:hAnsi="宋体"/>
          <w:kern w:val="2"/>
          <w:szCs w:val="21"/>
        </w:rPr>
        <w:t>与其他模型的对比实验结果</w:t>
      </w:r>
    </w:p>
    <w:tbl>
      <w:tblPr>
        <w:tblStyle w:val="3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94"/>
        <w:gridCol w:w="1412"/>
        <w:gridCol w:w="851"/>
        <w:gridCol w:w="850"/>
        <w:gridCol w:w="851"/>
        <w:gridCol w:w="850"/>
        <w:gridCol w:w="851"/>
        <w:gridCol w:w="872"/>
      </w:tblGrid>
      <w:tr w14:paraId="0F8748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vMerge w:val="restart"/>
            <w:tcBorders>
              <w:left w:val="nil"/>
            </w:tcBorders>
          </w:tcPr>
          <w:p w14:paraId="06C73DF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方法</w:t>
            </w:r>
          </w:p>
        </w:tc>
        <w:tc>
          <w:tcPr>
            <w:tcW w:w="1412" w:type="dxa"/>
            <w:vMerge w:val="restart"/>
          </w:tcPr>
          <w:p w14:paraId="24A09AAD">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实验设定</w:t>
            </w:r>
          </w:p>
        </w:tc>
        <w:tc>
          <w:tcPr>
            <w:tcW w:w="2552" w:type="dxa"/>
            <w:gridSpan w:val="3"/>
            <w:tcBorders>
              <w:bottom w:val="nil"/>
            </w:tcBorders>
          </w:tcPr>
          <w:p w14:paraId="405A9AF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PSNR</w:t>
            </w:r>
          </w:p>
        </w:tc>
        <w:tc>
          <w:tcPr>
            <w:tcW w:w="2573" w:type="dxa"/>
            <w:gridSpan w:val="3"/>
            <w:tcBorders>
              <w:bottom w:val="nil"/>
              <w:right w:val="nil"/>
            </w:tcBorders>
          </w:tcPr>
          <w:p w14:paraId="6EF6DCF3">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SSIM</w:t>
            </w:r>
          </w:p>
        </w:tc>
      </w:tr>
      <w:tr w14:paraId="580B68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vMerge w:val="continue"/>
            <w:tcBorders>
              <w:left w:val="nil"/>
              <w:bottom w:val="single" w:color="auto" w:sz="4" w:space="0"/>
            </w:tcBorders>
          </w:tcPr>
          <w:p w14:paraId="53F3F68A">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1412" w:type="dxa"/>
            <w:vMerge w:val="continue"/>
          </w:tcPr>
          <w:p w14:paraId="5145E8E5">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02046E1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3</w:t>
            </w:r>
            <w:r>
              <w:rPr>
                <w:rFonts w:hint="eastAsia" w:hAnsi="宋体"/>
                <w:kern w:val="2"/>
                <w:szCs w:val="21"/>
              </w:rPr>
              <w:t>视角</w:t>
            </w:r>
          </w:p>
        </w:tc>
        <w:tc>
          <w:tcPr>
            <w:tcW w:w="850" w:type="dxa"/>
            <w:tcBorders>
              <w:top w:val="nil"/>
              <w:left w:val="nil"/>
              <w:bottom w:val="single" w:color="auto" w:sz="4" w:space="0"/>
              <w:right w:val="nil"/>
            </w:tcBorders>
          </w:tcPr>
          <w:p w14:paraId="7F00141C">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6</w:t>
            </w:r>
            <w:r>
              <w:rPr>
                <w:rFonts w:hint="eastAsia" w:hAnsi="宋体"/>
                <w:kern w:val="2"/>
                <w:szCs w:val="21"/>
              </w:rPr>
              <w:t>视角</w:t>
            </w:r>
          </w:p>
        </w:tc>
        <w:tc>
          <w:tcPr>
            <w:tcW w:w="851" w:type="dxa"/>
            <w:tcBorders>
              <w:top w:val="nil"/>
              <w:left w:val="nil"/>
              <w:bottom w:val="single" w:color="auto" w:sz="4" w:space="0"/>
            </w:tcBorders>
          </w:tcPr>
          <w:p w14:paraId="4110796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9</w:t>
            </w:r>
            <w:r>
              <w:rPr>
                <w:rFonts w:hint="eastAsia" w:hAnsi="宋体"/>
                <w:kern w:val="2"/>
                <w:szCs w:val="21"/>
              </w:rPr>
              <w:t>视角</w:t>
            </w:r>
          </w:p>
        </w:tc>
        <w:tc>
          <w:tcPr>
            <w:tcW w:w="850" w:type="dxa"/>
            <w:tcBorders>
              <w:top w:val="nil"/>
              <w:bottom w:val="single" w:color="auto" w:sz="4" w:space="0"/>
              <w:right w:val="nil"/>
            </w:tcBorders>
          </w:tcPr>
          <w:p w14:paraId="300D246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3</w:t>
            </w:r>
            <w:r>
              <w:rPr>
                <w:rFonts w:hint="eastAsia" w:hAnsi="宋体"/>
                <w:kern w:val="2"/>
                <w:szCs w:val="21"/>
              </w:rPr>
              <w:t>视角</w:t>
            </w:r>
          </w:p>
        </w:tc>
        <w:tc>
          <w:tcPr>
            <w:tcW w:w="851" w:type="dxa"/>
            <w:tcBorders>
              <w:top w:val="nil"/>
              <w:left w:val="nil"/>
              <w:bottom w:val="single" w:color="auto" w:sz="4" w:space="0"/>
              <w:right w:val="nil"/>
            </w:tcBorders>
          </w:tcPr>
          <w:p w14:paraId="0339622D">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6</w:t>
            </w:r>
            <w:r>
              <w:rPr>
                <w:rFonts w:hint="eastAsia" w:hAnsi="宋体"/>
                <w:kern w:val="2"/>
                <w:szCs w:val="21"/>
              </w:rPr>
              <w:t>视角</w:t>
            </w:r>
          </w:p>
        </w:tc>
        <w:tc>
          <w:tcPr>
            <w:tcW w:w="872" w:type="dxa"/>
            <w:tcBorders>
              <w:top w:val="nil"/>
              <w:left w:val="nil"/>
              <w:bottom w:val="single" w:color="auto" w:sz="4" w:space="0"/>
              <w:right w:val="nil"/>
            </w:tcBorders>
          </w:tcPr>
          <w:p w14:paraId="4B78100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9</w:t>
            </w:r>
            <w:r>
              <w:rPr>
                <w:rFonts w:hint="eastAsia" w:hAnsi="宋体"/>
                <w:kern w:val="2"/>
                <w:szCs w:val="21"/>
              </w:rPr>
              <w:t>视角</w:t>
            </w:r>
          </w:p>
        </w:tc>
      </w:tr>
      <w:tr w14:paraId="61E581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left w:val="nil"/>
              <w:bottom w:val="nil"/>
            </w:tcBorders>
          </w:tcPr>
          <w:p w14:paraId="48A4DD6C">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DietNeRF (ICCV 2021)</w:t>
            </w:r>
          </w:p>
        </w:tc>
        <w:tc>
          <w:tcPr>
            <w:tcW w:w="1412" w:type="dxa"/>
            <w:vMerge w:val="restart"/>
          </w:tcPr>
          <w:p w14:paraId="77CF525F">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在</w:t>
            </w:r>
            <w:r>
              <w:rPr>
                <w:rFonts w:hAnsi="宋体"/>
                <w:kern w:val="2"/>
                <w:szCs w:val="21"/>
              </w:rPr>
              <w:t>LLFF</w:t>
            </w:r>
            <w:r>
              <w:rPr>
                <w:rFonts w:hint="eastAsia" w:hAnsi="宋体"/>
                <w:kern w:val="2"/>
                <w:szCs w:val="21"/>
              </w:rPr>
              <w:t>上</w:t>
            </w:r>
          </w:p>
          <w:p w14:paraId="6797F40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逐场景训练</w:t>
            </w:r>
          </w:p>
        </w:tc>
        <w:tc>
          <w:tcPr>
            <w:tcW w:w="851" w:type="dxa"/>
            <w:tcBorders>
              <w:bottom w:val="nil"/>
              <w:right w:val="nil"/>
            </w:tcBorders>
          </w:tcPr>
          <w:p w14:paraId="4B7AAC8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4.94</w:t>
            </w:r>
          </w:p>
        </w:tc>
        <w:tc>
          <w:tcPr>
            <w:tcW w:w="850" w:type="dxa"/>
            <w:tcBorders>
              <w:left w:val="nil"/>
              <w:bottom w:val="nil"/>
              <w:right w:val="nil"/>
            </w:tcBorders>
          </w:tcPr>
          <w:p w14:paraId="3C38AE8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1.75</w:t>
            </w:r>
          </w:p>
        </w:tc>
        <w:tc>
          <w:tcPr>
            <w:tcW w:w="851" w:type="dxa"/>
            <w:tcBorders>
              <w:left w:val="nil"/>
              <w:bottom w:val="nil"/>
              <w:right w:val="single" w:color="auto" w:sz="4" w:space="0"/>
            </w:tcBorders>
          </w:tcPr>
          <w:p w14:paraId="658C267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4.28</w:t>
            </w:r>
          </w:p>
        </w:tc>
        <w:tc>
          <w:tcPr>
            <w:tcW w:w="850" w:type="dxa"/>
            <w:tcBorders>
              <w:left w:val="single" w:color="auto" w:sz="4" w:space="0"/>
              <w:bottom w:val="nil"/>
              <w:right w:val="nil"/>
            </w:tcBorders>
          </w:tcPr>
          <w:p w14:paraId="4CAC90A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.370</w:t>
            </w:r>
          </w:p>
        </w:tc>
        <w:tc>
          <w:tcPr>
            <w:tcW w:w="851" w:type="dxa"/>
            <w:tcBorders>
              <w:left w:val="nil"/>
              <w:bottom w:val="nil"/>
              <w:right w:val="nil"/>
            </w:tcBorders>
          </w:tcPr>
          <w:p w14:paraId="13352B7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.717</w:t>
            </w:r>
          </w:p>
        </w:tc>
        <w:tc>
          <w:tcPr>
            <w:tcW w:w="872" w:type="dxa"/>
            <w:tcBorders>
              <w:left w:val="nil"/>
              <w:bottom w:val="nil"/>
              <w:right w:val="nil"/>
            </w:tcBorders>
          </w:tcPr>
          <w:p w14:paraId="79D0FF77">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.801</w:t>
            </w:r>
          </w:p>
        </w:tc>
      </w:tr>
      <w:tr w14:paraId="303C94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top w:val="nil"/>
              <w:left w:val="nil"/>
              <w:bottom w:val="nil"/>
            </w:tcBorders>
          </w:tcPr>
          <w:p w14:paraId="3CB43BC7">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RegNeRF(CVPR 2022)</w:t>
            </w:r>
          </w:p>
        </w:tc>
        <w:tc>
          <w:tcPr>
            <w:tcW w:w="1412" w:type="dxa"/>
            <w:vMerge w:val="continue"/>
          </w:tcPr>
          <w:p w14:paraId="69660D1E">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0B12313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9.08</w:t>
            </w:r>
          </w:p>
        </w:tc>
        <w:tc>
          <w:tcPr>
            <w:tcW w:w="850" w:type="dxa"/>
            <w:tcBorders>
              <w:top w:val="nil"/>
              <w:left w:val="nil"/>
              <w:bottom w:val="nil"/>
              <w:right w:val="nil"/>
            </w:tcBorders>
          </w:tcPr>
          <w:p w14:paraId="53F69B0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3.10</w:t>
            </w:r>
          </w:p>
        </w:tc>
        <w:tc>
          <w:tcPr>
            <w:tcW w:w="851" w:type="dxa"/>
            <w:tcBorders>
              <w:top w:val="nil"/>
              <w:left w:val="nil"/>
              <w:bottom w:val="nil"/>
              <w:right w:val="single" w:color="auto" w:sz="4" w:space="0"/>
            </w:tcBorders>
          </w:tcPr>
          <w:p w14:paraId="36A5BD59">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2</w:t>
            </w:r>
            <w:r>
              <w:rPr>
                <w:rFonts w:hAnsi="宋体"/>
                <w:kern w:val="2"/>
                <w:szCs w:val="21"/>
                <w:u w:val="single"/>
              </w:rPr>
              <w:t>4.86</w:t>
            </w:r>
          </w:p>
        </w:tc>
        <w:tc>
          <w:tcPr>
            <w:tcW w:w="850" w:type="dxa"/>
            <w:tcBorders>
              <w:top w:val="nil"/>
              <w:left w:val="single" w:color="auto" w:sz="4" w:space="0"/>
              <w:bottom w:val="nil"/>
              <w:right w:val="nil"/>
            </w:tcBorders>
          </w:tcPr>
          <w:p w14:paraId="0F5DD175">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.587</w:t>
            </w:r>
          </w:p>
        </w:tc>
        <w:tc>
          <w:tcPr>
            <w:tcW w:w="851" w:type="dxa"/>
            <w:tcBorders>
              <w:top w:val="nil"/>
              <w:left w:val="nil"/>
              <w:bottom w:val="nil"/>
              <w:right w:val="nil"/>
            </w:tcBorders>
          </w:tcPr>
          <w:p w14:paraId="1D392BFB">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.760</w:t>
            </w:r>
          </w:p>
        </w:tc>
        <w:tc>
          <w:tcPr>
            <w:tcW w:w="872" w:type="dxa"/>
            <w:tcBorders>
              <w:top w:val="nil"/>
              <w:left w:val="nil"/>
              <w:bottom w:val="nil"/>
              <w:right w:val="nil"/>
            </w:tcBorders>
          </w:tcPr>
          <w:p w14:paraId="3558F1AF">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.820</w:t>
            </w:r>
          </w:p>
        </w:tc>
      </w:tr>
      <w:tr w14:paraId="4F758E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top w:val="nil"/>
              <w:left w:val="nil"/>
              <w:bottom w:val="single" w:color="auto" w:sz="4" w:space="0"/>
            </w:tcBorders>
          </w:tcPr>
          <w:p w14:paraId="1F1CA89E">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FreeNeRF(CVPR 2023)</w:t>
            </w:r>
          </w:p>
        </w:tc>
        <w:tc>
          <w:tcPr>
            <w:tcW w:w="1412" w:type="dxa"/>
            <w:vMerge w:val="continue"/>
          </w:tcPr>
          <w:p w14:paraId="297D6761">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4AF3ADA2">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1</w:t>
            </w:r>
            <w:r>
              <w:rPr>
                <w:rFonts w:hAnsi="宋体"/>
                <w:kern w:val="2"/>
                <w:szCs w:val="21"/>
                <w:u w:val="single"/>
              </w:rPr>
              <w:t>9.63</w:t>
            </w:r>
          </w:p>
        </w:tc>
        <w:tc>
          <w:tcPr>
            <w:tcW w:w="850" w:type="dxa"/>
            <w:tcBorders>
              <w:top w:val="nil"/>
              <w:left w:val="nil"/>
              <w:bottom w:val="single" w:color="auto" w:sz="4" w:space="0"/>
              <w:right w:val="nil"/>
            </w:tcBorders>
          </w:tcPr>
          <w:p w14:paraId="0158FEF1">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2</w:t>
            </w:r>
            <w:r>
              <w:rPr>
                <w:rFonts w:hAnsi="宋体"/>
                <w:b/>
                <w:bCs/>
                <w:kern w:val="2"/>
                <w:szCs w:val="21"/>
              </w:rPr>
              <w:t>3.73</w:t>
            </w:r>
          </w:p>
        </w:tc>
        <w:tc>
          <w:tcPr>
            <w:tcW w:w="851" w:type="dxa"/>
            <w:tcBorders>
              <w:top w:val="nil"/>
              <w:left w:val="nil"/>
              <w:bottom w:val="single" w:color="auto" w:sz="4" w:space="0"/>
              <w:right w:val="single" w:color="auto" w:sz="4" w:space="0"/>
            </w:tcBorders>
          </w:tcPr>
          <w:p w14:paraId="4E3903EB">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2</w:t>
            </w:r>
            <w:r>
              <w:rPr>
                <w:rFonts w:hAnsi="宋体"/>
                <w:b/>
                <w:bCs/>
                <w:kern w:val="2"/>
                <w:szCs w:val="21"/>
              </w:rPr>
              <w:t>5.13</w:t>
            </w:r>
          </w:p>
        </w:tc>
        <w:tc>
          <w:tcPr>
            <w:tcW w:w="850" w:type="dxa"/>
            <w:tcBorders>
              <w:top w:val="nil"/>
              <w:left w:val="single" w:color="auto" w:sz="4" w:space="0"/>
              <w:bottom w:val="single" w:color="auto" w:sz="4" w:space="0"/>
              <w:right w:val="nil"/>
            </w:tcBorders>
          </w:tcPr>
          <w:p w14:paraId="7C583A31">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.612</w:t>
            </w:r>
          </w:p>
        </w:tc>
        <w:tc>
          <w:tcPr>
            <w:tcW w:w="851" w:type="dxa"/>
            <w:tcBorders>
              <w:top w:val="nil"/>
              <w:left w:val="nil"/>
              <w:bottom w:val="single" w:color="auto" w:sz="4" w:space="0"/>
              <w:right w:val="nil"/>
            </w:tcBorders>
          </w:tcPr>
          <w:p w14:paraId="5FBD5DB7">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.779</w:t>
            </w:r>
          </w:p>
        </w:tc>
        <w:tc>
          <w:tcPr>
            <w:tcW w:w="872" w:type="dxa"/>
            <w:tcBorders>
              <w:top w:val="nil"/>
              <w:left w:val="nil"/>
              <w:bottom w:val="single" w:color="auto" w:sz="4" w:space="0"/>
              <w:right w:val="nil"/>
            </w:tcBorders>
          </w:tcPr>
          <w:p w14:paraId="7EC10F51">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0</w:t>
            </w:r>
            <w:r>
              <w:rPr>
                <w:rFonts w:hAnsi="宋体"/>
                <w:b/>
                <w:bCs/>
                <w:kern w:val="2"/>
                <w:szCs w:val="21"/>
              </w:rPr>
              <w:t>.827</w:t>
            </w:r>
          </w:p>
        </w:tc>
      </w:tr>
      <w:tr w14:paraId="456AF30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left w:val="nil"/>
              <w:bottom w:val="nil"/>
            </w:tcBorders>
          </w:tcPr>
          <w:p w14:paraId="6BE71E67">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SRF ft(CVPR 2021)</w:t>
            </w:r>
          </w:p>
        </w:tc>
        <w:tc>
          <w:tcPr>
            <w:tcW w:w="1412" w:type="dxa"/>
            <w:vMerge w:val="restart"/>
          </w:tcPr>
          <w:p w14:paraId="1C8657F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在DTU上</w:t>
            </w:r>
          </w:p>
          <w:p w14:paraId="68E8A29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跨场景训练</w:t>
            </w:r>
          </w:p>
        </w:tc>
        <w:tc>
          <w:tcPr>
            <w:tcW w:w="851" w:type="dxa"/>
            <w:tcBorders>
              <w:top w:val="single" w:color="auto" w:sz="4" w:space="0"/>
              <w:bottom w:val="nil"/>
              <w:right w:val="nil"/>
            </w:tcBorders>
          </w:tcPr>
          <w:p w14:paraId="3FB1BC1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7.07</w:t>
            </w:r>
          </w:p>
        </w:tc>
        <w:tc>
          <w:tcPr>
            <w:tcW w:w="850" w:type="dxa"/>
            <w:tcBorders>
              <w:top w:val="single" w:color="auto" w:sz="4" w:space="0"/>
              <w:left w:val="nil"/>
              <w:bottom w:val="nil"/>
              <w:right w:val="nil"/>
            </w:tcBorders>
          </w:tcPr>
          <w:p w14:paraId="2088A9C6">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6.75</w:t>
            </w:r>
          </w:p>
        </w:tc>
        <w:tc>
          <w:tcPr>
            <w:tcW w:w="851" w:type="dxa"/>
            <w:tcBorders>
              <w:top w:val="single" w:color="auto" w:sz="4" w:space="0"/>
              <w:left w:val="nil"/>
              <w:bottom w:val="nil"/>
              <w:right w:val="single" w:color="auto" w:sz="4" w:space="0"/>
            </w:tcBorders>
          </w:tcPr>
          <w:p w14:paraId="35E5E35A">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7.39</w:t>
            </w:r>
          </w:p>
        </w:tc>
        <w:tc>
          <w:tcPr>
            <w:tcW w:w="850" w:type="dxa"/>
            <w:tcBorders>
              <w:top w:val="single" w:color="auto" w:sz="4" w:space="0"/>
              <w:left w:val="single" w:color="auto" w:sz="4" w:space="0"/>
              <w:bottom w:val="nil"/>
              <w:right w:val="nil"/>
            </w:tcBorders>
          </w:tcPr>
          <w:p w14:paraId="4F4FC60A">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.436</w:t>
            </w:r>
          </w:p>
        </w:tc>
        <w:tc>
          <w:tcPr>
            <w:tcW w:w="851" w:type="dxa"/>
            <w:tcBorders>
              <w:top w:val="single" w:color="auto" w:sz="4" w:space="0"/>
              <w:left w:val="nil"/>
              <w:bottom w:val="nil"/>
              <w:right w:val="nil"/>
            </w:tcBorders>
          </w:tcPr>
          <w:p w14:paraId="426D5F6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.438</w:t>
            </w:r>
          </w:p>
        </w:tc>
        <w:tc>
          <w:tcPr>
            <w:tcW w:w="872" w:type="dxa"/>
            <w:tcBorders>
              <w:top w:val="single" w:color="auto" w:sz="4" w:space="0"/>
              <w:left w:val="nil"/>
              <w:bottom w:val="nil"/>
              <w:right w:val="nil"/>
            </w:tcBorders>
          </w:tcPr>
          <w:p w14:paraId="78F0B55F">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.465</w:t>
            </w:r>
          </w:p>
        </w:tc>
      </w:tr>
      <w:tr w14:paraId="0156A7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top w:val="nil"/>
              <w:left w:val="nil"/>
              <w:bottom w:val="nil"/>
            </w:tcBorders>
          </w:tcPr>
          <w:p w14:paraId="32F919A6">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MVSNeRF ft(ICCV 2021)</w:t>
            </w:r>
          </w:p>
        </w:tc>
        <w:tc>
          <w:tcPr>
            <w:tcW w:w="1412" w:type="dxa"/>
            <w:vMerge w:val="continue"/>
          </w:tcPr>
          <w:p w14:paraId="1959B632">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nil"/>
              <w:right w:val="nil"/>
            </w:tcBorders>
          </w:tcPr>
          <w:p w14:paraId="21AF5B2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7.88</w:t>
            </w:r>
          </w:p>
        </w:tc>
        <w:tc>
          <w:tcPr>
            <w:tcW w:w="850" w:type="dxa"/>
            <w:tcBorders>
              <w:top w:val="nil"/>
              <w:left w:val="nil"/>
              <w:bottom w:val="nil"/>
              <w:right w:val="nil"/>
            </w:tcBorders>
          </w:tcPr>
          <w:p w14:paraId="5F49C455">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9.99</w:t>
            </w:r>
          </w:p>
        </w:tc>
        <w:tc>
          <w:tcPr>
            <w:tcW w:w="851" w:type="dxa"/>
            <w:tcBorders>
              <w:top w:val="nil"/>
              <w:left w:val="nil"/>
              <w:bottom w:val="nil"/>
              <w:right w:val="single" w:color="auto" w:sz="4" w:space="0"/>
            </w:tcBorders>
          </w:tcPr>
          <w:p w14:paraId="2BFDDBC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2</w:t>
            </w:r>
            <w:r>
              <w:rPr>
                <w:rFonts w:hAnsi="宋体"/>
                <w:kern w:val="2"/>
                <w:szCs w:val="21"/>
              </w:rPr>
              <w:t>0.47</w:t>
            </w:r>
          </w:p>
        </w:tc>
        <w:tc>
          <w:tcPr>
            <w:tcW w:w="850" w:type="dxa"/>
            <w:tcBorders>
              <w:top w:val="nil"/>
              <w:left w:val="single" w:color="auto" w:sz="4" w:space="0"/>
              <w:bottom w:val="nil"/>
              <w:right w:val="nil"/>
            </w:tcBorders>
          </w:tcPr>
          <w:p w14:paraId="44E62908">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.584</w:t>
            </w:r>
          </w:p>
        </w:tc>
        <w:tc>
          <w:tcPr>
            <w:tcW w:w="851" w:type="dxa"/>
            <w:tcBorders>
              <w:top w:val="nil"/>
              <w:left w:val="nil"/>
              <w:bottom w:val="nil"/>
              <w:right w:val="nil"/>
            </w:tcBorders>
          </w:tcPr>
          <w:p w14:paraId="4CC0DE6A">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.660</w:t>
            </w:r>
          </w:p>
        </w:tc>
        <w:tc>
          <w:tcPr>
            <w:tcW w:w="872" w:type="dxa"/>
            <w:tcBorders>
              <w:top w:val="nil"/>
              <w:left w:val="nil"/>
              <w:bottom w:val="nil"/>
              <w:right w:val="nil"/>
            </w:tcBorders>
          </w:tcPr>
          <w:p w14:paraId="1E215F6D">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.695</w:t>
            </w:r>
          </w:p>
        </w:tc>
      </w:tr>
      <w:tr w14:paraId="06869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top w:val="nil"/>
              <w:left w:val="nil"/>
              <w:bottom w:val="single" w:color="auto" w:sz="4" w:space="0"/>
            </w:tcBorders>
          </w:tcPr>
          <w:p w14:paraId="74535804">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PixelNeRF ft(CVPR 2021)</w:t>
            </w:r>
          </w:p>
        </w:tc>
        <w:tc>
          <w:tcPr>
            <w:tcW w:w="1412" w:type="dxa"/>
            <w:vMerge w:val="continue"/>
            <w:tcBorders>
              <w:bottom w:val="single" w:color="auto" w:sz="4" w:space="0"/>
            </w:tcBorders>
          </w:tcPr>
          <w:p w14:paraId="3C64776F">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nil"/>
              <w:bottom w:val="single" w:color="auto" w:sz="4" w:space="0"/>
              <w:right w:val="nil"/>
            </w:tcBorders>
          </w:tcPr>
          <w:p w14:paraId="7546A49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6.17</w:t>
            </w:r>
          </w:p>
        </w:tc>
        <w:tc>
          <w:tcPr>
            <w:tcW w:w="850" w:type="dxa"/>
            <w:tcBorders>
              <w:top w:val="nil"/>
              <w:left w:val="nil"/>
              <w:bottom w:val="single" w:color="auto" w:sz="4" w:space="0"/>
              <w:right w:val="nil"/>
            </w:tcBorders>
          </w:tcPr>
          <w:p w14:paraId="3224B80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7.03</w:t>
            </w:r>
          </w:p>
        </w:tc>
        <w:tc>
          <w:tcPr>
            <w:tcW w:w="851" w:type="dxa"/>
            <w:tcBorders>
              <w:top w:val="nil"/>
              <w:left w:val="nil"/>
              <w:bottom w:val="single" w:color="auto" w:sz="4" w:space="0"/>
              <w:right w:val="single" w:color="auto" w:sz="4" w:space="0"/>
            </w:tcBorders>
          </w:tcPr>
          <w:p w14:paraId="45B3CA1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1</w:t>
            </w:r>
            <w:r>
              <w:rPr>
                <w:rFonts w:hAnsi="宋体"/>
                <w:kern w:val="2"/>
                <w:szCs w:val="21"/>
              </w:rPr>
              <w:t>8.92</w:t>
            </w:r>
          </w:p>
        </w:tc>
        <w:tc>
          <w:tcPr>
            <w:tcW w:w="850" w:type="dxa"/>
            <w:tcBorders>
              <w:top w:val="nil"/>
              <w:left w:val="single" w:color="auto" w:sz="4" w:space="0"/>
              <w:bottom w:val="single" w:color="auto" w:sz="4" w:space="0"/>
              <w:right w:val="nil"/>
            </w:tcBorders>
          </w:tcPr>
          <w:p w14:paraId="1D5DACE1">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.438</w:t>
            </w:r>
          </w:p>
        </w:tc>
        <w:tc>
          <w:tcPr>
            <w:tcW w:w="851" w:type="dxa"/>
            <w:tcBorders>
              <w:top w:val="nil"/>
              <w:left w:val="nil"/>
              <w:bottom w:val="single" w:color="auto" w:sz="4" w:space="0"/>
              <w:right w:val="nil"/>
            </w:tcBorders>
          </w:tcPr>
          <w:p w14:paraId="2DBDEE42">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.473</w:t>
            </w:r>
          </w:p>
        </w:tc>
        <w:tc>
          <w:tcPr>
            <w:tcW w:w="872" w:type="dxa"/>
            <w:tcBorders>
              <w:top w:val="nil"/>
              <w:left w:val="nil"/>
              <w:bottom w:val="single" w:color="auto" w:sz="4" w:space="0"/>
              <w:right w:val="nil"/>
            </w:tcBorders>
          </w:tcPr>
          <w:p w14:paraId="6A6A2E7E">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.535</w:t>
            </w:r>
          </w:p>
        </w:tc>
      </w:tr>
      <w:tr w14:paraId="60B74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94" w:type="dxa"/>
            <w:tcBorders>
              <w:top w:val="single" w:color="auto" w:sz="4" w:space="0"/>
              <w:left w:val="nil"/>
            </w:tcBorders>
          </w:tcPr>
          <w:p w14:paraId="73E02ABB">
            <w:pPr>
              <w:widowControl w:val="0"/>
              <w:overflowPunct/>
              <w:autoSpaceDE/>
              <w:autoSpaceDN/>
              <w:adjustRightInd/>
              <w:spacing w:before="0" w:beforeLines="0" w:line="480" w:lineRule="exact"/>
              <w:ind w:firstLine="0" w:firstLineChars="0"/>
              <w:jc w:val="center"/>
              <w:textAlignment w:val="auto"/>
              <w:rPr>
                <w:kern w:val="2"/>
                <w:szCs w:val="21"/>
              </w:rPr>
            </w:pPr>
            <w:r>
              <w:rPr>
                <w:kern w:val="2"/>
                <w:szCs w:val="21"/>
              </w:rPr>
              <w:t>ColNeRF ft (本发明)</w:t>
            </w:r>
          </w:p>
        </w:tc>
        <w:tc>
          <w:tcPr>
            <w:tcW w:w="1412" w:type="dxa"/>
            <w:vMerge w:val="continue"/>
            <w:tcBorders>
              <w:top w:val="single" w:color="auto" w:sz="4" w:space="0"/>
            </w:tcBorders>
          </w:tcPr>
          <w:p w14:paraId="79D44848">
            <w:pPr>
              <w:widowControl w:val="0"/>
              <w:overflowPunct/>
              <w:autoSpaceDE/>
              <w:autoSpaceDN/>
              <w:adjustRightInd/>
              <w:spacing w:before="0" w:beforeLines="0" w:line="480" w:lineRule="exact"/>
              <w:ind w:firstLine="0" w:firstLineChars="0"/>
              <w:jc w:val="center"/>
              <w:textAlignment w:val="auto"/>
              <w:rPr>
                <w:rFonts w:hAnsi="宋体"/>
                <w:kern w:val="2"/>
                <w:szCs w:val="21"/>
              </w:rPr>
            </w:pPr>
          </w:p>
        </w:tc>
        <w:tc>
          <w:tcPr>
            <w:tcW w:w="851" w:type="dxa"/>
            <w:tcBorders>
              <w:top w:val="single" w:color="auto" w:sz="4" w:space="0"/>
              <w:right w:val="nil"/>
            </w:tcBorders>
          </w:tcPr>
          <w:p w14:paraId="5FE5F834">
            <w:pPr>
              <w:widowControl w:val="0"/>
              <w:overflowPunct/>
              <w:autoSpaceDE/>
              <w:autoSpaceDN/>
              <w:adjustRightInd/>
              <w:spacing w:before="0" w:beforeLines="0" w:line="480" w:lineRule="exact"/>
              <w:ind w:firstLine="0" w:firstLineChars="0"/>
              <w:jc w:val="center"/>
              <w:textAlignment w:val="auto"/>
              <w:rPr>
                <w:rFonts w:hAnsi="宋体"/>
                <w:b/>
                <w:bCs/>
                <w:kern w:val="2"/>
                <w:szCs w:val="21"/>
              </w:rPr>
            </w:pPr>
            <w:r>
              <w:rPr>
                <w:rFonts w:hint="eastAsia" w:hAnsi="宋体"/>
                <w:b/>
                <w:bCs/>
                <w:kern w:val="2"/>
                <w:szCs w:val="21"/>
              </w:rPr>
              <w:t>2</w:t>
            </w:r>
            <w:r>
              <w:rPr>
                <w:rFonts w:hAnsi="宋体"/>
                <w:b/>
                <w:bCs/>
                <w:kern w:val="2"/>
                <w:szCs w:val="21"/>
              </w:rPr>
              <w:t>0.97</w:t>
            </w:r>
          </w:p>
        </w:tc>
        <w:tc>
          <w:tcPr>
            <w:tcW w:w="850" w:type="dxa"/>
            <w:tcBorders>
              <w:top w:val="single" w:color="auto" w:sz="4" w:space="0"/>
              <w:left w:val="nil"/>
              <w:right w:val="nil"/>
            </w:tcBorders>
          </w:tcPr>
          <w:p w14:paraId="146FBB16">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2</w:t>
            </w:r>
            <w:r>
              <w:rPr>
                <w:rFonts w:hAnsi="宋体"/>
                <w:kern w:val="2"/>
                <w:szCs w:val="21"/>
                <w:u w:val="single"/>
              </w:rPr>
              <w:t>3.32</w:t>
            </w:r>
          </w:p>
        </w:tc>
        <w:tc>
          <w:tcPr>
            <w:tcW w:w="851" w:type="dxa"/>
            <w:tcBorders>
              <w:top w:val="single" w:color="auto" w:sz="4" w:space="0"/>
              <w:left w:val="nil"/>
              <w:right w:val="single" w:color="auto" w:sz="4" w:space="0"/>
            </w:tcBorders>
          </w:tcPr>
          <w:p w14:paraId="1D68E674">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Ansi="宋体"/>
                <w:kern w:val="2"/>
                <w:szCs w:val="21"/>
              </w:rPr>
              <w:t>23.52</w:t>
            </w:r>
          </w:p>
        </w:tc>
        <w:tc>
          <w:tcPr>
            <w:tcW w:w="850" w:type="dxa"/>
            <w:tcBorders>
              <w:top w:val="single" w:color="auto" w:sz="4" w:space="0"/>
              <w:left w:val="single" w:color="auto" w:sz="4" w:space="0"/>
              <w:right w:val="nil"/>
            </w:tcBorders>
          </w:tcPr>
          <w:p w14:paraId="5C5DB11A">
            <w:pPr>
              <w:widowControl w:val="0"/>
              <w:overflowPunct/>
              <w:autoSpaceDE/>
              <w:autoSpaceDN/>
              <w:adjustRightInd/>
              <w:spacing w:before="0" w:beforeLines="0" w:line="480" w:lineRule="exact"/>
              <w:ind w:firstLine="0" w:firstLineChars="0"/>
              <w:jc w:val="center"/>
              <w:textAlignment w:val="auto"/>
              <w:rPr>
                <w:rFonts w:hAnsi="宋体"/>
                <w:kern w:val="2"/>
                <w:szCs w:val="21"/>
                <w:u w:val="single"/>
              </w:rPr>
            </w:pPr>
            <w:r>
              <w:rPr>
                <w:rFonts w:hint="eastAsia" w:hAnsi="宋体"/>
                <w:kern w:val="2"/>
                <w:szCs w:val="21"/>
                <w:u w:val="single"/>
              </w:rPr>
              <w:t>0</w:t>
            </w:r>
            <w:r>
              <w:rPr>
                <w:rFonts w:hAnsi="宋体"/>
                <w:kern w:val="2"/>
                <w:szCs w:val="21"/>
                <w:u w:val="single"/>
              </w:rPr>
              <w:t>.587</w:t>
            </w:r>
          </w:p>
        </w:tc>
        <w:tc>
          <w:tcPr>
            <w:tcW w:w="851" w:type="dxa"/>
            <w:tcBorders>
              <w:top w:val="single" w:color="auto" w:sz="4" w:space="0"/>
              <w:left w:val="nil"/>
              <w:right w:val="nil"/>
            </w:tcBorders>
          </w:tcPr>
          <w:p w14:paraId="11601ECB">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.747</w:t>
            </w:r>
          </w:p>
        </w:tc>
        <w:tc>
          <w:tcPr>
            <w:tcW w:w="872" w:type="dxa"/>
            <w:tcBorders>
              <w:top w:val="single" w:color="auto" w:sz="4" w:space="0"/>
              <w:left w:val="nil"/>
              <w:right w:val="nil"/>
            </w:tcBorders>
          </w:tcPr>
          <w:p w14:paraId="2F8A1E40">
            <w:pPr>
              <w:widowControl w:val="0"/>
              <w:overflowPunct/>
              <w:autoSpaceDE/>
              <w:autoSpaceDN/>
              <w:adjustRightInd/>
              <w:spacing w:before="0" w:beforeLines="0" w:line="480" w:lineRule="exact"/>
              <w:ind w:firstLine="0" w:firstLineChars="0"/>
              <w:jc w:val="center"/>
              <w:textAlignment w:val="auto"/>
              <w:rPr>
                <w:rFonts w:hAnsi="宋体"/>
                <w:kern w:val="2"/>
                <w:szCs w:val="21"/>
              </w:rPr>
            </w:pPr>
            <w:r>
              <w:rPr>
                <w:rFonts w:hint="eastAsia" w:hAnsi="宋体"/>
                <w:kern w:val="2"/>
                <w:szCs w:val="21"/>
              </w:rPr>
              <w:t>0</w:t>
            </w:r>
            <w:r>
              <w:rPr>
                <w:rFonts w:hAnsi="宋体"/>
                <w:kern w:val="2"/>
                <w:szCs w:val="21"/>
              </w:rPr>
              <w:t>.762</w:t>
            </w:r>
          </w:p>
        </w:tc>
      </w:tr>
    </w:tbl>
    <w:p w14:paraId="6405EAF6">
      <w:pPr>
        <w:spacing w:before="120" w:line="480" w:lineRule="exact"/>
        <w:ind w:firstLine="420"/>
        <w:rPr>
          <w:rFonts w:hAnsi="宋体"/>
          <w:szCs w:val="21"/>
        </w:rPr>
      </w:pPr>
    </w:p>
    <w:p w14:paraId="754145C7">
      <w:pPr>
        <w:spacing w:before="120"/>
        <w:ind w:firstLine="420"/>
      </w:pPr>
      <w:r>
        <w:rPr>
          <w:rFonts w:hint="eastAsia"/>
        </w:rPr>
        <w:t>图</w:t>
      </w:r>
      <w:r>
        <w:t xml:space="preserve"> 4 </w:t>
      </w:r>
      <w:r>
        <w:rPr>
          <w:rFonts w:hint="eastAsia"/>
        </w:rPr>
        <w:t>给出了本发明和之前的方法 PixelNeRF</w:t>
      </w:r>
      <w:r>
        <w:t xml:space="preserve"> </w:t>
      </w:r>
      <w:r>
        <w:rPr>
          <w:rFonts w:hint="eastAsia"/>
        </w:rPr>
        <w:t>在 DTU</w:t>
      </w:r>
      <w:r>
        <w:t xml:space="preserve"> </w:t>
      </w:r>
      <w:r>
        <w:rPr>
          <w:rFonts w:hint="eastAsia"/>
        </w:rPr>
        <w:t>数据集上的可视化比较结果。由于 PixelNeRF</w:t>
      </w:r>
      <w:r>
        <w:t xml:space="preserve"> </w:t>
      </w:r>
      <w:r>
        <w:rPr>
          <w:rFonts w:hint="eastAsia"/>
        </w:rPr>
        <w:t>直接将源视图的像素特征的平均值输入到神经辐射场中，导致可能引入了负面偏差。特别是当投影点处于被遮挡区域时，PixelNeRF</w:t>
      </w:r>
      <w:r>
        <w:t xml:space="preserve"> </w:t>
      </w:r>
      <w:r>
        <w:rPr>
          <w:rFonts w:hint="eastAsia"/>
        </w:rPr>
        <w:t>表现出了模糊和形状扭曲等失真。相比之下，本发明渲染的结果校正了这些错误，并隐式地重建了物体的几何形状，从而实现了高质量的新视角重建。</w:t>
      </w:r>
    </w:p>
    <w:p w14:paraId="7C981E21">
      <w:pPr>
        <w:overflowPunct/>
        <w:autoSpaceDE/>
        <w:autoSpaceDN/>
        <w:adjustRightInd/>
        <w:spacing w:before="0" w:beforeLines="0" w:line="240" w:lineRule="auto"/>
        <w:ind w:firstLine="0" w:firstLineChars="0"/>
        <w:jc w:val="center"/>
        <w:textAlignment w:val="auto"/>
        <w:rPr>
          <w:rFonts w:ascii="楷体" w:hAnsi="楷体" w:eastAsia="楷体"/>
          <w:b/>
          <w:szCs w:val="21"/>
        </w:rPr>
      </w:pPr>
      <w:r>
        <w:rPr>
          <w:sz w:val="26"/>
          <w:szCs w:val="26"/>
        </w:rPr>
        <w:drawing>
          <wp:inline distT="0" distB="0" distL="0" distR="0">
            <wp:extent cx="4165600" cy="4648200"/>
            <wp:effectExtent l="0" t="0" r="6350" b="0"/>
            <wp:docPr id="2126035446" name="图片 21260354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035446" name="图片 2126035446"/>
                    <pic:cNvPicPr>
                      <a:picLocks noChangeAspect="1"/>
                    </pic:cNvPicPr>
                  </pic:nvPicPr>
                  <pic:blipFill>
                    <a:blip r:embed="rId16"/>
                    <a:stretch>
                      <a:fillRect/>
                    </a:stretch>
                  </pic:blipFill>
                  <pic:spPr>
                    <a:xfrm>
                      <a:off x="0" y="0"/>
                      <a:ext cx="4165814" cy="4648439"/>
                    </a:xfrm>
                    <a:prstGeom prst="rect">
                      <a:avLst/>
                    </a:prstGeom>
                  </pic:spPr>
                </pic:pic>
              </a:graphicData>
            </a:graphic>
          </wp:inline>
        </w:drawing>
      </w:r>
    </w:p>
    <w:p w14:paraId="72C8C1A2">
      <w:pPr>
        <w:overflowPunct/>
        <w:autoSpaceDE/>
        <w:autoSpaceDN/>
        <w:adjustRightInd/>
        <w:spacing w:before="0" w:beforeLines="0" w:line="240" w:lineRule="auto"/>
        <w:ind w:firstLine="0" w:firstLineChars="0"/>
        <w:jc w:val="center"/>
        <w:textAlignment w:val="auto"/>
        <w:rPr>
          <w:rFonts w:ascii="楷体" w:hAnsi="楷体" w:eastAsia="楷体"/>
          <w:b/>
          <w:szCs w:val="21"/>
        </w:rPr>
      </w:pPr>
      <w:r>
        <w:rPr>
          <w:rFonts w:hint="eastAsia" w:eastAsia="楷体"/>
          <w:b/>
          <w:szCs w:val="21"/>
        </w:rPr>
        <w:t>图</w:t>
      </w:r>
      <w:r>
        <w:rPr>
          <w:rFonts w:eastAsia="楷体"/>
          <w:b/>
          <w:szCs w:val="21"/>
        </w:rPr>
        <w:t xml:space="preserve">5 </w:t>
      </w:r>
      <w:r>
        <w:rPr>
          <w:rFonts w:hint="eastAsia"/>
        </w:rPr>
        <w:t>在</w:t>
      </w:r>
      <w:r>
        <w:t xml:space="preserve"> </w:t>
      </w:r>
      <w:r>
        <w:rPr>
          <w:rFonts w:hint="eastAsia"/>
        </w:rPr>
        <w:t>DTU</w:t>
      </w:r>
      <w:r>
        <w:t xml:space="preserve"> </w:t>
      </w:r>
      <w:r>
        <w:rPr>
          <w:rFonts w:hint="eastAsia"/>
        </w:rPr>
        <w:t>数据集上的可视化比较结果</w:t>
      </w:r>
    </w:p>
    <w:p w14:paraId="579867F9">
      <w:pPr>
        <w:spacing w:before="120"/>
        <w:ind w:firstLine="420"/>
      </w:pPr>
    </w:p>
    <w:p w14:paraId="297200D9">
      <w:pPr>
        <w:spacing w:before="120"/>
        <w:ind w:firstLine="420"/>
      </w:pPr>
      <w:r>
        <w:rPr>
          <w:rFonts w:hint="eastAsia"/>
        </w:rPr>
        <w:t>图</w:t>
      </w:r>
      <w:r>
        <w:t xml:space="preserve"> 5 </w:t>
      </w:r>
      <w:r>
        <w:rPr>
          <w:rFonts w:hint="eastAsia"/>
        </w:rPr>
        <w:t>给出了本发明和之前的方法在 LLFF</w:t>
      </w:r>
      <w:r>
        <w:t xml:space="preserve"> </w:t>
      </w:r>
      <w:r>
        <w:rPr>
          <w:rFonts w:hint="eastAsia"/>
        </w:rPr>
        <w:t>数据集上的可视化比较结果。FreeNeRF</w:t>
      </w:r>
      <w:r>
        <w:t xml:space="preserve"> </w:t>
      </w:r>
      <w:r>
        <w:rPr>
          <w:rFonts w:hint="eastAsia"/>
        </w:rPr>
        <w:t>和 RegNeRF</w:t>
      </w:r>
      <w:r>
        <w:t xml:space="preserve"> </w:t>
      </w:r>
      <w:r>
        <w:rPr>
          <w:rFonts w:hint="eastAsia"/>
        </w:rPr>
        <w:t>的渲染结果呈现出明显的噪声问题，而 PixelNeRF 的渲染结果则显示出严重的模糊问题。相比之下，本发明在提供高保真的渲染结果的同时保证了对物体精确和平滑的几何绘制。</w:t>
      </w:r>
    </w:p>
    <w:p w14:paraId="70A2DB64">
      <w:pPr>
        <w:spacing w:before="120"/>
        <w:ind w:firstLine="0" w:firstLineChars="0"/>
      </w:pPr>
      <w:r>
        <w:rPr>
          <w:rFonts w:hint="eastAsia"/>
        </w:rPr>
        <w:drawing>
          <wp:inline distT="0" distB="0" distL="0" distR="0">
            <wp:extent cx="5781675" cy="1933575"/>
            <wp:effectExtent l="0" t="0" r="9525" b="9525"/>
            <wp:docPr id="121509818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98189" name="图片 4"/>
                    <pic:cNvPicPr>
                      <a:picLocks noChangeAspect="1"/>
                    </pic:cNvPicPr>
                  </pic:nvPicPr>
                  <pic:blipFill>
                    <a:blip r:embed="rId17"/>
                    <a:stretch>
                      <a:fillRect/>
                    </a:stretch>
                  </pic:blipFill>
                  <pic:spPr>
                    <a:xfrm>
                      <a:off x="0" y="0"/>
                      <a:ext cx="5781675" cy="1933575"/>
                    </a:xfrm>
                    <a:prstGeom prst="rect">
                      <a:avLst/>
                    </a:prstGeom>
                  </pic:spPr>
                </pic:pic>
              </a:graphicData>
            </a:graphic>
          </wp:inline>
        </w:drawing>
      </w:r>
    </w:p>
    <w:p w14:paraId="0D1977CD">
      <w:pPr>
        <w:overflowPunct/>
        <w:autoSpaceDE/>
        <w:autoSpaceDN/>
        <w:adjustRightInd/>
        <w:spacing w:before="0" w:beforeLines="0" w:line="240" w:lineRule="auto"/>
        <w:ind w:firstLine="0" w:firstLineChars="0"/>
        <w:jc w:val="center"/>
        <w:textAlignment w:val="auto"/>
        <w:rPr>
          <w:rFonts w:ascii="楷体" w:hAnsi="楷体" w:eastAsia="楷体"/>
          <w:b/>
          <w:szCs w:val="21"/>
        </w:rPr>
      </w:pPr>
      <w:r>
        <w:rPr>
          <w:rFonts w:eastAsia="楷体"/>
          <w:b/>
          <w:szCs w:val="21"/>
        </w:rPr>
        <w:t xml:space="preserve">图6 </w:t>
      </w:r>
      <w:r>
        <w:t xml:space="preserve">在 </w:t>
      </w:r>
      <w:r>
        <w:rPr>
          <w:rFonts w:hint="eastAsia"/>
        </w:rPr>
        <w:t>LLFF</w:t>
      </w:r>
      <w:r>
        <w:t xml:space="preserve"> </w:t>
      </w:r>
      <w:r>
        <w:rPr>
          <w:rFonts w:hint="eastAsia"/>
        </w:rPr>
        <w:t>数据集上的可视化比较结果</w:t>
      </w:r>
    </w:p>
    <w:p w14:paraId="21D6A870">
      <w:pPr>
        <w:overflowPunct/>
        <w:autoSpaceDE/>
        <w:autoSpaceDN/>
        <w:adjustRightInd/>
        <w:spacing w:before="0" w:beforeLines="0" w:line="240" w:lineRule="auto"/>
        <w:ind w:firstLine="0" w:firstLineChars="0"/>
        <w:jc w:val="left"/>
        <w:textAlignment w:val="auto"/>
        <w:rPr>
          <w:rFonts w:ascii="楷体" w:hAnsi="楷体" w:eastAsia="楷体"/>
          <w:b/>
          <w:szCs w:val="21"/>
        </w:rPr>
      </w:pPr>
    </w:p>
    <w:p w14:paraId="609D7BD4">
      <w:pPr>
        <w:overflowPunct/>
        <w:autoSpaceDE/>
        <w:autoSpaceDN/>
        <w:adjustRightInd/>
        <w:spacing w:before="0" w:beforeLines="0" w:line="240" w:lineRule="auto"/>
        <w:ind w:firstLine="0" w:firstLineChars="0"/>
        <w:jc w:val="center"/>
        <w:textAlignment w:val="auto"/>
        <w:rPr>
          <w:rFonts w:ascii="楷体" w:hAnsi="楷体" w:eastAsia="楷体"/>
          <w:b/>
          <w:szCs w:val="21"/>
        </w:rPr>
      </w:pPr>
    </w:p>
    <w:sectPr>
      <w:headerReference r:id="rId7" w:type="first"/>
      <w:footerReference r:id="rId10" w:type="first"/>
      <w:headerReference r:id="rId5" w:type="default"/>
      <w:footerReference r:id="rId8" w:type="default"/>
      <w:headerReference r:id="rId6" w:type="even"/>
      <w:footerReference r:id="rId9" w:type="even"/>
      <w:pgSz w:w="11900" w:h="16832"/>
      <w:pgMar w:top="1440" w:right="1355" w:bottom="1157" w:left="1440" w:header="646" w:footer="646" w:gutter="0"/>
      <w:cols w:space="720" w:num="1"/>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20"/>
      </w:pPr>
      <w:r>
        <w:separator/>
      </w:r>
    </w:p>
  </w:endnote>
  <w:endnote w:type="continuationSeparator" w:id="1">
    <w:p>
      <w:pPr>
        <w:spacing w:line="240" w:lineRule="auto"/>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楷体">
    <w:panose1 w:val="02010609060101010101"/>
    <w:charset w:val="86"/>
    <w:family w:val="modern"/>
    <w:pitch w:val="default"/>
    <w:sig w:usb0="800002BF" w:usb1="38CF7CFA" w:usb2="00000016" w:usb3="00000000" w:csb0="00040001" w:csb1="00000000"/>
  </w:font>
  <w:font w:name="Helvetica">
    <w:altName w:val="Arial"/>
    <w:panose1 w:val="020B0604020202020204"/>
    <w:charset w:val="00"/>
    <w:family w:val="swiss"/>
    <w:pitch w:val="default"/>
    <w:sig w:usb0="00000000" w:usb1="00000000" w:usb2="00000009" w:usb3="00000000" w:csb0="000001FF" w:csb1="00000000"/>
  </w:font>
  <w:font w:name="Cambria Math">
    <w:panose1 w:val="02040503050406030204"/>
    <w:charset w:val="00"/>
    <w:family w:val="roman"/>
    <w:pitch w:val="default"/>
    <w:sig w:usb0="E00006FF" w:usb1="420024FF" w:usb2="02000000" w:usb3="00000000" w:csb0="2000019F" w:csb1="00000000"/>
  </w:font>
  <w:font w:name="Arial">
    <w:panose1 w:val="020B0604020202020204"/>
    <w:charset w:val="00"/>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D89855">
    <w:pPr>
      <w:pStyle w:val="16"/>
      <w:tabs>
        <w:tab w:val="center" w:pos="4558"/>
        <w:tab w:val="right" w:pos="9116"/>
      </w:tabs>
      <w:spacing w:before="120"/>
      <w:ind w:firstLine="360"/>
      <w:rPr>
        <w:sz w:val="18"/>
      </w:rPr>
    </w:pPr>
    <w:r>
      <w:rPr>
        <w:sz w:val="18"/>
      </w:rPr>
      <w:tab/>
    </w:r>
    <w:r>
      <w:rPr>
        <w:rFonts w:hint="eastAsia" w:ascii="宋体"/>
        <w:sz w:val="18"/>
      </w:rPr>
      <w:t>版权所有，侵权必究</w:t>
    </w:r>
    <w:r>
      <w:rPr>
        <w:sz w:val="18"/>
      </w:rPr>
      <w:tab/>
    </w:r>
    <w:r>
      <w:rPr>
        <w:rFonts w:hint="eastAsia" w:ascii="宋体"/>
        <w:sz w:val="18"/>
      </w:rPr>
      <w:t>第</w:t>
    </w:r>
    <w:r>
      <w:fldChar w:fldCharType="begin"/>
    </w:r>
    <w:r>
      <w:instrText xml:space="preserve">page  \* MERGEFORMAT</w:instrText>
    </w:r>
    <w:r>
      <w:fldChar w:fldCharType="separate"/>
    </w:r>
    <w:r>
      <w:t>2</w:t>
    </w:r>
    <w:r>
      <w:fldChar w:fldCharType="end"/>
    </w:r>
    <w:r>
      <w:rPr>
        <w:rFonts w:hint="eastAsia" w:ascii="宋体"/>
        <w:sz w:val="18"/>
      </w:rPr>
      <w:t>页，共</w:t>
    </w:r>
    <w:r>
      <w:fldChar w:fldCharType="begin"/>
    </w:r>
    <w:r>
      <w:instrText xml:space="preserve">numpages  \* MERGEFORMAT</w:instrText>
    </w:r>
    <w:r>
      <w:fldChar w:fldCharType="separate"/>
    </w:r>
    <w:r>
      <w:t>2</w:t>
    </w:r>
    <w:r>
      <w:fldChar w:fldCharType="end"/>
    </w:r>
    <w:r>
      <w:rPr>
        <w:rFonts w:hint="eastAsia" w:ascii="宋体"/>
        <w:sz w:val="18"/>
      </w:rPr>
      <w:t>页</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4EF42F5">
    <w:pPr>
      <w:pStyle w:val="6"/>
      <w:spacing w:before="120"/>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8843D07">
    <w:pPr>
      <w:pStyle w:val="6"/>
      <w:spacing w:before="120"/>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360" w:lineRule="auto"/>
        <w:ind w:firstLine="420"/>
      </w:pPr>
      <w:r>
        <w:separator/>
      </w:r>
    </w:p>
  </w:footnote>
  <w:footnote w:type="continuationSeparator" w:id="1">
    <w:p>
      <w:pPr>
        <w:spacing w:before="0" w:after="0" w:line="360" w:lineRule="auto"/>
        <w:ind w:firstLine="42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E5C87C">
    <w:pPr>
      <w:pStyle w:val="7"/>
      <w:spacing w:before="120"/>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719A21">
    <w:pPr>
      <w:pStyle w:val="7"/>
      <w:spacing w:before="12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AB9CA3">
    <w:pPr>
      <w:pStyle w:val="7"/>
      <w:spacing w:before="120"/>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A630792"/>
    <w:multiLevelType w:val="multilevel"/>
    <w:tmpl w:val="1A630792"/>
    <w:lvl w:ilvl="0" w:tentative="0">
      <w:start w:val="1"/>
      <w:numFmt w:val="decimal"/>
      <w:lvlText w:val="%1、"/>
      <w:lvlJc w:val="left"/>
      <w:pPr>
        <w:ind w:left="360" w:hanging="360"/>
      </w:pPr>
      <w:rPr>
        <w:rFonts w:hint="default"/>
        <w:b/>
        <w:color w:val="auto"/>
      </w:r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1">
    <w:nsid w:val="48F90233"/>
    <w:multiLevelType w:val="singleLevel"/>
    <w:tmpl w:val="48F90233"/>
    <w:lvl w:ilvl="0" w:tentative="0">
      <w:start w:val="9"/>
      <w:numFmt w:val="decimal"/>
      <w:suff w:val="nothing"/>
      <w:lvlText w:val="%1、"/>
      <w:lvlJc w:val="left"/>
    </w:lvl>
  </w:abstractNum>
  <w:num w:numId="1">
    <w:abstractNumId w:val="0"/>
  </w:num>
  <w:num w:numId="2">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几">
    <w15:presenceInfo w15:providerId="WPS Office" w15:userId="166484811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isplayBackgroundShape w:val="1"/>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val="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MDexMDAzMzawNDAyMTdV0lEKTi0uzszPAykwMqsFACetuuctAAAA"/>
  </w:docVars>
  <w:rsids>
    <w:rsidRoot w:val="00706DA7"/>
    <w:rsid w:val="00000226"/>
    <w:rsid w:val="00004E60"/>
    <w:rsid w:val="00006E36"/>
    <w:rsid w:val="00010C98"/>
    <w:rsid w:val="00015665"/>
    <w:rsid w:val="000169EB"/>
    <w:rsid w:val="000279EA"/>
    <w:rsid w:val="0003167E"/>
    <w:rsid w:val="000358AA"/>
    <w:rsid w:val="0003746E"/>
    <w:rsid w:val="00037F39"/>
    <w:rsid w:val="000525EB"/>
    <w:rsid w:val="00054C92"/>
    <w:rsid w:val="00055E53"/>
    <w:rsid w:val="00057E8A"/>
    <w:rsid w:val="000602A1"/>
    <w:rsid w:val="00061C41"/>
    <w:rsid w:val="000670EB"/>
    <w:rsid w:val="00076EFF"/>
    <w:rsid w:val="00080EEE"/>
    <w:rsid w:val="000821A3"/>
    <w:rsid w:val="0008606B"/>
    <w:rsid w:val="000864DC"/>
    <w:rsid w:val="00087260"/>
    <w:rsid w:val="0009680D"/>
    <w:rsid w:val="000A172F"/>
    <w:rsid w:val="000B1C65"/>
    <w:rsid w:val="000B3365"/>
    <w:rsid w:val="000C7B5C"/>
    <w:rsid w:val="000D19BE"/>
    <w:rsid w:val="000D4B03"/>
    <w:rsid w:val="000D7EB7"/>
    <w:rsid w:val="000E5D43"/>
    <w:rsid w:val="000E65D5"/>
    <w:rsid w:val="000E6F35"/>
    <w:rsid w:val="000F1FEC"/>
    <w:rsid w:val="000F417D"/>
    <w:rsid w:val="000F5090"/>
    <w:rsid w:val="0010245A"/>
    <w:rsid w:val="00103A56"/>
    <w:rsid w:val="001069C9"/>
    <w:rsid w:val="00106C7C"/>
    <w:rsid w:val="00112BE3"/>
    <w:rsid w:val="00130B8F"/>
    <w:rsid w:val="00135C18"/>
    <w:rsid w:val="00141617"/>
    <w:rsid w:val="00141739"/>
    <w:rsid w:val="00141DC8"/>
    <w:rsid w:val="00142468"/>
    <w:rsid w:val="00143484"/>
    <w:rsid w:val="00145E12"/>
    <w:rsid w:val="00146D79"/>
    <w:rsid w:val="00151934"/>
    <w:rsid w:val="00154522"/>
    <w:rsid w:val="0015616D"/>
    <w:rsid w:val="001562EB"/>
    <w:rsid w:val="0015739B"/>
    <w:rsid w:val="001647C1"/>
    <w:rsid w:val="001740D0"/>
    <w:rsid w:val="00175472"/>
    <w:rsid w:val="001754D3"/>
    <w:rsid w:val="00176CAD"/>
    <w:rsid w:val="00177F49"/>
    <w:rsid w:val="0018098E"/>
    <w:rsid w:val="00181461"/>
    <w:rsid w:val="001926B4"/>
    <w:rsid w:val="001954B3"/>
    <w:rsid w:val="0019627B"/>
    <w:rsid w:val="0019771D"/>
    <w:rsid w:val="001A35B6"/>
    <w:rsid w:val="001A43EB"/>
    <w:rsid w:val="001A4C54"/>
    <w:rsid w:val="001A7302"/>
    <w:rsid w:val="001B071B"/>
    <w:rsid w:val="001B2551"/>
    <w:rsid w:val="001B35AF"/>
    <w:rsid w:val="001B4876"/>
    <w:rsid w:val="001B7969"/>
    <w:rsid w:val="001C08BF"/>
    <w:rsid w:val="001D079D"/>
    <w:rsid w:val="001D44E9"/>
    <w:rsid w:val="001D4F30"/>
    <w:rsid w:val="001D580E"/>
    <w:rsid w:val="001D694B"/>
    <w:rsid w:val="001D6B96"/>
    <w:rsid w:val="001F7D09"/>
    <w:rsid w:val="0020256C"/>
    <w:rsid w:val="002030FC"/>
    <w:rsid w:val="002035AD"/>
    <w:rsid w:val="00203FA4"/>
    <w:rsid w:val="0021223B"/>
    <w:rsid w:val="0021253B"/>
    <w:rsid w:val="00212676"/>
    <w:rsid w:val="00213FE3"/>
    <w:rsid w:val="0022240F"/>
    <w:rsid w:val="002240FA"/>
    <w:rsid w:val="002244D5"/>
    <w:rsid w:val="00231961"/>
    <w:rsid w:val="00234FFD"/>
    <w:rsid w:val="00240304"/>
    <w:rsid w:val="0024220B"/>
    <w:rsid w:val="00246770"/>
    <w:rsid w:val="002532EA"/>
    <w:rsid w:val="00253472"/>
    <w:rsid w:val="00254F8E"/>
    <w:rsid w:val="0026207A"/>
    <w:rsid w:val="00263697"/>
    <w:rsid w:val="00267D85"/>
    <w:rsid w:val="00271760"/>
    <w:rsid w:val="0027435E"/>
    <w:rsid w:val="00275855"/>
    <w:rsid w:val="0028303E"/>
    <w:rsid w:val="00285766"/>
    <w:rsid w:val="00287676"/>
    <w:rsid w:val="00287D28"/>
    <w:rsid w:val="002A0336"/>
    <w:rsid w:val="002A227F"/>
    <w:rsid w:val="002A250C"/>
    <w:rsid w:val="002A42D2"/>
    <w:rsid w:val="002A630B"/>
    <w:rsid w:val="002A742E"/>
    <w:rsid w:val="002B2281"/>
    <w:rsid w:val="002B7393"/>
    <w:rsid w:val="002B77E2"/>
    <w:rsid w:val="002B7DAC"/>
    <w:rsid w:val="002C0D53"/>
    <w:rsid w:val="002C5332"/>
    <w:rsid w:val="002D0B5E"/>
    <w:rsid w:val="002D5466"/>
    <w:rsid w:val="002D71C1"/>
    <w:rsid w:val="002E06BC"/>
    <w:rsid w:val="002E0882"/>
    <w:rsid w:val="002E1ED5"/>
    <w:rsid w:val="002E5A14"/>
    <w:rsid w:val="002E6B0A"/>
    <w:rsid w:val="002E7832"/>
    <w:rsid w:val="002F009B"/>
    <w:rsid w:val="002F14D3"/>
    <w:rsid w:val="002F1D29"/>
    <w:rsid w:val="002F213C"/>
    <w:rsid w:val="002F2E11"/>
    <w:rsid w:val="002F35CC"/>
    <w:rsid w:val="002F5AD4"/>
    <w:rsid w:val="002F64E6"/>
    <w:rsid w:val="002F6D61"/>
    <w:rsid w:val="002F7073"/>
    <w:rsid w:val="00300DD1"/>
    <w:rsid w:val="003058AB"/>
    <w:rsid w:val="00310148"/>
    <w:rsid w:val="00314AC2"/>
    <w:rsid w:val="00317642"/>
    <w:rsid w:val="003217E1"/>
    <w:rsid w:val="00321AF9"/>
    <w:rsid w:val="00322D14"/>
    <w:rsid w:val="00324909"/>
    <w:rsid w:val="00325B92"/>
    <w:rsid w:val="003332DB"/>
    <w:rsid w:val="00334C24"/>
    <w:rsid w:val="003356B1"/>
    <w:rsid w:val="00336744"/>
    <w:rsid w:val="00345D13"/>
    <w:rsid w:val="0035258C"/>
    <w:rsid w:val="003540B5"/>
    <w:rsid w:val="00360B2E"/>
    <w:rsid w:val="00361C3D"/>
    <w:rsid w:val="00363215"/>
    <w:rsid w:val="00363C8A"/>
    <w:rsid w:val="00363E2B"/>
    <w:rsid w:val="00382274"/>
    <w:rsid w:val="0038574C"/>
    <w:rsid w:val="00385D08"/>
    <w:rsid w:val="00386FDB"/>
    <w:rsid w:val="00387314"/>
    <w:rsid w:val="00390FB6"/>
    <w:rsid w:val="0039289A"/>
    <w:rsid w:val="00392A21"/>
    <w:rsid w:val="003967A5"/>
    <w:rsid w:val="003A08CD"/>
    <w:rsid w:val="003A0E2C"/>
    <w:rsid w:val="003A280C"/>
    <w:rsid w:val="003A4610"/>
    <w:rsid w:val="003A5C1D"/>
    <w:rsid w:val="003A5C3C"/>
    <w:rsid w:val="003B1130"/>
    <w:rsid w:val="003B55DE"/>
    <w:rsid w:val="003B6F57"/>
    <w:rsid w:val="003C1EB3"/>
    <w:rsid w:val="003C3BCE"/>
    <w:rsid w:val="003C6B78"/>
    <w:rsid w:val="003C7DAF"/>
    <w:rsid w:val="003D17FE"/>
    <w:rsid w:val="003D5BFE"/>
    <w:rsid w:val="003D72AB"/>
    <w:rsid w:val="003E2C90"/>
    <w:rsid w:val="003E6C82"/>
    <w:rsid w:val="003E7A8D"/>
    <w:rsid w:val="003F2DBA"/>
    <w:rsid w:val="003F31C7"/>
    <w:rsid w:val="003F43EF"/>
    <w:rsid w:val="0040386E"/>
    <w:rsid w:val="004076C2"/>
    <w:rsid w:val="004102C8"/>
    <w:rsid w:val="0041031C"/>
    <w:rsid w:val="00412F4A"/>
    <w:rsid w:val="00420F7D"/>
    <w:rsid w:val="0042149E"/>
    <w:rsid w:val="004214EB"/>
    <w:rsid w:val="004236B3"/>
    <w:rsid w:val="00425597"/>
    <w:rsid w:val="004276E0"/>
    <w:rsid w:val="0043058B"/>
    <w:rsid w:val="00430E2A"/>
    <w:rsid w:val="0043293F"/>
    <w:rsid w:val="004354BB"/>
    <w:rsid w:val="004369B7"/>
    <w:rsid w:val="0044553C"/>
    <w:rsid w:val="00445BC2"/>
    <w:rsid w:val="00450A2E"/>
    <w:rsid w:val="00452744"/>
    <w:rsid w:val="00453CA3"/>
    <w:rsid w:val="00471233"/>
    <w:rsid w:val="00474562"/>
    <w:rsid w:val="00474E09"/>
    <w:rsid w:val="00475985"/>
    <w:rsid w:val="00475AD2"/>
    <w:rsid w:val="00477104"/>
    <w:rsid w:val="00483B7D"/>
    <w:rsid w:val="00490D17"/>
    <w:rsid w:val="00491CF3"/>
    <w:rsid w:val="00492115"/>
    <w:rsid w:val="00493ED3"/>
    <w:rsid w:val="00494647"/>
    <w:rsid w:val="004A07F2"/>
    <w:rsid w:val="004A1CBD"/>
    <w:rsid w:val="004A27C6"/>
    <w:rsid w:val="004B4BDE"/>
    <w:rsid w:val="004B57FE"/>
    <w:rsid w:val="004B666C"/>
    <w:rsid w:val="004B7EE9"/>
    <w:rsid w:val="004C2DD7"/>
    <w:rsid w:val="004D0E41"/>
    <w:rsid w:val="004D5E66"/>
    <w:rsid w:val="004D7747"/>
    <w:rsid w:val="004E0AA7"/>
    <w:rsid w:val="004F6C16"/>
    <w:rsid w:val="004F6E29"/>
    <w:rsid w:val="00502788"/>
    <w:rsid w:val="00511FCE"/>
    <w:rsid w:val="00516A02"/>
    <w:rsid w:val="00517D37"/>
    <w:rsid w:val="00523358"/>
    <w:rsid w:val="00546C37"/>
    <w:rsid w:val="0054702A"/>
    <w:rsid w:val="0054734B"/>
    <w:rsid w:val="00556567"/>
    <w:rsid w:val="005570F0"/>
    <w:rsid w:val="005625D4"/>
    <w:rsid w:val="00566F1E"/>
    <w:rsid w:val="0057552F"/>
    <w:rsid w:val="00577BAF"/>
    <w:rsid w:val="00582182"/>
    <w:rsid w:val="00584A22"/>
    <w:rsid w:val="00586ECF"/>
    <w:rsid w:val="00590922"/>
    <w:rsid w:val="005912E1"/>
    <w:rsid w:val="00594A54"/>
    <w:rsid w:val="0059645F"/>
    <w:rsid w:val="00597DDC"/>
    <w:rsid w:val="005A0F77"/>
    <w:rsid w:val="005A1FF6"/>
    <w:rsid w:val="005A5815"/>
    <w:rsid w:val="005A75F8"/>
    <w:rsid w:val="005B1362"/>
    <w:rsid w:val="005B1EEE"/>
    <w:rsid w:val="005B291A"/>
    <w:rsid w:val="005B51F6"/>
    <w:rsid w:val="005C1D6F"/>
    <w:rsid w:val="005C22E3"/>
    <w:rsid w:val="005C686A"/>
    <w:rsid w:val="005D0906"/>
    <w:rsid w:val="005D6C54"/>
    <w:rsid w:val="005F4E08"/>
    <w:rsid w:val="005F5D70"/>
    <w:rsid w:val="00603A9B"/>
    <w:rsid w:val="00610577"/>
    <w:rsid w:val="00612E0C"/>
    <w:rsid w:val="00622696"/>
    <w:rsid w:val="006244D6"/>
    <w:rsid w:val="006266B8"/>
    <w:rsid w:val="00627A17"/>
    <w:rsid w:val="00633F4B"/>
    <w:rsid w:val="006368E6"/>
    <w:rsid w:val="00637C16"/>
    <w:rsid w:val="00646ACA"/>
    <w:rsid w:val="006474D6"/>
    <w:rsid w:val="006477A9"/>
    <w:rsid w:val="00653DE4"/>
    <w:rsid w:val="00655D95"/>
    <w:rsid w:val="00661383"/>
    <w:rsid w:val="00662C8B"/>
    <w:rsid w:val="006672BC"/>
    <w:rsid w:val="00670D16"/>
    <w:rsid w:val="00671168"/>
    <w:rsid w:val="00671219"/>
    <w:rsid w:val="00671636"/>
    <w:rsid w:val="00672D17"/>
    <w:rsid w:val="006750CB"/>
    <w:rsid w:val="00694826"/>
    <w:rsid w:val="00696005"/>
    <w:rsid w:val="00697A14"/>
    <w:rsid w:val="006A0265"/>
    <w:rsid w:val="006A299E"/>
    <w:rsid w:val="006A45E7"/>
    <w:rsid w:val="006B241A"/>
    <w:rsid w:val="006B5865"/>
    <w:rsid w:val="006B7D79"/>
    <w:rsid w:val="006C20E0"/>
    <w:rsid w:val="006C59E6"/>
    <w:rsid w:val="006D0E9B"/>
    <w:rsid w:val="006D12BE"/>
    <w:rsid w:val="006D3305"/>
    <w:rsid w:val="006D3798"/>
    <w:rsid w:val="006D6AAE"/>
    <w:rsid w:val="006D6EC5"/>
    <w:rsid w:val="006E0ECB"/>
    <w:rsid w:val="006E2F82"/>
    <w:rsid w:val="006E33C8"/>
    <w:rsid w:val="006E3927"/>
    <w:rsid w:val="006E4548"/>
    <w:rsid w:val="006F314F"/>
    <w:rsid w:val="006F3358"/>
    <w:rsid w:val="006F3FB9"/>
    <w:rsid w:val="006F7D37"/>
    <w:rsid w:val="00704A47"/>
    <w:rsid w:val="00706DA7"/>
    <w:rsid w:val="00710FA7"/>
    <w:rsid w:val="0071284C"/>
    <w:rsid w:val="00713E93"/>
    <w:rsid w:val="007147BF"/>
    <w:rsid w:val="00715FFB"/>
    <w:rsid w:val="00723B58"/>
    <w:rsid w:val="0072795D"/>
    <w:rsid w:val="0072797C"/>
    <w:rsid w:val="00740897"/>
    <w:rsid w:val="00740D99"/>
    <w:rsid w:val="00752DC8"/>
    <w:rsid w:val="00756B38"/>
    <w:rsid w:val="00760668"/>
    <w:rsid w:val="00760DFD"/>
    <w:rsid w:val="0076146F"/>
    <w:rsid w:val="00765C08"/>
    <w:rsid w:val="007666A8"/>
    <w:rsid w:val="00776E17"/>
    <w:rsid w:val="00776E56"/>
    <w:rsid w:val="00781B8D"/>
    <w:rsid w:val="00787669"/>
    <w:rsid w:val="00787AB6"/>
    <w:rsid w:val="00794F62"/>
    <w:rsid w:val="007A093B"/>
    <w:rsid w:val="007A0E56"/>
    <w:rsid w:val="007A28BE"/>
    <w:rsid w:val="007A3CA1"/>
    <w:rsid w:val="007A5232"/>
    <w:rsid w:val="007A60C2"/>
    <w:rsid w:val="007A6228"/>
    <w:rsid w:val="007A68EB"/>
    <w:rsid w:val="007A7214"/>
    <w:rsid w:val="007B0D57"/>
    <w:rsid w:val="007B1092"/>
    <w:rsid w:val="007B2894"/>
    <w:rsid w:val="007B30AC"/>
    <w:rsid w:val="007B5F67"/>
    <w:rsid w:val="007B726D"/>
    <w:rsid w:val="007C2784"/>
    <w:rsid w:val="007D1A7F"/>
    <w:rsid w:val="007D1C29"/>
    <w:rsid w:val="007D6BC6"/>
    <w:rsid w:val="007E2195"/>
    <w:rsid w:val="007E248B"/>
    <w:rsid w:val="007E2C90"/>
    <w:rsid w:val="007F5220"/>
    <w:rsid w:val="00801499"/>
    <w:rsid w:val="00803F1A"/>
    <w:rsid w:val="008043D9"/>
    <w:rsid w:val="00804D3F"/>
    <w:rsid w:val="0081080B"/>
    <w:rsid w:val="008135A7"/>
    <w:rsid w:val="00814443"/>
    <w:rsid w:val="00814454"/>
    <w:rsid w:val="00815611"/>
    <w:rsid w:val="00817CC9"/>
    <w:rsid w:val="00820600"/>
    <w:rsid w:val="00831885"/>
    <w:rsid w:val="00836068"/>
    <w:rsid w:val="008367FA"/>
    <w:rsid w:val="00836D95"/>
    <w:rsid w:val="008435DE"/>
    <w:rsid w:val="00843E6B"/>
    <w:rsid w:val="008470D2"/>
    <w:rsid w:val="00852FCD"/>
    <w:rsid w:val="0085363C"/>
    <w:rsid w:val="0085715F"/>
    <w:rsid w:val="00861D94"/>
    <w:rsid w:val="00862830"/>
    <w:rsid w:val="0086415C"/>
    <w:rsid w:val="00866DFB"/>
    <w:rsid w:val="00875499"/>
    <w:rsid w:val="00876465"/>
    <w:rsid w:val="0088382D"/>
    <w:rsid w:val="00885162"/>
    <w:rsid w:val="008853B8"/>
    <w:rsid w:val="00887D4A"/>
    <w:rsid w:val="0089157B"/>
    <w:rsid w:val="008A4B61"/>
    <w:rsid w:val="008A5B1B"/>
    <w:rsid w:val="008B2BB3"/>
    <w:rsid w:val="008B48DB"/>
    <w:rsid w:val="008B4D15"/>
    <w:rsid w:val="008B6375"/>
    <w:rsid w:val="008C154F"/>
    <w:rsid w:val="008C1643"/>
    <w:rsid w:val="008C3E69"/>
    <w:rsid w:val="008D1E52"/>
    <w:rsid w:val="008D529E"/>
    <w:rsid w:val="008E1EA7"/>
    <w:rsid w:val="008F1B9F"/>
    <w:rsid w:val="00901C1F"/>
    <w:rsid w:val="009078E4"/>
    <w:rsid w:val="00907D05"/>
    <w:rsid w:val="00920192"/>
    <w:rsid w:val="00923665"/>
    <w:rsid w:val="00925243"/>
    <w:rsid w:val="00932008"/>
    <w:rsid w:val="009342A2"/>
    <w:rsid w:val="00935697"/>
    <w:rsid w:val="00937BE1"/>
    <w:rsid w:val="00937E98"/>
    <w:rsid w:val="00943613"/>
    <w:rsid w:val="00945FFF"/>
    <w:rsid w:val="009508F4"/>
    <w:rsid w:val="00950DC3"/>
    <w:rsid w:val="00951304"/>
    <w:rsid w:val="0095318A"/>
    <w:rsid w:val="00956057"/>
    <w:rsid w:val="009568AF"/>
    <w:rsid w:val="0095728B"/>
    <w:rsid w:val="009628BA"/>
    <w:rsid w:val="009665D6"/>
    <w:rsid w:val="009671AB"/>
    <w:rsid w:val="0097047C"/>
    <w:rsid w:val="0097131B"/>
    <w:rsid w:val="009714CA"/>
    <w:rsid w:val="009727AA"/>
    <w:rsid w:val="00974DFE"/>
    <w:rsid w:val="00976435"/>
    <w:rsid w:val="00976C47"/>
    <w:rsid w:val="00980B6A"/>
    <w:rsid w:val="00984D57"/>
    <w:rsid w:val="009856B8"/>
    <w:rsid w:val="00985AFC"/>
    <w:rsid w:val="00985FB3"/>
    <w:rsid w:val="009924D6"/>
    <w:rsid w:val="00994E03"/>
    <w:rsid w:val="00996D79"/>
    <w:rsid w:val="009A530A"/>
    <w:rsid w:val="009A56AF"/>
    <w:rsid w:val="009A73DC"/>
    <w:rsid w:val="009B359A"/>
    <w:rsid w:val="009B3D12"/>
    <w:rsid w:val="009B485B"/>
    <w:rsid w:val="009C0AC8"/>
    <w:rsid w:val="009C2CD5"/>
    <w:rsid w:val="009C5F98"/>
    <w:rsid w:val="009C6EAE"/>
    <w:rsid w:val="009C6EF0"/>
    <w:rsid w:val="009C73F1"/>
    <w:rsid w:val="009C79C7"/>
    <w:rsid w:val="009D0659"/>
    <w:rsid w:val="009D73EE"/>
    <w:rsid w:val="009E0999"/>
    <w:rsid w:val="009E5A9B"/>
    <w:rsid w:val="009F2C12"/>
    <w:rsid w:val="009F3C8C"/>
    <w:rsid w:val="00A040D3"/>
    <w:rsid w:val="00A04D9C"/>
    <w:rsid w:val="00A06A80"/>
    <w:rsid w:val="00A16550"/>
    <w:rsid w:val="00A22796"/>
    <w:rsid w:val="00A30C0F"/>
    <w:rsid w:val="00A352F1"/>
    <w:rsid w:val="00A37D7C"/>
    <w:rsid w:val="00A40F2D"/>
    <w:rsid w:val="00A5350E"/>
    <w:rsid w:val="00A53FE4"/>
    <w:rsid w:val="00A54015"/>
    <w:rsid w:val="00A62225"/>
    <w:rsid w:val="00A657BD"/>
    <w:rsid w:val="00A66482"/>
    <w:rsid w:val="00A679AC"/>
    <w:rsid w:val="00A67CC1"/>
    <w:rsid w:val="00A7147E"/>
    <w:rsid w:val="00A756F7"/>
    <w:rsid w:val="00A82C04"/>
    <w:rsid w:val="00A8302D"/>
    <w:rsid w:val="00A84FB8"/>
    <w:rsid w:val="00A8521E"/>
    <w:rsid w:val="00A86127"/>
    <w:rsid w:val="00A86EDD"/>
    <w:rsid w:val="00A91A03"/>
    <w:rsid w:val="00A93B36"/>
    <w:rsid w:val="00A95028"/>
    <w:rsid w:val="00A96AF9"/>
    <w:rsid w:val="00AA21D6"/>
    <w:rsid w:val="00AA21EA"/>
    <w:rsid w:val="00AA315B"/>
    <w:rsid w:val="00AB0794"/>
    <w:rsid w:val="00AC1726"/>
    <w:rsid w:val="00AC7285"/>
    <w:rsid w:val="00AD09DB"/>
    <w:rsid w:val="00AD5E12"/>
    <w:rsid w:val="00AD6525"/>
    <w:rsid w:val="00AF4000"/>
    <w:rsid w:val="00B01B26"/>
    <w:rsid w:val="00B03383"/>
    <w:rsid w:val="00B123A0"/>
    <w:rsid w:val="00B12F9A"/>
    <w:rsid w:val="00B15F27"/>
    <w:rsid w:val="00B15F4E"/>
    <w:rsid w:val="00B1755A"/>
    <w:rsid w:val="00B20DC3"/>
    <w:rsid w:val="00B230D0"/>
    <w:rsid w:val="00B2483C"/>
    <w:rsid w:val="00B253D9"/>
    <w:rsid w:val="00B31B99"/>
    <w:rsid w:val="00B33D34"/>
    <w:rsid w:val="00B424DC"/>
    <w:rsid w:val="00B47B76"/>
    <w:rsid w:val="00B521CE"/>
    <w:rsid w:val="00B545DA"/>
    <w:rsid w:val="00B5501A"/>
    <w:rsid w:val="00B56D24"/>
    <w:rsid w:val="00B63392"/>
    <w:rsid w:val="00B63637"/>
    <w:rsid w:val="00B63ABB"/>
    <w:rsid w:val="00B64960"/>
    <w:rsid w:val="00B656E1"/>
    <w:rsid w:val="00B65A87"/>
    <w:rsid w:val="00B734D4"/>
    <w:rsid w:val="00B73ACC"/>
    <w:rsid w:val="00B803CB"/>
    <w:rsid w:val="00B8095A"/>
    <w:rsid w:val="00B8519E"/>
    <w:rsid w:val="00B8717A"/>
    <w:rsid w:val="00B90FF9"/>
    <w:rsid w:val="00B94FF7"/>
    <w:rsid w:val="00B952A3"/>
    <w:rsid w:val="00B95977"/>
    <w:rsid w:val="00BA1674"/>
    <w:rsid w:val="00BA1C5D"/>
    <w:rsid w:val="00BA2371"/>
    <w:rsid w:val="00BA2CEC"/>
    <w:rsid w:val="00BB01F7"/>
    <w:rsid w:val="00BB0C81"/>
    <w:rsid w:val="00BB1F1F"/>
    <w:rsid w:val="00BB2617"/>
    <w:rsid w:val="00BC0C13"/>
    <w:rsid w:val="00BC3206"/>
    <w:rsid w:val="00BD2824"/>
    <w:rsid w:val="00BD3AD2"/>
    <w:rsid w:val="00BD5BE3"/>
    <w:rsid w:val="00BD781A"/>
    <w:rsid w:val="00BE0F68"/>
    <w:rsid w:val="00BE3D0C"/>
    <w:rsid w:val="00BE3F96"/>
    <w:rsid w:val="00BE66C4"/>
    <w:rsid w:val="00BF005F"/>
    <w:rsid w:val="00BF0F5B"/>
    <w:rsid w:val="00C00568"/>
    <w:rsid w:val="00C0099E"/>
    <w:rsid w:val="00C01000"/>
    <w:rsid w:val="00C03002"/>
    <w:rsid w:val="00C0410A"/>
    <w:rsid w:val="00C1103F"/>
    <w:rsid w:val="00C1669E"/>
    <w:rsid w:val="00C203F4"/>
    <w:rsid w:val="00C22458"/>
    <w:rsid w:val="00C23D45"/>
    <w:rsid w:val="00C24C2B"/>
    <w:rsid w:val="00C275FE"/>
    <w:rsid w:val="00C31EED"/>
    <w:rsid w:val="00C32F77"/>
    <w:rsid w:val="00C33982"/>
    <w:rsid w:val="00C350F0"/>
    <w:rsid w:val="00C356B8"/>
    <w:rsid w:val="00C47338"/>
    <w:rsid w:val="00C4779D"/>
    <w:rsid w:val="00C527DF"/>
    <w:rsid w:val="00C555F5"/>
    <w:rsid w:val="00C56365"/>
    <w:rsid w:val="00C602D4"/>
    <w:rsid w:val="00C623B4"/>
    <w:rsid w:val="00C6260B"/>
    <w:rsid w:val="00C65C71"/>
    <w:rsid w:val="00C7543F"/>
    <w:rsid w:val="00C97AD5"/>
    <w:rsid w:val="00C97BE8"/>
    <w:rsid w:val="00C97FF2"/>
    <w:rsid w:val="00CB0299"/>
    <w:rsid w:val="00CB4616"/>
    <w:rsid w:val="00CB7216"/>
    <w:rsid w:val="00CC40B5"/>
    <w:rsid w:val="00CC554A"/>
    <w:rsid w:val="00CC69A7"/>
    <w:rsid w:val="00CC7D90"/>
    <w:rsid w:val="00CD4365"/>
    <w:rsid w:val="00CD4F04"/>
    <w:rsid w:val="00CD7691"/>
    <w:rsid w:val="00CE1359"/>
    <w:rsid w:val="00CE13D2"/>
    <w:rsid w:val="00CE19BD"/>
    <w:rsid w:val="00CE2D40"/>
    <w:rsid w:val="00CE6963"/>
    <w:rsid w:val="00CF099E"/>
    <w:rsid w:val="00CF0FD8"/>
    <w:rsid w:val="00CF5611"/>
    <w:rsid w:val="00CF5D16"/>
    <w:rsid w:val="00CF770F"/>
    <w:rsid w:val="00D022F5"/>
    <w:rsid w:val="00D045CB"/>
    <w:rsid w:val="00D0489B"/>
    <w:rsid w:val="00D11449"/>
    <w:rsid w:val="00D13F6C"/>
    <w:rsid w:val="00D140E7"/>
    <w:rsid w:val="00D26231"/>
    <w:rsid w:val="00D30B48"/>
    <w:rsid w:val="00D32FDA"/>
    <w:rsid w:val="00D33503"/>
    <w:rsid w:val="00D33D56"/>
    <w:rsid w:val="00D3479C"/>
    <w:rsid w:val="00D35351"/>
    <w:rsid w:val="00D3637A"/>
    <w:rsid w:val="00D464E9"/>
    <w:rsid w:val="00D46621"/>
    <w:rsid w:val="00D5544C"/>
    <w:rsid w:val="00D57AB0"/>
    <w:rsid w:val="00D625C0"/>
    <w:rsid w:val="00D64E7F"/>
    <w:rsid w:val="00D656C5"/>
    <w:rsid w:val="00D659B4"/>
    <w:rsid w:val="00D65B07"/>
    <w:rsid w:val="00D70926"/>
    <w:rsid w:val="00D73953"/>
    <w:rsid w:val="00D7399F"/>
    <w:rsid w:val="00D74863"/>
    <w:rsid w:val="00D81340"/>
    <w:rsid w:val="00D83E47"/>
    <w:rsid w:val="00D85E33"/>
    <w:rsid w:val="00D86F16"/>
    <w:rsid w:val="00D87A46"/>
    <w:rsid w:val="00D92068"/>
    <w:rsid w:val="00DA226B"/>
    <w:rsid w:val="00DA2EE1"/>
    <w:rsid w:val="00DA37B7"/>
    <w:rsid w:val="00DA5543"/>
    <w:rsid w:val="00DA6920"/>
    <w:rsid w:val="00DA6BB6"/>
    <w:rsid w:val="00DA6D6F"/>
    <w:rsid w:val="00DB2A68"/>
    <w:rsid w:val="00DC0DF0"/>
    <w:rsid w:val="00DC145D"/>
    <w:rsid w:val="00DE2C71"/>
    <w:rsid w:val="00DE4EF8"/>
    <w:rsid w:val="00DF24D3"/>
    <w:rsid w:val="00DF375C"/>
    <w:rsid w:val="00DF710D"/>
    <w:rsid w:val="00DF7DDA"/>
    <w:rsid w:val="00E005B8"/>
    <w:rsid w:val="00E008B7"/>
    <w:rsid w:val="00E02CA0"/>
    <w:rsid w:val="00E04629"/>
    <w:rsid w:val="00E05277"/>
    <w:rsid w:val="00E06071"/>
    <w:rsid w:val="00E06A7D"/>
    <w:rsid w:val="00E10EF6"/>
    <w:rsid w:val="00E1275B"/>
    <w:rsid w:val="00E131CD"/>
    <w:rsid w:val="00E16106"/>
    <w:rsid w:val="00E169AC"/>
    <w:rsid w:val="00E21D4B"/>
    <w:rsid w:val="00E2312B"/>
    <w:rsid w:val="00E23B9D"/>
    <w:rsid w:val="00E24D7E"/>
    <w:rsid w:val="00E3242F"/>
    <w:rsid w:val="00E338C2"/>
    <w:rsid w:val="00E453BD"/>
    <w:rsid w:val="00E455AA"/>
    <w:rsid w:val="00E46DB2"/>
    <w:rsid w:val="00E46DCF"/>
    <w:rsid w:val="00E53150"/>
    <w:rsid w:val="00E56E64"/>
    <w:rsid w:val="00E601D1"/>
    <w:rsid w:val="00E64F21"/>
    <w:rsid w:val="00E66A82"/>
    <w:rsid w:val="00E70382"/>
    <w:rsid w:val="00E7208D"/>
    <w:rsid w:val="00E75E06"/>
    <w:rsid w:val="00E7623A"/>
    <w:rsid w:val="00E762BB"/>
    <w:rsid w:val="00E82878"/>
    <w:rsid w:val="00E86501"/>
    <w:rsid w:val="00EA0EAB"/>
    <w:rsid w:val="00EA147B"/>
    <w:rsid w:val="00EA6DD2"/>
    <w:rsid w:val="00EB479C"/>
    <w:rsid w:val="00EB4A31"/>
    <w:rsid w:val="00EC0C86"/>
    <w:rsid w:val="00EC3222"/>
    <w:rsid w:val="00EC5045"/>
    <w:rsid w:val="00EC5BE3"/>
    <w:rsid w:val="00EC5D4B"/>
    <w:rsid w:val="00ED064A"/>
    <w:rsid w:val="00ED0E6B"/>
    <w:rsid w:val="00ED277B"/>
    <w:rsid w:val="00ED2C06"/>
    <w:rsid w:val="00ED3892"/>
    <w:rsid w:val="00ED592D"/>
    <w:rsid w:val="00EE1C82"/>
    <w:rsid w:val="00EE2D26"/>
    <w:rsid w:val="00EE3A50"/>
    <w:rsid w:val="00EE6A2D"/>
    <w:rsid w:val="00EE7756"/>
    <w:rsid w:val="00EE7886"/>
    <w:rsid w:val="00EF6CD8"/>
    <w:rsid w:val="00EF72D2"/>
    <w:rsid w:val="00F0014F"/>
    <w:rsid w:val="00F02121"/>
    <w:rsid w:val="00F02983"/>
    <w:rsid w:val="00F033D2"/>
    <w:rsid w:val="00F037FC"/>
    <w:rsid w:val="00F04970"/>
    <w:rsid w:val="00F049CA"/>
    <w:rsid w:val="00F11964"/>
    <w:rsid w:val="00F122FF"/>
    <w:rsid w:val="00F129B8"/>
    <w:rsid w:val="00F12AAD"/>
    <w:rsid w:val="00F12EC4"/>
    <w:rsid w:val="00F14098"/>
    <w:rsid w:val="00F147C6"/>
    <w:rsid w:val="00F14CB3"/>
    <w:rsid w:val="00F217DF"/>
    <w:rsid w:val="00F2241F"/>
    <w:rsid w:val="00F235CA"/>
    <w:rsid w:val="00F26080"/>
    <w:rsid w:val="00F34A20"/>
    <w:rsid w:val="00F375C0"/>
    <w:rsid w:val="00F411E2"/>
    <w:rsid w:val="00F443EB"/>
    <w:rsid w:val="00F448BC"/>
    <w:rsid w:val="00F46864"/>
    <w:rsid w:val="00F47831"/>
    <w:rsid w:val="00F56416"/>
    <w:rsid w:val="00F62764"/>
    <w:rsid w:val="00F67916"/>
    <w:rsid w:val="00F7792C"/>
    <w:rsid w:val="00F83A86"/>
    <w:rsid w:val="00F84415"/>
    <w:rsid w:val="00F851EB"/>
    <w:rsid w:val="00F8567B"/>
    <w:rsid w:val="00F86C14"/>
    <w:rsid w:val="00F86F99"/>
    <w:rsid w:val="00F940EC"/>
    <w:rsid w:val="00F95337"/>
    <w:rsid w:val="00F97537"/>
    <w:rsid w:val="00FA0B6B"/>
    <w:rsid w:val="00FA653D"/>
    <w:rsid w:val="00FB1B17"/>
    <w:rsid w:val="00FB2056"/>
    <w:rsid w:val="00FB2321"/>
    <w:rsid w:val="00FB5C7A"/>
    <w:rsid w:val="00FC2AAA"/>
    <w:rsid w:val="00FC59B9"/>
    <w:rsid w:val="00FC7C48"/>
    <w:rsid w:val="00FD478D"/>
    <w:rsid w:val="00FD599C"/>
    <w:rsid w:val="00FD59E9"/>
    <w:rsid w:val="00FE0E9C"/>
    <w:rsid w:val="00FE4328"/>
    <w:rsid w:val="00FF104C"/>
    <w:rsid w:val="00FF1FDA"/>
    <w:rsid w:val="00FF4989"/>
    <w:rsid w:val="138C37D2"/>
    <w:rsid w:val="15DB4C81"/>
    <w:rsid w:val="25416A54"/>
    <w:rsid w:val="2F9C5547"/>
    <w:rsid w:val="55733C5F"/>
    <w:rsid w:val="5CCC5BDE"/>
    <w:rsid w:val="5D8F3531"/>
    <w:rsid w:val="7CCB19D6"/>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0" w:name="toc 1"/>
    <w:lsdException w:uiPriority="0" w:name="toc 2"/>
    <w:lsdException w:uiPriority="0" w:name="toc 3"/>
    <w:lsdException w:uiPriority="0" w:name="toc 4"/>
    <w:lsdException w:uiPriority="0" w:name="toc 5"/>
    <w:lsdException w:uiPriority="0" w:name="toc 6"/>
    <w:lsdException w:uiPriority="0" w:name="toc 7"/>
    <w:lsdException w:uiPriority="0" w:name="toc 8"/>
    <w:lsdException w:uiPriority="0" w:name="toc 9"/>
    <w:lsdException w:uiPriority="0" w:name="Normal Indent"/>
    <w:lsdException w:uiPriority="0" w:name="footnote text"/>
    <w:lsdException w:unhideWhenUsed="0" w:uiPriority="0" w:semiHidden="0" w:name="annotation text"/>
    <w:lsdException w:unhideWhenUsed="0" w:uiPriority="99" w:semiHidden="0" w:name="header"/>
    <w:lsdException w:unhideWhenUsed="0" w:uiPriority="0" w:semiHidden="0" w:name="footer"/>
    <w:lsdException w:uiPriority="0" w:name="index heading"/>
    <w:lsdException w:qFormat="1" w:uiPriority="0" w:name="caption"/>
    <w:lsdException w:uiPriority="0" w:name="table of figures"/>
    <w:lsdException w:uiPriority="0" w:name="envelope address"/>
    <w:lsdException w:uiPriority="0" w:name="envelope return"/>
    <w:lsdException w:uiPriority="0" w:name="footnote reference"/>
    <w:lsdException w:unhideWhenUsed="0" w:uiPriority="0" w:semiHidden="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nhideWhenUsed="0" w:uiPriority="0" w:semiHidden="0" w:name="macro"/>
    <w:lsdException w:uiPriority="0" w:name="toa heading"/>
    <w:lsdException w:uiPriority="0" w:name="List"/>
    <w:lsdException w:unhideWhenUsed="0" w:uiPriority="0" w:semiHidden="0" w:name="List Bullet"/>
    <w:lsdException w:unhideWhenUsed="0" w:uiPriority="0" w:semiHidden="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name="Default Paragraph Font"/>
    <w:lsdException w:uiPriority="0" w:name="Body Text"/>
    <w:lsdException w:uiPriority="0" w:name="Body Text Indent"/>
    <w:lsdException w:uiPriority="0" w:name="List Continue"/>
    <w:lsdException w:uiPriority="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0" w:semiHidden="0" w:name="Strong"/>
    <w:lsdException w:qFormat="1" w:unhideWhenUsed="0" w:uiPriority="0" w:semiHidden="0" w:name="Emphasis"/>
    <w:lsdException w:uiPriority="0" w:name="Document Map"/>
    <w:lsdException w:uiPriority="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name="Normal Table"/>
    <w:lsdException w:unhideWhenUsed="0" w:uiPriority="0" w:semiHidden="0" w:name="annotation subject"/>
    <w:lsdException w:unhideWhenUsed="0" w:uiPriority="0" w:semiHidden="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nhideWhenUsed="0" w:uiPriority="0" w:semiHidden="0" w:name="Table Theme"/>
    <w:lsdException w:uiPriority="99" w:semiHidden="0"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overflowPunct w:val="0"/>
      <w:autoSpaceDE w:val="0"/>
      <w:autoSpaceDN w:val="0"/>
      <w:adjustRightInd w:val="0"/>
      <w:spacing w:before="50" w:beforeLines="50" w:line="360" w:lineRule="auto"/>
      <w:ind w:firstLine="200" w:firstLineChars="200"/>
      <w:jc w:val="both"/>
      <w:textAlignment w:val="baseline"/>
    </w:pPr>
    <w:rPr>
      <w:rFonts w:ascii="Times New Roman" w:hAnsi="Times New Roman" w:eastAsia="宋体" w:cs="Times New Roman"/>
      <w:sz w:val="21"/>
      <w:lang w:val="en-US" w:eastAsia="zh-CN" w:bidi="ar-SA"/>
    </w:rPr>
  </w:style>
  <w:style w:type="paragraph" w:styleId="2">
    <w:name w:val="heading 1"/>
    <w:next w:val="1"/>
    <w:link w:val="25"/>
    <w:qFormat/>
    <w:uiPriority w:val="9"/>
    <w:pPr>
      <w:keepNext/>
      <w:keepLines/>
      <w:spacing w:line="288" w:lineRule="auto"/>
      <w:outlineLvl w:val="0"/>
    </w:pPr>
    <w:rPr>
      <w:rFonts w:ascii="等线" w:hAnsi="等线" w:eastAsia="等线" w:cs="Times New Roman"/>
      <w:b/>
      <w:bCs/>
      <w:kern w:val="44"/>
      <w:sz w:val="21"/>
      <w:szCs w:val="44"/>
      <w:lang w:val="en-US" w:eastAsia="zh-CN" w:bidi="ar-SA"/>
    </w:rPr>
  </w:style>
  <w:style w:type="paragraph" w:styleId="3">
    <w:name w:val="heading 2"/>
    <w:next w:val="1"/>
    <w:link w:val="26"/>
    <w:unhideWhenUsed/>
    <w:qFormat/>
    <w:uiPriority w:val="9"/>
    <w:pPr>
      <w:keepNext/>
      <w:keepLines/>
      <w:spacing w:line="288" w:lineRule="auto"/>
      <w:outlineLvl w:val="1"/>
    </w:pPr>
    <w:rPr>
      <w:rFonts w:ascii="等线 Light" w:hAnsi="等线 Light" w:eastAsia="等线" w:cs="Times New Roman"/>
      <w:b/>
      <w:bCs/>
      <w:kern w:val="2"/>
      <w:sz w:val="21"/>
      <w:szCs w:val="32"/>
      <w:lang w:val="en-US" w:eastAsia="zh-CN" w:bidi="ar-SA"/>
    </w:rPr>
  </w:style>
  <w:style w:type="character" w:default="1" w:styleId="14">
    <w:name w:val="Default Paragraph Font"/>
    <w:semiHidden/>
    <w:unhideWhenUsed/>
    <w:uiPriority w:val="1"/>
  </w:style>
  <w:style w:type="table" w:default="1" w:styleId="10">
    <w:name w:val="Normal Table"/>
    <w:semiHidden/>
    <w:unhideWhenUsed/>
    <w:uiPriority w:val="99"/>
    <w:tblPr>
      <w:tblCellMar>
        <w:top w:w="0" w:type="dxa"/>
        <w:left w:w="108" w:type="dxa"/>
        <w:bottom w:w="0" w:type="dxa"/>
        <w:right w:w="108" w:type="dxa"/>
      </w:tblCellMar>
    </w:tblPr>
  </w:style>
  <w:style w:type="paragraph" w:styleId="4">
    <w:name w:val="annotation text"/>
    <w:basedOn w:val="1"/>
    <w:link w:val="22"/>
    <w:uiPriority w:val="0"/>
    <w:pPr>
      <w:jc w:val="left"/>
    </w:pPr>
  </w:style>
  <w:style w:type="paragraph" w:styleId="5">
    <w:name w:val="Balloon Text"/>
    <w:basedOn w:val="1"/>
    <w:link w:val="24"/>
    <w:uiPriority w:val="0"/>
    <w:pPr>
      <w:spacing w:line="240" w:lineRule="auto"/>
    </w:pPr>
    <w:rPr>
      <w:sz w:val="18"/>
      <w:szCs w:val="18"/>
    </w:rPr>
  </w:style>
  <w:style w:type="paragraph" w:styleId="6">
    <w:name w:val="footer"/>
    <w:basedOn w:val="1"/>
    <w:link w:val="19"/>
    <w:uiPriority w:val="0"/>
    <w:pPr>
      <w:tabs>
        <w:tab w:val="center" w:pos="4153"/>
        <w:tab w:val="right" w:pos="8306"/>
      </w:tabs>
      <w:snapToGrid w:val="0"/>
      <w:spacing w:line="240" w:lineRule="auto"/>
      <w:jc w:val="left"/>
    </w:pPr>
    <w:rPr>
      <w:sz w:val="18"/>
      <w:szCs w:val="18"/>
    </w:rPr>
  </w:style>
  <w:style w:type="paragraph" w:styleId="7">
    <w:name w:val="header"/>
    <w:basedOn w:val="1"/>
    <w:link w:val="20"/>
    <w:uiPriority w:val="99"/>
    <w:pPr>
      <w:pBdr>
        <w:bottom w:val="single" w:color="auto" w:sz="6" w:space="1"/>
      </w:pBdr>
      <w:tabs>
        <w:tab w:val="center" w:pos="4153"/>
        <w:tab w:val="right" w:pos="8306"/>
      </w:tabs>
      <w:spacing w:line="240" w:lineRule="auto"/>
      <w:jc w:val="center"/>
    </w:pPr>
    <w:rPr>
      <w:sz w:val="18"/>
    </w:rPr>
  </w:style>
  <w:style w:type="paragraph" w:styleId="8">
    <w:name w:val="Normal (Web)"/>
    <w:basedOn w:val="1"/>
    <w:unhideWhenUsed/>
    <w:qFormat/>
    <w:uiPriority w:val="99"/>
    <w:pPr>
      <w:overflowPunct/>
      <w:autoSpaceDE/>
      <w:autoSpaceDN/>
      <w:adjustRightInd/>
      <w:spacing w:before="100" w:beforeLines="0" w:beforeAutospacing="1" w:after="100" w:afterAutospacing="1" w:line="240" w:lineRule="auto"/>
      <w:ind w:firstLine="0" w:firstLineChars="0"/>
      <w:jc w:val="left"/>
      <w:textAlignment w:val="auto"/>
    </w:pPr>
    <w:rPr>
      <w:rFonts w:ascii="宋体" w:hAnsi="宋体" w:cs="宋体"/>
      <w:sz w:val="24"/>
      <w:szCs w:val="24"/>
    </w:rPr>
  </w:style>
  <w:style w:type="paragraph" w:styleId="9">
    <w:name w:val="annotation subject"/>
    <w:basedOn w:val="4"/>
    <w:next w:val="4"/>
    <w:link w:val="23"/>
    <w:uiPriority w:val="0"/>
    <w:rPr>
      <w:b/>
      <w:bCs/>
    </w:rPr>
  </w:style>
  <w:style w:type="table" w:styleId="11">
    <w:name w:val="Table Grid"/>
    <w:basedOn w:val="10"/>
    <w:qFormat/>
    <w:uiPriority w:val="39"/>
    <w:rPr>
      <w:rFonts w:ascii="等线" w:hAnsi="等线" w:eastAsia="等线"/>
      <w:kern w:val="2"/>
      <w:sz w:val="21"/>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
    <w:name w:val="Table Theme"/>
    <w:basedOn w:val="10"/>
    <w:uiPriority w:val="0"/>
    <w:pPr>
      <w:overflowPunct w:val="0"/>
      <w:autoSpaceDE w:val="0"/>
      <w:autoSpaceDN w:val="0"/>
      <w:adjustRightInd w:val="0"/>
      <w:spacing w:line="360" w:lineRule="auto"/>
      <w:jc w:val="both"/>
      <w:textAlignment w:val="baseline"/>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3">
    <w:name w:val="Table Simple 1"/>
    <w:basedOn w:val="10"/>
    <w:uiPriority w:val="0"/>
    <w:pPr>
      <w:overflowPunct w:val="0"/>
      <w:autoSpaceDE w:val="0"/>
      <w:autoSpaceDN w:val="0"/>
      <w:adjustRightInd w:val="0"/>
      <w:spacing w:line="360" w:lineRule="auto"/>
      <w:jc w:val="both"/>
      <w:textAlignment w:val="baseline"/>
    </w:p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character" w:styleId="15">
    <w:name w:val="annotation reference"/>
    <w:uiPriority w:val="0"/>
    <w:rPr>
      <w:sz w:val="21"/>
      <w:szCs w:val="21"/>
    </w:rPr>
  </w:style>
  <w:style w:type="paragraph" w:customStyle="1" w:styleId="16">
    <w:name w:val="????????¨?¬???????????¡§¬???????????¡¨¬??????????¡§¬????????¡§¬??????????¡§¬???o???????????¡¨¬??????????¡§¬????????¡§¬??"/>
    <w:basedOn w:val="1"/>
    <w:qFormat/>
    <w:uiPriority w:val="0"/>
    <w:pPr>
      <w:spacing w:line="240" w:lineRule="auto"/>
      <w:jc w:val="left"/>
    </w:pPr>
    <w:rPr>
      <w:sz w:val="24"/>
    </w:rPr>
  </w:style>
  <w:style w:type="paragraph" w:customStyle="1" w:styleId="17">
    <w:name w:val="Default Text"/>
    <w:basedOn w:val="1"/>
    <w:uiPriority w:val="0"/>
    <w:pPr>
      <w:spacing w:line="240" w:lineRule="auto"/>
      <w:jc w:val="left"/>
    </w:pPr>
    <w:rPr>
      <w:sz w:val="24"/>
    </w:rPr>
  </w:style>
  <w:style w:type="paragraph" w:customStyle="1" w:styleId="18">
    <w:name w:val="?y??????????¨?¬???o????????¡¨¬??????????¡§¬??|DD???"/>
    <w:basedOn w:val="1"/>
    <w:uiPriority w:val="0"/>
    <w:pPr>
      <w:ind w:firstLine="425"/>
    </w:pPr>
  </w:style>
  <w:style w:type="character" w:customStyle="1" w:styleId="19">
    <w:name w:val="页脚 字符"/>
    <w:link w:val="6"/>
    <w:uiPriority w:val="0"/>
    <w:rPr>
      <w:sz w:val="18"/>
      <w:szCs w:val="18"/>
    </w:rPr>
  </w:style>
  <w:style w:type="character" w:customStyle="1" w:styleId="20">
    <w:name w:val="页眉 字符"/>
    <w:link w:val="7"/>
    <w:uiPriority w:val="99"/>
    <w:rPr>
      <w:sz w:val="18"/>
    </w:rPr>
  </w:style>
  <w:style w:type="paragraph" w:styleId="21">
    <w:name w:val="List Paragraph"/>
    <w:basedOn w:val="1"/>
    <w:qFormat/>
    <w:uiPriority w:val="34"/>
    <w:pPr>
      <w:widowControl w:val="0"/>
      <w:overflowPunct/>
      <w:autoSpaceDE/>
      <w:autoSpaceDN/>
      <w:adjustRightInd/>
      <w:spacing w:line="276" w:lineRule="auto"/>
      <w:ind w:firstLine="420"/>
      <w:textAlignment w:val="auto"/>
    </w:pPr>
    <w:rPr>
      <w:rFonts w:ascii="等线" w:hAnsi="等线" w:eastAsia="等线" w:cs="宋体"/>
      <w:kern w:val="2"/>
      <w:szCs w:val="22"/>
    </w:rPr>
  </w:style>
  <w:style w:type="character" w:customStyle="1" w:styleId="22">
    <w:name w:val="批注文字 字符"/>
    <w:link w:val="4"/>
    <w:uiPriority w:val="0"/>
    <w:rPr>
      <w:sz w:val="21"/>
    </w:rPr>
  </w:style>
  <w:style w:type="character" w:customStyle="1" w:styleId="23">
    <w:name w:val="批注主题 字符"/>
    <w:link w:val="9"/>
    <w:uiPriority w:val="0"/>
    <w:rPr>
      <w:b/>
      <w:bCs/>
      <w:sz w:val="21"/>
    </w:rPr>
  </w:style>
  <w:style w:type="character" w:customStyle="1" w:styleId="24">
    <w:name w:val="批注框文本 字符"/>
    <w:link w:val="5"/>
    <w:uiPriority w:val="0"/>
    <w:rPr>
      <w:sz w:val="18"/>
      <w:szCs w:val="18"/>
    </w:rPr>
  </w:style>
  <w:style w:type="character" w:customStyle="1" w:styleId="25">
    <w:name w:val="标题 1 字符"/>
    <w:link w:val="2"/>
    <w:uiPriority w:val="9"/>
    <w:rPr>
      <w:rFonts w:ascii="等线" w:hAnsi="等线" w:eastAsia="等线"/>
      <w:b/>
      <w:bCs/>
      <w:kern w:val="44"/>
      <w:sz w:val="21"/>
      <w:szCs w:val="44"/>
    </w:rPr>
  </w:style>
  <w:style w:type="character" w:customStyle="1" w:styleId="26">
    <w:name w:val="标题 2 字符"/>
    <w:link w:val="3"/>
    <w:uiPriority w:val="9"/>
    <w:rPr>
      <w:rFonts w:ascii="等线 Light" w:hAnsi="等线 Light" w:eastAsia="等线"/>
      <w:b/>
      <w:bCs/>
      <w:kern w:val="2"/>
      <w:sz w:val="21"/>
      <w:szCs w:val="32"/>
    </w:rPr>
  </w:style>
  <w:style w:type="paragraph" w:customStyle="1" w:styleId="27">
    <w:name w:val="Revision"/>
    <w:hidden/>
    <w:unhideWhenUsed/>
    <w:uiPriority w:val="99"/>
    <w:rPr>
      <w:rFonts w:ascii="Times New Roman" w:hAnsi="Times New Roman" w:eastAsia="宋体" w:cs="Times New Roman"/>
      <w:sz w:val="21"/>
      <w:lang w:val="en-US" w:eastAsia="zh-CN" w:bidi="ar-SA"/>
    </w:rPr>
  </w:style>
  <w:style w:type="character" w:styleId="28">
    <w:name w:val="Placeholder Text"/>
    <w:basedOn w:val="14"/>
    <w:unhideWhenUsed/>
    <w:uiPriority w:val="99"/>
    <w:rPr>
      <w:color w:val="808080"/>
    </w:rPr>
  </w:style>
  <w:style w:type="paragraph" w:customStyle="1" w:styleId="29">
    <w:name w:val="文献引用"/>
    <w:basedOn w:val="1"/>
    <w:link w:val="30"/>
    <w:qFormat/>
    <w:uiPriority w:val="0"/>
    <w:pPr>
      <w:widowControl w:val="0"/>
      <w:tabs>
        <w:tab w:val="left" w:pos="5670"/>
      </w:tabs>
      <w:overflowPunct/>
      <w:autoSpaceDE/>
      <w:autoSpaceDN/>
      <w:adjustRightInd/>
      <w:spacing w:before="156" w:after="156" w:afterLines="50"/>
      <w:ind w:firstLine="480"/>
      <w:textAlignment w:val="auto"/>
    </w:pPr>
    <w:rPr>
      <w:rFonts w:eastAsia="楷体"/>
      <w:kern w:val="2"/>
      <w:sz w:val="24"/>
      <w:szCs w:val="24"/>
      <w:vertAlign w:val="superscript"/>
    </w:rPr>
  </w:style>
  <w:style w:type="character" w:customStyle="1" w:styleId="30">
    <w:name w:val="文献引用 字符"/>
    <w:basedOn w:val="14"/>
    <w:link w:val="29"/>
    <w:qFormat/>
    <w:uiPriority w:val="0"/>
    <w:rPr>
      <w:rFonts w:eastAsia="楷体"/>
      <w:kern w:val="2"/>
      <w:sz w:val="24"/>
      <w:szCs w:val="24"/>
      <w:vertAlign w:val="superscript"/>
    </w:rPr>
  </w:style>
  <w:style w:type="table" w:customStyle="1" w:styleId="31">
    <w:name w:val="网格型1"/>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customStyle="1" w:styleId="32">
    <w:name w:val="网格型2"/>
    <w:basedOn w:val="10"/>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33">
    <w:name w:val="图"/>
    <w:basedOn w:val="1"/>
    <w:link w:val="34"/>
    <w:qFormat/>
    <w:uiPriority w:val="0"/>
    <w:pPr>
      <w:spacing w:after="50" w:afterLines="50" w:line="300" w:lineRule="auto"/>
      <w:ind w:firstLine="0" w:firstLineChars="0"/>
      <w:jc w:val="center"/>
    </w:pPr>
    <w:rPr>
      <w:rFonts w:eastAsia="楷体"/>
      <w:b/>
      <w:bCs/>
    </w:rPr>
  </w:style>
  <w:style w:type="character" w:customStyle="1" w:styleId="34">
    <w:name w:val="图 字符"/>
    <w:basedOn w:val="14"/>
    <w:link w:val="33"/>
    <w:qFormat/>
    <w:uiPriority w:val="0"/>
    <w:rPr>
      <w:rFonts w:eastAsia="楷体"/>
      <w:b/>
      <w:bCs/>
      <w:sz w:val="21"/>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1" Type="http://schemas.microsoft.com/office/2011/relationships/people" Target="people.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numbering" Target="numbering.xml"/><Relationship Id="rId17" Type="http://schemas.openxmlformats.org/officeDocument/2006/relationships/image" Target="media/image6.jpe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jpeg"/><Relationship Id="rId13" Type="http://schemas.openxmlformats.org/officeDocument/2006/relationships/image" Target="media/image2.jpe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EE5F11-46F5-4695-A950-B26E3B5AB417}">
  <ds:schemaRefs/>
</ds:datastoreItem>
</file>

<file path=docProps/app.xml><?xml version="1.0" encoding="utf-8"?>
<Properties xmlns="http://schemas.openxmlformats.org/officeDocument/2006/extended-properties" xmlns:vt="http://schemas.openxmlformats.org/officeDocument/2006/docPropsVTypes">
  <Template>Normal</Template>
  <Company>Microsoft</Company>
  <Pages>17</Pages>
  <Words>4224</Words>
  <Characters>4430</Characters>
  <Lines>108</Lines>
  <Paragraphs>30</Paragraphs>
  <TotalTime>0</TotalTime>
  <ScaleCrop>false</ScaleCrop>
  <LinksUpToDate>false</LinksUpToDate>
  <CharactersWithSpaces>4769</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2023-10-17T13:53:00Z</dcterms:created>
  <dc:creator>User</dc:creator>
  <cp:lastModifiedBy>几</cp:lastModifiedBy>
  <cp:lastPrinted>2022-09-27T13:43:00Z</cp:lastPrinted>
  <dcterms:modified xsi:type="dcterms:W3CDTF">2025-04-16T02:11:39Z</dcterms:modified>
  <dc:title>技术交底书撰写模版</dc:title>
  <cp:revision>84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MTWinEqns">
    <vt:bool>true</vt:bool>
  </property>
  <property fmtid="{D5CDD505-2E9C-101B-9397-08002B2CF9AE}" pid="4" name="KSOTemplateDocerSaveRecord">
    <vt:lpwstr>eyJoZGlkIjoiNjRkZDE1MjIxMjM2NmMxYzY5Y2M3N2FjNDEyZThkY2QiLCJ1c2VySWQiOiIxNDA3ODIxNzQzIn0=</vt:lpwstr>
  </property>
  <property fmtid="{D5CDD505-2E9C-101B-9397-08002B2CF9AE}" pid="5" name="ICV">
    <vt:lpwstr>BE047C50EF6B4D659123CDB9C7B63A10_12</vt:lpwstr>
  </property>
</Properties>
</file>