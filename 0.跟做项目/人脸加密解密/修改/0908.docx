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A62B5" w14:textId="77777777" w:rsidR="005B6087" w:rsidRDefault="00000000">
      <w:pPr>
        <w:widowControl w:val="0"/>
        <w:spacing w:line="276" w:lineRule="auto"/>
        <w:rPr>
          <w:lang w:eastAsia="zh-CN"/>
        </w:rPr>
        <w:sectPr w:rsidR="005B6087">
          <w:headerReference w:type="default" r:id="rId9"/>
          <w:footnotePr>
            <w:numFmt w:val="chicago"/>
          </w:footnotePr>
          <w:type w:val="continuous"/>
          <w:pgSz w:w="12240" w:h="15840"/>
          <w:pgMar w:top="1008" w:right="936" w:bottom="1008" w:left="936" w:header="432" w:footer="432" w:gutter="0"/>
          <w:pgNumType w:start="1"/>
          <w:cols w:num="2" w:space="720" w:equalWidth="0">
            <w:col w:w="5040" w:space="288"/>
            <w:col w:w="5040"/>
          </w:cols>
        </w:sectPr>
      </w:pPr>
      <w:bookmarkStart w:id="0" w:name="_Hlk143440724"/>
      <w:bookmarkEnd w:id="0"/>
      <w:r>
        <w:rPr>
          <w:vanish/>
          <w:color w:val="000000"/>
          <w:sz w:val="18"/>
          <w:szCs w:val="18"/>
          <w:vertAlign w:val="superscript"/>
        </w:rPr>
        <w:footnoteReference w:id="1"/>
      </w:r>
    </w:p>
    <w:p w14:paraId="0299AAE6" w14:textId="77777777" w:rsidR="005B6087" w:rsidRDefault="00000000">
      <w:pPr>
        <w:widowControl w:val="0"/>
        <w:spacing w:line="252" w:lineRule="auto"/>
        <w:jc w:val="both"/>
        <w:rPr>
          <w:color w:val="000000"/>
          <w:sz w:val="18"/>
          <w:szCs w:val="18"/>
        </w:rPr>
      </w:pPr>
      <w:bookmarkStart w:id="2" w:name="OLE_LINK7"/>
      <w:r>
        <w:rPr>
          <w:kern w:val="28"/>
          <w:sz w:val="48"/>
          <w:szCs w:val="48"/>
        </w:rPr>
        <w:t xml:space="preserve">Privacy-preserving </w:t>
      </w:r>
      <w:bookmarkStart w:id="3" w:name="_Hlk144901604"/>
      <w:r>
        <w:rPr>
          <w:kern w:val="28"/>
          <w:sz w:val="48"/>
          <w:szCs w:val="48"/>
        </w:rPr>
        <w:t xml:space="preserve">Face </w:t>
      </w:r>
      <w:r>
        <w:rPr>
          <w:kern w:val="28"/>
          <w:sz w:val="48"/>
          <w:szCs w:val="48"/>
          <w:lang w:eastAsia="zh-CN"/>
        </w:rPr>
        <w:t>Recognition</w:t>
      </w:r>
      <w:bookmarkEnd w:id="3"/>
      <w:r>
        <w:rPr>
          <w:kern w:val="28"/>
          <w:sz w:val="48"/>
          <w:szCs w:val="48"/>
          <w:lang w:eastAsia="zh-CN"/>
        </w:rPr>
        <w:t xml:space="preserve"> </w:t>
      </w:r>
      <w:r>
        <w:rPr>
          <w:kern w:val="28"/>
          <w:sz w:val="48"/>
          <w:szCs w:val="48"/>
        </w:rPr>
        <w:t xml:space="preserve">Based on </w:t>
      </w:r>
      <w:r>
        <w:rPr>
          <w:kern w:val="28"/>
          <w:sz w:val="48"/>
          <w:szCs w:val="48"/>
          <w:lang w:eastAsia="zh-CN"/>
        </w:rPr>
        <w:t>Brain-like Associative Memory Mechanism</w:t>
      </w:r>
      <w:bookmarkEnd w:id="2"/>
    </w:p>
    <w:p w14:paraId="5C3DF7D2" w14:textId="77777777" w:rsidR="005B6087" w:rsidRDefault="00000000">
      <w:pPr>
        <w:spacing w:after="320"/>
        <w:jc w:val="center"/>
        <w:rPr>
          <w:color w:val="000000"/>
          <w:sz w:val="22"/>
          <w:szCs w:val="22"/>
          <w:lang w:eastAsia="zh-CN"/>
        </w:rPr>
      </w:pPr>
      <w:bookmarkStart w:id="4" w:name="_heading=h.gjdgxs" w:colFirst="0" w:colLast="0"/>
      <w:bookmarkStart w:id="5" w:name="_Hlk144391827"/>
      <w:bookmarkEnd w:id="4"/>
      <w:proofErr w:type="spellStart"/>
      <w:r>
        <w:rPr>
          <w:color w:val="000000"/>
          <w:sz w:val="22"/>
          <w:szCs w:val="22"/>
        </w:rPr>
        <w:t>Kaijing</w:t>
      </w:r>
      <w:proofErr w:type="spellEnd"/>
      <w:r>
        <w:rPr>
          <w:color w:val="000000"/>
          <w:sz w:val="22"/>
          <w:szCs w:val="22"/>
        </w:rPr>
        <w:t xml:space="preserve"> Ma</w:t>
      </w:r>
      <w:bookmarkEnd w:id="5"/>
      <w:r>
        <w:rPr>
          <w:color w:val="000000"/>
          <w:sz w:val="22"/>
          <w:szCs w:val="22"/>
        </w:rPr>
        <w:t xml:space="preserve">, </w:t>
      </w:r>
      <w:proofErr w:type="spellStart"/>
      <w:r>
        <w:rPr>
          <w:color w:val="000000"/>
          <w:sz w:val="22"/>
          <w:szCs w:val="22"/>
        </w:rPr>
        <w:t>Qiwei</w:t>
      </w:r>
      <w:proofErr w:type="spellEnd"/>
      <w:r>
        <w:rPr>
          <w:color w:val="000000"/>
          <w:sz w:val="22"/>
          <w:szCs w:val="22"/>
        </w:rPr>
        <w:t xml:space="preserve"> Du, </w:t>
      </w:r>
      <w:proofErr w:type="spellStart"/>
      <w:r>
        <w:rPr>
          <w:color w:val="000000"/>
          <w:sz w:val="22"/>
          <w:szCs w:val="22"/>
        </w:rPr>
        <w:t>Z</w:t>
      </w:r>
      <w:r>
        <w:rPr>
          <w:rFonts w:hint="eastAsia"/>
          <w:color w:val="000000"/>
          <w:sz w:val="22"/>
          <w:szCs w:val="22"/>
          <w:lang w:eastAsia="zh-CN"/>
        </w:rPr>
        <w:t>hongpan</w:t>
      </w:r>
      <w:proofErr w:type="spellEnd"/>
      <w:r>
        <w:rPr>
          <w:color w:val="000000"/>
          <w:sz w:val="22"/>
          <w:szCs w:val="22"/>
        </w:rPr>
        <w:t xml:space="preserve"> Zhu</w:t>
      </w:r>
      <w:r>
        <w:rPr>
          <w:rFonts w:hint="eastAsia"/>
          <w:color w:val="000000"/>
          <w:sz w:val="22"/>
          <w:szCs w:val="22"/>
          <w:lang w:eastAsia="zh-CN"/>
        </w:rPr>
        <w:t>*</w:t>
      </w:r>
      <w:r>
        <w:rPr>
          <w:color w:val="000000"/>
          <w:sz w:val="22"/>
          <w:szCs w:val="22"/>
        </w:rPr>
        <w:t xml:space="preserve">, Bin He, </w:t>
      </w:r>
      <w:r>
        <w:rPr>
          <w:i/>
          <w:color w:val="000000"/>
          <w:sz w:val="22"/>
          <w:szCs w:val="22"/>
        </w:rPr>
        <w:t>Member, IEEE</w:t>
      </w:r>
      <w:r>
        <w:rPr>
          <w:color w:val="000000"/>
          <w:sz w:val="22"/>
          <w:szCs w:val="22"/>
        </w:rPr>
        <w:t>, Zhipeng Wang</w:t>
      </w:r>
      <w:r>
        <w:rPr>
          <w:rFonts w:hint="eastAsia"/>
          <w:color w:val="000000"/>
          <w:sz w:val="22"/>
          <w:szCs w:val="22"/>
          <w:lang w:eastAsia="zh-CN"/>
        </w:rPr>
        <w:t>,</w:t>
      </w:r>
      <w:r>
        <w:rPr>
          <w:color w:val="000000"/>
          <w:sz w:val="22"/>
          <w:szCs w:val="22"/>
          <w:lang w:eastAsia="zh-CN"/>
        </w:rPr>
        <w:t xml:space="preserve"> G</w:t>
      </w:r>
      <w:r>
        <w:rPr>
          <w:rFonts w:hint="eastAsia"/>
          <w:color w:val="000000"/>
          <w:sz w:val="22"/>
          <w:szCs w:val="22"/>
          <w:lang w:eastAsia="zh-CN"/>
        </w:rPr>
        <w:t>ang</w:t>
      </w:r>
      <w:r>
        <w:rPr>
          <w:color w:val="000000"/>
          <w:sz w:val="22"/>
          <w:szCs w:val="22"/>
          <w:lang w:eastAsia="zh-CN"/>
        </w:rPr>
        <w:t xml:space="preserve"> </w:t>
      </w:r>
      <w:r>
        <w:rPr>
          <w:rFonts w:hint="eastAsia"/>
          <w:color w:val="000000"/>
          <w:sz w:val="22"/>
          <w:szCs w:val="22"/>
          <w:lang w:eastAsia="zh-CN"/>
        </w:rPr>
        <w:t>Li</w:t>
      </w:r>
    </w:p>
    <w:p w14:paraId="50590AF5" w14:textId="77777777" w:rsidR="005B6087" w:rsidRDefault="005B6087">
      <w:pPr>
        <w:spacing w:before="20"/>
        <w:ind w:firstLine="202"/>
        <w:jc w:val="both"/>
        <w:rPr>
          <w:b/>
          <w:i/>
          <w:color w:val="000000"/>
          <w:sz w:val="18"/>
          <w:szCs w:val="18"/>
        </w:rPr>
        <w:sectPr w:rsidR="005B6087">
          <w:type w:val="continuous"/>
          <w:pgSz w:w="12240" w:h="15840"/>
          <w:pgMar w:top="1008" w:right="936" w:bottom="1008" w:left="936" w:header="432" w:footer="432" w:gutter="0"/>
          <w:pgNumType w:start="1"/>
          <w:cols w:space="288"/>
        </w:sectPr>
      </w:pPr>
    </w:p>
    <w:p w14:paraId="0306376B" w14:textId="129E0901" w:rsidR="005B6087" w:rsidRDefault="00000000">
      <w:pPr>
        <w:spacing w:before="20"/>
        <w:ind w:firstLine="202"/>
        <w:jc w:val="both"/>
        <w:rPr>
          <w:b/>
          <w:color w:val="000000"/>
          <w:sz w:val="18"/>
          <w:szCs w:val="18"/>
          <w:lang w:eastAsia="zh-CN"/>
        </w:rPr>
      </w:pPr>
      <w:r>
        <w:rPr>
          <w:b/>
          <w:i/>
          <w:color w:val="000000"/>
          <w:sz w:val="18"/>
          <w:szCs w:val="18"/>
          <w:lang w:eastAsia="zh-CN"/>
        </w:rPr>
        <w:t>Abstract</w:t>
      </w:r>
      <w:r>
        <w:rPr>
          <w:b/>
          <w:color w:val="000000"/>
          <w:sz w:val="18"/>
          <w:szCs w:val="18"/>
          <w:lang w:eastAsia="zh-CN"/>
        </w:rPr>
        <w:t xml:space="preserve">— </w:t>
      </w:r>
      <w:bookmarkStart w:id="6" w:name="_Hlk114593505"/>
      <w:r>
        <w:rPr>
          <w:b/>
          <w:color w:val="000000"/>
          <w:sz w:val="18"/>
          <w:szCs w:val="18"/>
          <w:lang w:eastAsia="zh-CN"/>
        </w:rPr>
        <w:t>With the widespread adoption of artificial intelligence and video surveillance, concerns regarding the storage of massive video data and personal face privacy have emerged as major challenges to further application expansion. As compared to computer systems, the human brain possesses superior memory storage capacity and information encoding and decoding capabilities. In light of the associative memory mechanism of the human brain, we propose an algorithm named BAMMFR (</w:t>
      </w:r>
      <w:bookmarkStart w:id="7" w:name="OLE_LINK8"/>
      <w:r>
        <w:rPr>
          <w:b/>
          <w:color w:val="000000"/>
          <w:sz w:val="18"/>
          <w:szCs w:val="18"/>
          <w:lang w:eastAsia="zh-CN"/>
        </w:rPr>
        <w:t>Brain-like Associative Memory Mechanism Face Recognition)</w:t>
      </w:r>
      <w:bookmarkEnd w:id="7"/>
      <w:r>
        <w:rPr>
          <w:b/>
          <w:color w:val="000000"/>
          <w:sz w:val="18"/>
          <w:szCs w:val="18"/>
          <w:lang w:eastAsia="zh-CN"/>
        </w:rPr>
        <w:t xml:space="preserve"> for human face abstraction encryption and decryption based on high and</w:t>
      </w:r>
      <w:ins w:id="8" w:author="Crystal Jing" w:date="2023-09-08T15:33:00Z">
        <w:r w:rsidR="00D53BF3" w:rsidRPr="00D53BF3">
          <w:t xml:space="preserve"> </w:t>
        </w:r>
        <w:r w:rsidR="00D53BF3" w:rsidRPr="00D53BF3">
          <w:rPr>
            <w:b/>
            <w:color w:val="000000"/>
            <w:sz w:val="18"/>
            <w:szCs w:val="18"/>
            <w:lang w:eastAsia="zh-CN"/>
          </w:rPr>
          <w:t>low-dimensional</w:t>
        </w:r>
        <w:r w:rsidR="00D53BF3">
          <w:rPr>
            <w:b/>
            <w:color w:val="000000"/>
            <w:sz w:val="18"/>
            <w:szCs w:val="18"/>
            <w:lang w:eastAsia="zh-CN"/>
          </w:rPr>
          <w:t xml:space="preserve"> </w:t>
        </w:r>
      </w:ins>
      <w:ins w:id="9" w:author="Crystal Jing" w:date="2023-09-08T16:11:00Z">
        <w:r w:rsidR="00C20557">
          <w:rPr>
            <w:b/>
            <w:color w:val="000000"/>
            <w:sz w:val="18"/>
            <w:szCs w:val="18"/>
            <w:lang w:eastAsia="zh-CN"/>
          </w:rPr>
          <w:t>i</w:t>
        </w:r>
      </w:ins>
      <w:del w:id="10" w:author="Crystal Jing" w:date="2023-09-08T15:33:00Z">
        <w:r w:rsidDel="00D53BF3">
          <w:rPr>
            <w:b/>
            <w:color w:val="000000"/>
            <w:sz w:val="18"/>
            <w:szCs w:val="18"/>
            <w:lang w:eastAsia="zh-CN"/>
          </w:rPr>
          <w:delText xml:space="preserve"> </w:delText>
        </w:r>
      </w:del>
      <w:del w:id="11" w:author="Crystal Jing" w:date="2023-09-08T15:30:00Z">
        <w:r w:rsidDel="00D53BF3">
          <w:rPr>
            <w:b/>
            <w:color w:val="000000"/>
            <w:sz w:val="18"/>
            <w:szCs w:val="18"/>
            <w:lang w:eastAsia="zh-CN"/>
          </w:rPr>
          <w:delText>low dimensional</w:delText>
        </w:r>
      </w:del>
      <w:del w:id="12" w:author="Crystal Jing" w:date="2023-09-08T15:33:00Z">
        <w:r w:rsidDel="00D53BF3">
          <w:rPr>
            <w:b/>
            <w:color w:val="000000"/>
            <w:sz w:val="18"/>
            <w:szCs w:val="18"/>
            <w:lang w:eastAsia="zh-CN"/>
          </w:rPr>
          <w:delText xml:space="preserve"> i</w:delText>
        </w:r>
      </w:del>
      <w:r>
        <w:rPr>
          <w:b/>
          <w:color w:val="000000"/>
          <w:sz w:val="18"/>
          <w:szCs w:val="18"/>
          <w:lang w:eastAsia="zh-CN"/>
        </w:rPr>
        <w:t>nformation associative cognition. Our approach involves utilizing a face recognition algorithm to accurately locate human faces and employing mosaic encryption to encrypt the original video. Subsequently, spatial-temporal index encoding is employed, followed by matching and decoding using abstract face feature memory to establish a de-mosaic decryption key function specifically designed for individuals with identical identities.</w:t>
      </w:r>
      <w:r>
        <w:rPr>
          <w:rFonts w:hint="eastAsia"/>
          <w:b/>
          <w:color w:val="000000"/>
          <w:sz w:val="18"/>
          <w:szCs w:val="18"/>
          <w:lang w:eastAsia="zh-CN"/>
        </w:rPr>
        <w:t xml:space="preserve"> </w:t>
      </w:r>
      <w:r>
        <w:rPr>
          <w:b/>
          <w:color w:val="000000"/>
          <w:sz w:val="18"/>
          <w:szCs w:val="18"/>
          <w:lang w:eastAsia="zh-CN"/>
        </w:rPr>
        <w:t xml:space="preserve">The implementation of the brain-inspired associative memory mechanism for privacy-preserving face recognition is realized through </w:t>
      </w:r>
      <w:ins w:id="13" w:author="小杜" w:date="2023-09-07T00:09:00Z">
        <w:r>
          <w:rPr>
            <w:rFonts w:hint="eastAsia"/>
            <w:b/>
            <w:color w:val="000000"/>
            <w:sz w:val="18"/>
            <w:szCs w:val="18"/>
            <w:lang w:eastAsia="zh-CN"/>
          </w:rPr>
          <w:t xml:space="preserve">a </w:t>
        </w:r>
      </w:ins>
      <w:r>
        <w:rPr>
          <w:b/>
          <w:color w:val="000000"/>
          <w:sz w:val="18"/>
          <w:szCs w:val="18"/>
          <w:lang w:eastAsia="zh-CN"/>
        </w:rPr>
        <w:t xml:space="preserve">specific </w:t>
      </w:r>
      <w:bookmarkStart w:id="14" w:name="_Hlk144901151"/>
      <w:r>
        <w:rPr>
          <w:b/>
          <w:color w:val="000000"/>
          <w:sz w:val="18"/>
          <w:szCs w:val="18"/>
          <w:lang w:eastAsia="zh-CN"/>
        </w:rPr>
        <w:t>AI algorithm</w:t>
      </w:r>
      <w:del w:id="15" w:author="小杜" w:date="2023-09-07T00:09:00Z">
        <w:r>
          <w:rPr>
            <w:b/>
            <w:color w:val="000000"/>
            <w:sz w:val="18"/>
            <w:szCs w:val="18"/>
            <w:lang w:eastAsia="zh-CN"/>
          </w:rPr>
          <w:delText>s</w:delText>
        </w:r>
      </w:del>
      <w:r>
        <w:rPr>
          <w:b/>
          <w:color w:val="000000"/>
          <w:sz w:val="18"/>
          <w:szCs w:val="18"/>
          <w:lang w:eastAsia="zh-CN"/>
        </w:rPr>
        <w:t xml:space="preserve"> integration framework</w:t>
      </w:r>
      <w:bookmarkEnd w:id="14"/>
      <w:r>
        <w:rPr>
          <w:b/>
          <w:color w:val="000000"/>
          <w:sz w:val="18"/>
          <w:szCs w:val="18"/>
          <w:lang w:eastAsia="zh-CN"/>
        </w:rPr>
        <w:t xml:space="preserve"> which </w:t>
      </w:r>
      <w:del w:id="16" w:author="小杜" w:date="2023-09-07T00:09:00Z">
        <w:r>
          <w:rPr>
            <w:b/>
            <w:color w:val="000000"/>
            <w:sz w:val="18"/>
            <w:szCs w:val="18"/>
            <w:lang w:eastAsia="zh-CN"/>
          </w:rPr>
          <w:delText>are</w:delText>
        </w:r>
      </w:del>
      <w:ins w:id="17" w:author="小杜" w:date="2023-09-07T00:09:00Z">
        <w:r>
          <w:rPr>
            <w:rFonts w:hint="eastAsia"/>
            <w:b/>
            <w:color w:val="000000"/>
            <w:sz w:val="18"/>
            <w:szCs w:val="18"/>
            <w:lang w:eastAsia="zh-CN"/>
          </w:rPr>
          <w:t>is</w:t>
        </w:r>
      </w:ins>
      <w:r>
        <w:rPr>
          <w:b/>
          <w:color w:val="000000"/>
          <w:sz w:val="18"/>
          <w:szCs w:val="18"/>
          <w:lang w:eastAsia="zh-CN"/>
        </w:rPr>
        <w:t xml:space="preserve"> experimentally validated in the context of initial face encryption and decryption. This research holds substantial potential in the domains of video information compression and storage, person re-identification, and personal privacy protection.</w:t>
      </w:r>
    </w:p>
    <w:bookmarkEnd w:id="6"/>
    <w:p w14:paraId="2088B241" w14:textId="77777777" w:rsidR="005B6087" w:rsidRDefault="005B6087">
      <w:pPr>
        <w:spacing w:before="20"/>
        <w:ind w:firstLine="202"/>
        <w:jc w:val="both"/>
        <w:rPr>
          <w:b/>
          <w:color w:val="000000"/>
          <w:sz w:val="18"/>
          <w:szCs w:val="18"/>
          <w:lang w:eastAsia="zh-CN"/>
        </w:rPr>
      </w:pPr>
    </w:p>
    <w:p w14:paraId="372B2BCD" w14:textId="77777777" w:rsidR="005B6087" w:rsidRDefault="00000000">
      <w:pPr>
        <w:ind w:firstLine="202"/>
        <w:jc w:val="both"/>
        <w:rPr>
          <w:b/>
          <w:color w:val="000000"/>
          <w:sz w:val="18"/>
          <w:szCs w:val="18"/>
        </w:rPr>
      </w:pPr>
      <w:bookmarkStart w:id="18" w:name="bookmark=id.30j0zll" w:colFirst="0" w:colLast="0"/>
      <w:bookmarkEnd w:id="18"/>
      <w:r>
        <w:rPr>
          <w:b/>
          <w:i/>
          <w:color w:val="000000"/>
          <w:sz w:val="18"/>
          <w:szCs w:val="18"/>
        </w:rPr>
        <w:t>Index Terms</w:t>
      </w:r>
      <w:r>
        <w:rPr>
          <w:b/>
          <w:color w:val="000000"/>
          <w:sz w:val="18"/>
          <w:szCs w:val="18"/>
        </w:rPr>
        <w:t>—</w:t>
      </w:r>
      <w:r>
        <w:rPr>
          <w:b/>
          <w:color w:val="000000"/>
          <w:sz w:val="18"/>
          <w:szCs w:val="18"/>
          <w:lang w:eastAsia="zh-CN"/>
        </w:rPr>
        <w:t>Artificial I</w:t>
      </w:r>
      <w:r>
        <w:rPr>
          <w:b/>
          <w:color w:val="000000"/>
          <w:sz w:val="18"/>
          <w:szCs w:val="18"/>
        </w:rPr>
        <w:t>ntelligence, Face recognition, Privacy protection, Brain-like associative memory mechanism.</w:t>
      </w:r>
    </w:p>
    <w:p w14:paraId="0E3C2D32" w14:textId="77777777" w:rsidR="005B6087" w:rsidRDefault="00000000">
      <w:pPr>
        <w:pStyle w:val="1"/>
        <w:rPr>
          <w:sz w:val="16"/>
          <w:szCs w:val="16"/>
        </w:rPr>
      </w:pPr>
      <w:r>
        <w:t>I. I</w:t>
      </w:r>
      <w:r>
        <w:rPr>
          <w:sz w:val="16"/>
          <w:szCs w:val="16"/>
        </w:rPr>
        <w:t>NTRODUCTION</w:t>
      </w:r>
    </w:p>
    <w:p w14:paraId="359E82D9" w14:textId="00F07205" w:rsidR="005B6087" w:rsidRDefault="00000000">
      <w:pPr>
        <w:keepNext/>
        <w:framePr w:dropCap="drop" w:lines="3" w:wrap="around" w:vAnchor="text" w:hAnchor="text"/>
        <w:spacing w:line="252" w:lineRule="auto"/>
        <w:jc w:val="both"/>
        <w:textAlignment w:val="baseline"/>
        <w:rPr>
          <w:lang w:eastAsia="zh-CN"/>
        </w:rPr>
      </w:pPr>
      <w:bookmarkStart w:id="19" w:name="_Hlk114593797"/>
      <w:proofErr w:type="spellStart"/>
      <w:r>
        <w:rPr>
          <w:smallCaps/>
          <w:color w:val="000000"/>
          <w:position w:val="-9"/>
          <w:sz w:val="97"/>
        </w:rPr>
        <w:t>T</w:t>
      </w:r>
      <w:r>
        <w:rPr>
          <w:lang w:eastAsia="zh-CN"/>
        </w:rPr>
        <w:t>he</w:t>
      </w:r>
      <w:proofErr w:type="spellEnd"/>
      <w:r>
        <w:rPr>
          <w:lang w:eastAsia="zh-CN"/>
        </w:rPr>
        <w:t xml:space="preserve"> surveillance cameras ubiquitously deployed throughout the city play an indispensable role in urban security management. The collection and analysis of surveillance video/image data, enabled by the integration of AI and IoT technologies, have become </w:t>
      </w:r>
      <w:del w:id="20" w:author="小杜" w:date="2023-09-07T00:11:00Z">
        <w:r>
          <w:rPr>
            <w:lang w:eastAsia="zh-CN"/>
          </w:rPr>
          <w:delText xml:space="preserve">a </w:delText>
        </w:r>
      </w:del>
      <w:r>
        <w:rPr>
          <w:lang w:eastAsia="zh-CN"/>
        </w:rPr>
        <w:t>crucial technical aspect</w:t>
      </w:r>
      <w:ins w:id="21" w:author="小杜" w:date="2023-09-07T00:11:00Z">
        <w:r>
          <w:rPr>
            <w:rFonts w:hint="eastAsia"/>
            <w:lang w:eastAsia="zh-CN"/>
          </w:rPr>
          <w:t>s</w:t>
        </w:r>
      </w:ins>
      <w:r>
        <w:rPr>
          <w:lang w:eastAsia="zh-CN"/>
        </w:rPr>
        <w:t xml:space="preserve"> in various smart city development scenarios[1]. However, due to the presence of sensitive privacy information within video/image data, </w:t>
      </w:r>
      <w:ins w:id="22" w:author="Crystal Jing" w:date="2023-09-08T15:39:00Z">
        <w:r w:rsidR="00DF5AEE" w:rsidRPr="00DF5AEE">
          <w:rPr>
            <w:lang w:eastAsia="zh-CN"/>
          </w:rPr>
          <w:t>extracting the relevant information from numerous surveillance data while employing appropriate encryption and decryption methods to protect individuals' privacy is crucial</w:t>
        </w:r>
      </w:ins>
      <w:del w:id="23" w:author="Crystal Jing" w:date="2023-09-08T15:39:00Z">
        <w:r w:rsidDel="00DF5AEE">
          <w:rPr>
            <w:lang w:eastAsia="zh-CN"/>
          </w:rPr>
          <w:delText>it is crucial to extract the relevant information from numerous surveillance data while employing appropriate encryption and decryption methods to protect individuals' privacy</w:delText>
        </w:r>
      </w:del>
      <w:r>
        <w:rPr>
          <w:lang w:eastAsia="zh-CN"/>
        </w:rPr>
        <w:t xml:space="preserve">. </w:t>
      </w:r>
    </w:p>
    <w:p w14:paraId="1D0E94B4" w14:textId="77777777" w:rsidR="005B6087" w:rsidRDefault="005B6087">
      <w:pPr>
        <w:widowControl w:val="0"/>
        <w:spacing w:line="252" w:lineRule="auto"/>
        <w:jc w:val="both"/>
        <w:rPr>
          <w:lang w:eastAsia="zh-CN"/>
        </w:rPr>
      </w:pPr>
      <w:bookmarkStart w:id="24" w:name="OLE_LINK9"/>
      <w:bookmarkStart w:id="25" w:name="_Hlk114593809"/>
      <w:bookmarkEnd w:id="19"/>
    </w:p>
    <w:p w14:paraId="536B7702" w14:textId="2BE11ED4" w:rsidR="005B6087" w:rsidRDefault="00000000">
      <w:pPr>
        <w:widowControl w:val="0"/>
        <w:spacing w:line="252" w:lineRule="auto"/>
        <w:ind w:firstLineChars="100" w:firstLine="200"/>
        <w:jc w:val="both"/>
        <w:rPr>
          <w:lang w:eastAsia="zh-CN"/>
        </w:rPr>
      </w:pPr>
      <w:r>
        <w:rPr>
          <w:lang w:eastAsia="zh-CN"/>
        </w:rPr>
        <w:t xml:space="preserve">It is projected that there will be over one billion surveillance </w:t>
      </w:r>
      <w:r>
        <w:rPr>
          <w:lang w:eastAsia="zh-CN"/>
        </w:rPr>
        <w:t xml:space="preserve">cameras worldwide in the future, resulting in a significant strain on hardware resources. With a frame rate of 30 frames per second and an average image size </w:t>
      </w:r>
      <w:proofErr w:type="gramStart"/>
      <w:r>
        <w:rPr>
          <w:lang w:eastAsia="zh-CN"/>
        </w:rPr>
        <w:t xml:space="preserve">of </w:t>
      </w:r>
      <w:ins w:id="26" w:author="Crystal Jing" w:date="2023-09-08T15:40:00Z">
        <w:r w:rsidR="00DF5AEE">
          <w:rPr>
            <w:lang w:eastAsia="zh-CN"/>
          </w:rPr>
          <w:t xml:space="preserve"> </w:t>
        </w:r>
      </w:ins>
      <w:r>
        <w:rPr>
          <w:lang w:eastAsia="zh-CN"/>
        </w:rPr>
        <w:t>5</w:t>
      </w:r>
      <w:proofErr w:type="gramEnd"/>
      <w:r>
        <w:rPr>
          <w:lang w:eastAsia="zh-CN"/>
        </w:rPr>
        <w:t xml:space="preserve">MB, a single surveillance camera generates a substantial data storage requirement of 12,656.25Gb per day. Traditional data centers are unable to cope with the increasing daily influx of video data, necessitating regular data overwriting [2]. Secondly, information redundancy in massive camera video data leads to </w:t>
      </w:r>
      <w:ins w:id="27" w:author="小杜" w:date="2023-09-07T00:16:00Z">
        <w:r>
          <w:rPr>
            <w:rFonts w:hint="eastAsia"/>
            <w:lang w:eastAsia="zh-CN"/>
          </w:rPr>
          <w:t xml:space="preserve">the overwriting of </w:t>
        </w:r>
      </w:ins>
      <w:r>
        <w:rPr>
          <w:lang w:eastAsia="zh-CN"/>
        </w:rPr>
        <w:t>key information</w:t>
      </w:r>
      <w:del w:id="28" w:author="小杜" w:date="2023-09-07T00:16:00Z">
        <w:r>
          <w:rPr>
            <w:lang w:eastAsia="zh-CN"/>
          </w:rPr>
          <w:delText xml:space="preserve"> being overwritten and</w:delText>
        </w:r>
      </w:del>
      <w:ins w:id="29" w:author="小杜" w:date="2023-09-07T00:16:00Z">
        <w:r>
          <w:rPr>
            <w:rFonts w:hint="eastAsia"/>
            <w:lang w:eastAsia="zh-CN"/>
          </w:rPr>
          <w:t>, making</w:t>
        </w:r>
      </w:ins>
      <w:r>
        <w:rPr>
          <w:lang w:eastAsia="zh-CN"/>
        </w:rPr>
        <w:t xml:space="preserve"> video-based information retrieval </w:t>
      </w:r>
      <w:del w:id="30" w:author="小杜" w:date="2023-09-07T00:16:00Z">
        <w:r>
          <w:rPr>
            <w:lang w:eastAsia="zh-CN"/>
          </w:rPr>
          <w:delText xml:space="preserve">being </w:delText>
        </w:r>
      </w:del>
      <w:r>
        <w:rPr>
          <w:lang w:eastAsia="zh-CN"/>
        </w:rPr>
        <w:t xml:space="preserve">difficult [3].  In addition, massive video transmission takes up a large amount of communication bandwidth, </w:t>
      </w:r>
      <w:ins w:id="31" w:author="小杜" w:date="2023-09-07T00:18:00Z">
        <w:r>
          <w:rPr>
            <w:rFonts w:hint="eastAsia"/>
            <w:lang w:eastAsia="zh-CN"/>
          </w:rPr>
          <w:t>resulting in high</w:t>
        </w:r>
      </w:ins>
      <w:del w:id="32" w:author="小杜" w:date="2023-09-07T00:18:00Z">
        <w:r>
          <w:rPr>
            <w:lang w:eastAsia="zh-CN"/>
          </w:rPr>
          <w:delText>and</w:delText>
        </w:r>
      </w:del>
      <w:r>
        <w:rPr>
          <w:lang w:eastAsia="zh-CN"/>
        </w:rPr>
        <w:t xml:space="preserve"> communication costs</w:t>
      </w:r>
      <w:del w:id="33" w:author="小杜" w:date="2023-09-07T00:18:00Z">
        <w:r>
          <w:rPr>
            <w:lang w:eastAsia="zh-CN"/>
          </w:rPr>
          <w:delText xml:space="preserve"> are high,</w:delText>
        </w:r>
      </w:del>
      <w:ins w:id="34" w:author="小杜" w:date="2023-09-07T00:18:00Z">
        <w:r>
          <w:rPr>
            <w:rFonts w:hint="eastAsia"/>
            <w:lang w:eastAsia="zh-CN"/>
          </w:rPr>
          <w:t xml:space="preserve">. </w:t>
        </w:r>
      </w:ins>
      <w:ins w:id="35" w:author="小杜" w:date="2023-09-07T00:20:00Z">
        <w:r>
          <w:rPr>
            <w:rFonts w:hint="eastAsia"/>
            <w:lang w:eastAsia="zh-CN"/>
          </w:rPr>
          <w:t xml:space="preserve">This makes it challenging to implement widespread camera usage for collaborative purposes </w:t>
        </w:r>
        <w:del w:id="36" w:author="Crystal Jing" w:date="2023-09-08T15:42:00Z">
          <w:r w:rsidDel="00DF5AEE">
            <w:rPr>
              <w:rFonts w:hint="eastAsia"/>
              <w:lang w:eastAsia="zh-CN"/>
            </w:rPr>
            <w:delText>in order to</w:delText>
          </w:r>
        </w:del>
      </w:ins>
      <w:ins w:id="37" w:author="Crystal Jing" w:date="2023-09-08T15:42:00Z">
        <w:r w:rsidR="00DF5AEE">
          <w:rPr>
            <w:lang w:eastAsia="zh-CN"/>
          </w:rPr>
          <w:t>to</w:t>
        </w:r>
      </w:ins>
      <w:ins w:id="38" w:author="小杜" w:date="2023-09-07T00:20:00Z">
        <w:r>
          <w:rPr>
            <w:rFonts w:hint="eastAsia"/>
            <w:lang w:eastAsia="zh-CN"/>
          </w:rPr>
          <w:t xml:space="preserve"> achieve effective governance in mega-cities</w:t>
        </w:r>
      </w:ins>
      <w:del w:id="39" w:author="小杜" w:date="2023-09-07T00:20:00Z">
        <w:r>
          <w:rPr>
            <w:rFonts w:hint="eastAsia"/>
            <w:lang w:eastAsia="zh-CN"/>
          </w:rPr>
          <w:delText xml:space="preserve"> making it difficult to achieve widespread cameras for collaborative use to achieve mega-city governance</w:delText>
        </w:r>
      </w:del>
      <w:r>
        <w:rPr>
          <w:lang w:eastAsia="zh-CN"/>
        </w:rPr>
        <w:t xml:space="preserve"> [4]</w:t>
      </w:r>
      <w:r>
        <w:rPr>
          <w:rFonts w:hint="eastAsia"/>
          <w:lang w:eastAsia="zh-CN"/>
        </w:rPr>
        <w:t>.</w:t>
      </w:r>
      <w:r>
        <w:rPr>
          <w:lang w:eastAsia="zh-CN"/>
        </w:rPr>
        <w:t xml:space="preserve"> Meanwhile</w:t>
      </w:r>
      <w:ins w:id="40" w:author="小杜" w:date="2023-09-07T00:21:00Z">
        <w:r>
          <w:rPr>
            <w:rFonts w:hint="eastAsia"/>
            <w:lang w:eastAsia="zh-CN"/>
          </w:rPr>
          <w:t>,</w:t>
        </w:r>
      </w:ins>
      <w:r>
        <w:rPr>
          <w:lang w:eastAsia="zh-CN"/>
        </w:rPr>
        <w:t xml:space="preserve"> surveillance cameras have led to the leakage of residents' biometric privacy, raising ethical and regulatory concerns. How to safeguard the functionality of surveillance cameras while </w:t>
      </w:r>
      <w:ins w:id="41" w:author="小杜" w:date="2023-09-07T00:22:00Z">
        <w:r>
          <w:rPr>
            <w:rFonts w:hint="eastAsia"/>
            <w:lang w:eastAsia="zh-CN"/>
          </w:rPr>
          <w:t>addressing the aforementioned challenges</w:t>
        </w:r>
      </w:ins>
      <w:del w:id="42" w:author="小杜" w:date="2023-09-07T00:22:00Z">
        <w:r>
          <w:rPr>
            <w:lang w:eastAsia="zh-CN"/>
          </w:rPr>
          <w:delText>improving the above challenges</w:delText>
        </w:r>
      </w:del>
      <w:r>
        <w:rPr>
          <w:lang w:eastAsia="zh-CN"/>
        </w:rPr>
        <w:t xml:space="preserve"> has become </w:t>
      </w:r>
      <w:ins w:id="43" w:author="小杜" w:date="2023-09-07T00:23:00Z">
        <w:r>
          <w:rPr>
            <w:rFonts w:hint="eastAsia"/>
            <w:lang w:eastAsia="zh-CN"/>
          </w:rPr>
          <w:t>a research focus for a diverse group of scholars</w:t>
        </w:r>
      </w:ins>
      <w:del w:id="44" w:author="小杜" w:date="2023-09-07T00:23:00Z">
        <w:r>
          <w:rPr>
            <w:lang w:eastAsia="zh-CN"/>
          </w:rPr>
          <w:delText>a research direction for a wide range of scholars</w:delText>
        </w:r>
      </w:del>
      <w:r>
        <w:rPr>
          <w:lang w:eastAsia="zh-CN"/>
        </w:rPr>
        <w:t>.</w:t>
      </w:r>
    </w:p>
    <w:bookmarkEnd w:id="24"/>
    <w:p w14:paraId="5CC17BB7" w14:textId="77777777" w:rsidR="005B6087" w:rsidRDefault="00000000">
      <w:pPr>
        <w:widowControl w:val="0"/>
        <w:spacing w:line="252" w:lineRule="auto"/>
        <w:ind w:firstLineChars="100" w:firstLine="200"/>
        <w:jc w:val="both"/>
        <w:rPr>
          <w:lang w:eastAsia="zh-CN"/>
        </w:rPr>
      </w:pPr>
      <w:r>
        <w:rPr>
          <w:lang w:eastAsia="zh-CN"/>
        </w:rPr>
        <w:t xml:space="preserve">In this paper, we </w:t>
      </w:r>
      <w:del w:id="45" w:author="小杜" w:date="2023-09-07T00:25:00Z">
        <w:r>
          <w:rPr>
            <w:lang w:eastAsia="zh-CN"/>
          </w:rPr>
          <w:delText>take</w:delText>
        </w:r>
      </w:del>
      <w:ins w:id="46" w:author="小杜" w:date="2023-09-07T00:25:00Z">
        <w:r>
          <w:rPr>
            <w:rFonts w:hint="eastAsia"/>
            <w:lang w:eastAsia="zh-CN"/>
          </w:rPr>
          <w:t>adopt</w:t>
        </w:r>
      </w:ins>
      <w:r>
        <w:rPr>
          <w:lang w:eastAsia="zh-CN"/>
        </w:rPr>
        <w:t xml:space="preserve"> a humanoid cognitive perspective to </w:t>
      </w:r>
      <w:del w:id="47" w:author="小杜" w:date="2023-09-07T00:25:00Z">
        <w:r>
          <w:rPr>
            <w:lang w:eastAsia="zh-CN"/>
          </w:rPr>
          <w:delText>carry out</w:delText>
        </w:r>
      </w:del>
      <w:ins w:id="48" w:author="小杜" w:date="2023-09-07T00:25:00Z">
        <w:r>
          <w:rPr>
            <w:rFonts w:hint="eastAsia"/>
            <w:lang w:eastAsia="zh-CN"/>
          </w:rPr>
          <w:t>conduct</w:t>
        </w:r>
      </w:ins>
      <w:r>
        <w:rPr>
          <w:lang w:eastAsia="zh-CN"/>
        </w:rPr>
        <w:t xml:space="preserve"> theoretical research </w:t>
      </w:r>
      <w:del w:id="49" w:author="小杜" w:date="2023-09-07T00:25:00Z">
        <w:r>
          <w:rPr>
            <w:lang w:eastAsia="zh-CN"/>
          </w:rPr>
          <w:delText>for</w:delText>
        </w:r>
      </w:del>
      <w:ins w:id="50" w:author="小杜" w:date="2023-09-07T00:25:00Z">
        <w:r>
          <w:rPr>
            <w:rFonts w:hint="eastAsia"/>
            <w:lang w:eastAsia="zh-CN"/>
          </w:rPr>
          <w:t>aimed at</w:t>
        </w:r>
      </w:ins>
      <w:r>
        <w:rPr>
          <w:lang w:eastAsia="zh-CN"/>
        </w:rPr>
        <w:t xml:space="preserve"> exploring new models </w:t>
      </w:r>
      <w:ins w:id="51" w:author="小杜" w:date="2023-09-07T00:25:00Z">
        <w:r>
          <w:rPr>
            <w:rFonts w:hint="eastAsia"/>
            <w:lang w:eastAsia="zh-CN"/>
          </w:rPr>
          <w:t>for</w:t>
        </w:r>
      </w:ins>
      <w:del w:id="52" w:author="小杜" w:date="2023-09-07T00:25:00Z">
        <w:r>
          <w:rPr>
            <w:lang w:eastAsia="zh-CN"/>
          </w:rPr>
          <w:delText>of</w:delText>
        </w:r>
      </w:del>
      <w:r>
        <w:rPr>
          <w:lang w:eastAsia="zh-CN"/>
        </w:rPr>
        <w:t xml:space="preserve"> large-scale camera urban applications. </w:t>
      </w:r>
      <w:ins w:id="53" w:author="小杜" w:date="2023-09-07T00:27:00Z">
        <w:r>
          <w:rPr>
            <w:rFonts w:hint="eastAsia"/>
            <w:lang w:eastAsia="zh-CN"/>
          </w:rPr>
          <w:t>We, as humans, perceive a vast amount of visual information throughout our lives, from infancy to old age, using both of our eyes. This allows us to form long-lasting and vivid memories of the people and things we have encountered.</w:t>
        </w:r>
      </w:ins>
      <w:del w:id="54" w:author="小杜" w:date="2023-09-07T00:27:00Z">
        <w:r>
          <w:rPr>
            <w:lang w:eastAsia="zh-CN"/>
          </w:rPr>
          <w:delText>We humans, from infants to the elderly, perceive a large amount of picture information with both eyes over decades and can have long-term clear memories of the people and things we experienced.</w:delText>
        </w:r>
      </w:del>
      <w:r>
        <w:rPr>
          <w:lang w:eastAsia="zh-CN"/>
        </w:rPr>
        <w:t xml:space="preserve"> However, we are often unable to reproduce all of the image information that occurred</w:t>
      </w:r>
      <w:ins w:id="55" w:author="小杜" w:date="2023-09-07T00:29:00Z">
        <w:r>
          <w:rPr>
            <w:rFonts w:hint="eastAsia"/>
            <w:lang w:eastAsia="zh-CN"/>
          </w:rPr>
          <w:t xml:space="preserve">. </w:t>
        </w:r>
      </w:ins>
      <w:del w:id="56" w:author="小杜" w:date="2023-09-07T00:29:00Z">
        <w:r>
          <w:rPr>
            <w:lang w:eastAsia="zh-CN"/>
          </w:rPr>
          <w:delText>, but rather</w:delText>
        </w:r>
      </w:del>
      <w:ins w:id="57" w:author="小杜" w:date="2023-09-07T00:29:00Z">
        <w:r>
          <w:rPr>
            <w:rFonts w:hint="eastAsia"/>
            <w:lang w:eastAsia="zh-CN"/>
          </w:rPr>
          <w:t>Instead, we</w:t>
        </w:r>
      </w:ins>
      <w:r>
        <w:rPr>
          <w:lang w:eastAsia="zh-CN"/>
        </w:rPr>
        <w:t xml:space="preserve"> combine it with high-dimensional semantic abstraction to achieve coarse-grained picture recall. We also tend to remember familiar faces not </w:t>
      </w:r>
      <w:ins w:id="58" w:author="小杜" w:date="2023-09-07T00:30:00Z">
        <w:r>
          <w:rPr>
            <w:rFonts w:hint="eastAsia"/>
            <w:lang w:eastAsia="zh-CN"/>
          </w:rPr>
          <w:t>by focusing on specific</w:t>
        </w:r>
      </w:ins>
      <w:del w:id="59" w:author="小杜" w:date="2023-09-07T00:30:00Z">
        <w:r>
          <w:rPr>
            <w:lang w:eastAsia="zh-CN"/>
          </w:rPr>
          <w:delText>through detailed</w:delText>
        </w:r>
      </w:del>
      <w:r>
        <w:rPr>
          <w:lang w:eastAsia="zh-CN"/>
        </w:rPr>
        <w:t xml:space="preserve"> facial features such as single or double eyelids, but </w:t>
      </w:r>
      <w:ins w:id="60" w:author="小杜" w:date="2023-09-07T00:30:00Z">
        <w:r>
          <w:rPr>
            <w:rFonts w:hint="eastAsia"/>
            <w:lang w:eastAsia="zh-CN"/>
          </w:rPr>
          <w:t>rather by forming</w:t>
        </w:r>
      </w:ins>
      <w:del w:id="61" w:author="小杜" w:date="2023-09-07T00:30:00Z">
        <w:r>
          <w:rPr>
            <w:lang w:eastAsia="zh-CN"/>
          </w:rPr>
          <w:delText>into</w:delText>
        </w:r>
      </w:del>
      <w:r>
        <w:rPr>
          <w:lang w:eastAsia="zh-CN"/>
        </w:rPr>
        <w:t xml:space="preserve"> general impressions </w:t>
      </w:r>
      <w:del w:id="62" w:author="小杜" w:date="2023-09-07T00:31:00Z">
        <w:r>
          <w:rPr>
            <w:lang w:eastAsia="zh-CN"/>
          </w:rPr>
          <w:delText>of</w:delText>
        </w:r>
      </w:del>
      <w:ins w:id="63" w:author="小杜" w:date="2023-09-07T00:31:00Z">
        <w:r>
          <w:rPr>
            <w:rFonts w:hint="eastAsia"/>
            <w:lang w:eastAsia="zh-CN"/>
          </w:rPr>
          <w:t>based on</w:t>
        </w:r>
      </w:ins>
      <w:r>
        <w:rPr>
          <w:lang w:eastAsia="zh-CN"/>
        </w:rPr>
        <w:t xml:space="preserve"> higher-dimensional semantic information. In addition, the high-dimensional abstract semantics in our human brain memory play</w:t>
      </w:r>
      <w:del w:id="64" w:author="小杜" w:date="2023-09-07T00:31:00Z">
        <w:r>
          <w:rPr>
            <w:lang w:eastAsia="zh-CN"/>
          </w:rPr>
          <w:delText>s</w:delText>
        </w:r>
      </w:del>
      <w:r>
        <w:rPr>
          <w:lang w:eastAsia="zh-CN"/>
        </w:rPr>
        <w:t xml:space="preserve"> an important role in blurring human decryption recognition. Humans can</w:t>
      </w:r>
      <w:r>
        <w:t xml:space="preserve"> </w:t>
      </w:r>
      <w:r>
        <w:rPr>
          <w:lang w:eastAsia="zh-CN"/>
        </w:rPr>
        <w:t xml:space="preserve">recognize acquaintances through blurred or partially blurred facial images, but not strangers. The process of humanoid perceptual memory mechanism to handle the massive amounts of video data is difficult to </w:t>
      </w:r>
      <w:ins w:id="65" w:author="小杜" w:date="2023-09-07T00:32:00Z">
        <w:r>
          <w:rPr>
            <w:rFonts w:hint="eastAsia"/>
            <w:lang w:eastAsia="zh-CN"/>
          </w:rPr>
          <w:t>explain theoretically</w:t>
        </w:r>
      </w:ins>
      <w:del w:id="66" w:author="小杜" w:date="2023-09-07T00:32:00Z">
        <w:r>
          <w:rPr>
            <w:lang w:eastAsia="zh-CN"/>
          </w:rPr>
          <w:delText>have a theoretical explanation</w:delText>
        </w:r>
      </w:del>
      <w:r>
        <w:rPr>
          <w:lang w:eastAsia="zh-CN"/>
        </w:rPr>
        <w:t xml:space="preserve">. </w:t>
      </w:r>
      <w:del w:id="67" w:author="小杜" w:date="2023-09-07T00:33:00Z">
        <w:r>
          <w:rPr>
            <w:lang w:eastAsia="zh-CN"/>
          </w:rPr>
          <w:delText>But t</w:delText>
        </w:r>
      </w:del>
      <w:ins w:id="68" w:author="小杜" w:date="2023-09-07T00:33:00Z">
        <w:r>
          <w:rPr>
            <w:rFonts w:hint="eastAsia"/>
            <w:lang w:eastAsia="zh-CN"/>
          </w:rPr>
          <w:t>T</w:t>
        </w:r>
      </w:ins>
      <w:r>
        <w:rPr>
          <w:lang w:eastAsia="zh-CN"/>
        </w:rPr>
        <w:t xml:space="preserve">he association between low-dimensional fine-grained information and higher-dimensional </w:t>
      </w:r>
      <w:r>
        <w:rPr>
          <w:lang w:eastAsia="zh-CN"/>
        </w:rPr>
        <w:lastRenderedPageBreak/>
        <w:t xml:space="preserve">coarse-grained information </w:t>
      </w:r>
      <w:del w:id="69" w:author="小杜" w:date="2023-09-07T00:33:00Z">
        <w:r>
          <w:rPr>
            <w:lang w:eastAsia="zh-CN"/>
          </w:rPr>
          <w:delText>for</w:delText>
        </w:r>
      </w:del>
      <w:ins w:id="70" w:author="小杜" w:date="2023-09-07T00:33:00Z">
        <w:r>
          <w:rPr>
            <w:rFonts w:hint="eastAsia"/>
            <w:lang w:eastAsia="zh-CN"/>
          </w:rPr>
          <w:t>in</w:t>
        </w:r>
      </w:ins>
      <w:r>
        <w:rPr>
          <w:lang w:eastAsia="zh-CN"/>
        </w:rPr>
        <w:t xml:space="preserve"> humanoid perceptual data compression and decryption has</w:t>
      </w:r>
      <w:ins w:id="71" w:author="小杜" w:date="2023-09-07T00:33:00Z">
        <w:r>
          <w:rPr>
            <w:rFonts w:hint="eastAsia"/>
            <w:lang w:eastAsia="zh-CN"/>
          </w:rPr>
          <w:t xml:space="preserve"> both</w:t>
        </w:r>
      </w:ins>
      <w:r>
        <w:rPr>
          <w:lang w:eastAsia="zh-CN"/>
        </w:rPr>
        <w:t xml:space="preserve"> theoretical significance and practical value</w:t>
      </w:r>
      <w:ins w:id="72" w:author="小杜" w:date="2023-09-07T00:33:00Z">
        <w:r>
          <w:rPr>
            <w:rFonts w:hint="eastAsia"/>
            <w:lang w:eastAsia="zh-CN"/>
          </w:rPr>
          <w:t>.</w:t>
        </w:r>
      </w:ins>
      <w:del w:id="73" w:author="小杜" w:date="2023-09-07T00:33:00Z">
        <w:r>
          <w:rPr>
            <w:lang w:eastAsia="zh-CN"/>
          </w:rPr>
          <w:delText>,</w:delText>
        </w:r>
      </w:del>
      <w:r>
        <w:rPr>
          <w:lang w:eastAsia="zh-CN"/>
        </w:rPr>
        <w:t xml:space="preserve"> </w:t>
      </w:r>
      <w:del w:id="74" w:author="小杜" w:date="2023-09-07T00:34:00Z">
        <w:r>
          <w:rPr>
            <w:lang w:eastAsia="zh-CN"/>
          </w:rPr>
          <w:delText>which are</w:delText>
        </w:r>
      </w:del>
      <w:ins w:id="75" w:author="小杜" w:date="2023-09-07T00:34:00Z">
        <w:r>
          <w:rPr>
            <w:rFonts w:hint="eastAsia"/>
            <w:lang w:eastAsia="zh-CN"/>
          </w:rPr>
          <w:t>This association is</w:t>
        </w:r>
      </w:ins>
      <w:r>
        <w:rPr>
          <w:lang w:eastAsia="zh-CN"/>
        </w:rPr>
        <w:t xml:space="preserve"> worth </w:t>
      </w:r>
      <w:del w:id="76" w:author="小杜" w:date="2023-09-07T00:34:00Z">
        <w:r>
          <w:rPr>
            <w:lang w:eastAsia="zh-CN"/>
          </w:rPr>
          <w:delText>using</w:delText>
        </w:r>
      </w:del>
      <w:ins w:id="77" w:author="小杜" w:date="2023-09-07T00:34:00Z">
        <w:r>
          <w:rPr>
            <w:rFonts w:hint="eastAsia"/>
            <w:lang w:eastAsia="zh-CN"/>
          </w:rPr>
          <w:t>utilizing</w:t>
        </w:r>
      </w:ins>
      <w:r>
        <w:rPr>
          <w:lang w:eastAsia="zh-CN"/>
        </w:rPr>
        <w:t xml:space="preserve"> for processing massive surveillance v</w:t>
      </w:r>
      <w:r>
        <w:rPr>
          <w:rFonts w:hint="eastAsia"/>
          <w:lang w:eastAsia="zh-CN"/>
        </w:rPr>
        <w:t>i</w:t>
      </w:r>
      <w:r>
        <w:rPr>
          <w:lang w:eastAsia="zh-CN"/>
        </w:rPr>
        <w:t xml:space="preserve">deo data. In this paper, we </w:t>
      </w:r>
      <w:del w:id="78" w:author="小杜" w:date="2023-09-07T00:35:00Z">
        <w:r>
          <w:rPr>
            <w:lang w:eastAsia="zh-CN"/>
          </w:rPr>
          <w:delText xml:space="preserve">try to </w:delText>
        </w:r>
      </w:del>
      <w:r>
        <w:rPr>
          <w:lang w:eastAsia="zh-CN"/>
        </w:rPr>
        <w:t>propose an autonomous</w:t>
      </w:r>
      <w:ins w:id="79" w:author="小杜" w:date="2023-09-07T00:36:00Z">
        <w:r>
          <w:rPr>
            <w:rFonts w:hint="eastAsia"/>
            <w:lang w:eastAsia="zh-CN"/>
          </w:rPr>
          <w:t xml:space="preserve"> algorithm for</w:t>
        </w:r>
      </w:ins>
      <w:r>
        <w:rPr>
          <w:lang w:eastAsia="zh-CN"/>
        </w:rPr>
        <w:t xml:space="preserve"> face degradation encryption and decryption</w:t>
      </w:r>
      <w:ins w:id="80" w:author="小杜" w:date="2023-09-07T00:36:00Z">
        <w:r>
          <w:rPr>
            <w:rFonts w:hint="eastAsia"/>
            <w:lang w:eastAsia="zh-CN"/>
          </w:rPr>
          <w:t>. This</w:t>
        </w:r>
      </w:ins>
      <w:r>
        <w:rPr>
          <w:lang w:eastAsia="zh-CN"/>
        </w:rPr>
        <w:t xml:space="preserve"> algorithm </w:t>
      </w:r>
      <w:ins w:id="81" w:author="小杜" w:date="2023-09-07T00:36:00Z">
        <w:r>
          <w:rPr>
            <w:rFonts w:hint="eastAsia"/>
            <w:lang w:eastAsia="zh-CN"/>
          </w:rPr>
          <w:t xml:space="preserve">is </w:t>
        </w:r>
      </w:ins>
      <w:r>
        <w:rPr>
          <w:lang w:eastAsia="zh-CN"/>
        </w:rPr>
        <w:t xml:space="preserve">based on the </w:t>
      </w:r>
      <w:del w:id="82" w:author="小杜" w:date="2023-09-07T00:37:00Z">
        <w:r>
          <w:rPr>
            <w:lang w:eastAsia="zh-CN"/>
          </w:rPr>
          <w:delText xml:space="preserve">above </w:delText>
        </w:r>
      </w:del>
      <w:r>
        <w:rPr>
          <w:lang w:eastAsia="zh-CN"/>
        </w:rPr>
        <w:t>humanoid association memory mechanism</w:t>
      </w:r>
      <w:ins w:id="83" w:author="小杜" w:date="2023-09-07T00:37:00Z">
        <w:r>
          <w:rPr>
            <w:rFonts w:hint="eastAsia"/>
            <w:lang w:eastAsia="zh-CN"/>
          </w:rPr>
          <w:t xml:space="preserve"> mentioned above</w:t>
        </w:r>
      </w:ins>
      <w:r>
        <w:rPr>
          <w:lang w:eastAsia="zh-CN"/>
        </w:rPr>
        <w:t>.</w:t>
      </w:r>
    </w:p>
    <w:p w14:paraId="05B3FC37" w14:textId="77777777" w:rsidR="005B6087" w:rsidRDefault="00000000">
      <w:pPr>
        <w:widowControl w:val="0"/>
        <w:spacing w:line="252" w:lineRule="auto"/>
        <w:ind w:firstLineChars="100" w:firstLine="200"/>
        <w:jc w:val="both"/>
        <w:rPr>
          <w:lang w:eastAsia="zh-CN"/>
        </w:rPr>
      </w:pPr>
      <w:r>
        <w:rPr>
          <w:rFonts w:hint="eastAsia"/>
          <w:lang w:eastAsia="zh-CN"/>
        </w:rPr>
        <w:t>T</w:t>
      </w:r>
      <w:r>
        <w:rPr>
          <w:lang w:eastAsia="zh-CN"/>
        </w:rPr>
        <w:t>he main contributions are summarized as follows</w:t>
      </w:r>
      <w:ins w:id="84" w:author="小杜" w:date="2023-09-07T00:38:00Z">
        <w:r>
          <w:rPr>
            <w:rFonts w:hint="eastAsia"/>
            <w:lang w:eastAsia="zh-CN"/>
          </w:rPr>
          <w:t>:</w:t>
        </w:r>
      </w:ins>
      <w:del w:id="85" w:author="小杜" w:date="2023-09-07T00:38:00Z">
        <w:r>
          <w:rPr>
            <w:lang w:eastAsia="zh-CN"/>
          </w:rPr>
          <w:delText>.</w:delText>
        </w:r>
      </w:del>
    </w:p>
    <w:p w14:paraId="64DF9090" w14:textId="2023E620" w:rsidR="005B6087" w:rsidDel="00273A2C" w:rsidRDefault="00273A2C">
      <w:pPr>
        <w:pStyle w:val="afa"/>
        <w:widowControl w:val="0"/>
        <w:numPr>
          <w:ilvl w:val="0"/>
          <w:numId w:val="3"/>
        </w:numPr>
        <w:spacing w:line="252" w:lineRule="auto"/>
        <w:jc w:val="both"/>
        <w:rPr>
          <w:del w:id="86" w:author="Crystal Jing" w:date="2023-09-08T15:50:00Z"/>
          <w:lang w:eastAsia="zh-CN"/>
        </w:rPr>
      </w:pPr>
      <w:ins w:id="87" w:author="Crystal Jing" w:date="2023-09-08T15:50:00Z">
        <w:r w:rsidRPr="00273A2C">
          <w:rPr>
            <w:lang w:eastAsia="zh-CN"/>
          </w:rPr>
          <w:t>For the first time, an autonomous face degradation encryption/decryption algorithm based on the abstract analysis and modeling of the face-facial perception-memory-association re-recognition mechanism is proposed for massive video surveillance processing.</w:t>
        </w:r>
      </w:ins>
      <w:del w:id="88" w:author="Crystal Jing" w:date="2023-09-08T15:50:00Z">
        <w:r w:rsidR="00000000" w:rsidDel="00273A2C">
          <w:rPr>
            <w:lang w:eastAsia="zh-CN"/>
          </w:rPr>
          <w:delText xml:space="preserve">For the first time, the </w:delText>
        </w:r>
      </w:del>
      <w:del w:id="89" w:author="Crystal Jing" w:date="2023-09-08T15:48:00Z">
        <w:r w:rsidR="00000000" w:rsidDel="00DF5AEE">
          <w:rPr>
            <w:lang w:eastAsia="zh-CN"/>
          </w:rPr>
          <w:delText>face facial</w:delText>
        </w:r>
      </w:del>
      <w:del w:id="90" w:author="Crystal Jing" w:date="2023-09-08T15:50:00Z">
        <w:r w:rsidR="00000000" w:rsidDel="00273A2C">
          <w:rPr>
            <w:lang w:eastAsia="zh-CN"/>
          </w:rPr>
          <w:delText xml:space="preserve"> perception-memory-association re-recognition mechanism is applied to massive surveillance video processing, the mechanism is abstractly analyzed and modeled, and an autonomous face degradation encryption/decryption algorithm process based on the above mechanism is proposed.</w:delText>
        </w:r>
      </w:del>
    </w:p>
    <w:p w14:paraId="549A6CD7" w14:textId="77777777" w:rsidR="00273A2C" w:rsidRDefault="00273A2C">
      <w:pPr>
        <w:pStyle w:val="afa"/>
        <w:widowControl w:val="0"/>
        <w:numPr>
          <w:ilvl w:val="0"/>
          <w:numId w:val="3"/>
        </w:numPr>
        <w:spacing w:line="252" w:lineRule="auto"/>
        <w:jc w:val="both"/>
        <w:rPr>
          <w:ins w:id="91" w:author="Crystal Jing" w:date="2023-09-08T15:50:00Z"/>
          <w:lang w:eastAsia="zh-CN"/>
        </w:rPr>
      </w:pPr>
    </w:p>
    <w:p w14:paraId="6FB9C232" w14:textId="3EEED077" w:rsidR="005B6087" w:rsidDel="00273A2C" w:rsidRDefault="00273A2C">
      <w:pPr>
        <w:pStyle w:val="afa"/>
        <w:widowControl w:val="0"/>
        <w:numPr>
          <w:ilvl w:val="0"/>
          <w:numId w:val="3"/>
        </w:numPr>
        <w:spacing w:line="252" w:lineRule="auto"/>
        <w:jc w:val="both"/>
        <w:rPr>
          <w:del w:id="92" w:author="Crystal Jing" w:date="2023-09-08T15:56:00Z"/>
          <w:lang w:eastAsia="zh-CN"/>
        </w:rPr>
      </w:pPr>
      <w:ins w:id="93" w:author="Crystal Jing" w:date="2023-09-08T15:58:00Z">
        <w:r w:rsidRPr="00273A2C">
          <w:rPr>
            <w:lang w:eastAsia="zh-CN"/>
          </w:rPr>
          <w:t>Our AI-powered face recognition system now boasts an intricate encryption and decryption algorithm that draws inspiration from human associative memory. Specifically designed to selectively protect the portion of the face that reveals identity in videos, we have successfully tested this algorithm on a dataset and can confidently say that it is highly effective.</w:t>
        </w:r>
      </w:ins>
      <w:del w:id="94" w:author="Crystal Jing" w:date="2023-09-08T15:56:00Z">
        <w:r w:rsidR="00000000" w:rsidDel="00273A2C">
          <w:rPr>
            <w:lang w:eastAsia="zh-CN"/>
          </w:rPr>
          <w:delText>The autonomous face degradation encryption and decryption algorithm modeled after the human associative memory mechanism is integrated into the AI face recognition algorithm, and the algorithm for selective encryption and decryption of the face region showing identity in the video is preliminarily validated on the dataset.</w:delText>
        </w:r>
      </w:del>
    </w:p>
    <w:p w14:paraId="3403E3E9" w14:textId="77777777" w:rsidR="00273A2C" w:rsidRDefault="00273A2C">
      <w:pPr>
        <w:pStyle w:val="afa"/>
        <w:widowControl w:val="0"/>
        <w:numPr>
          <w:ilvl w:val="0"/>
          <w:numId w:val="3"/>
        </w:numPr>
        <w:spacing w:line="252" w:lineRule="auto"/>
        <w:jc w:val="both"/>
        <w:rPr>
          <w:ins w:id="95" w:author="Crystal Jing" w:date="2023-09-08T15:56:00Z"/>
          <w:lang w:eastAsia="zh-CN"/>
        </w:rPr>
      </w:pPr>
    </w:p>
    <w:p w14:paraId="445BE8DB" w14:textId="77777777" w:rsidR="005B6087" w:rsidRDefault="00000000">
      <w:pPr>
        <w:pStyle w:val="afa"/>
        <w:widowControl w:val="0"/>
        <w:numPr>
          <w:ilvl w:val="0"/>
          <w:numId w:val="3"/>
        </w:numPr>
        <w:spacing w:line="252" w:lineRule="auto"/>
        <w:jc w:val="both"/>
        <w:rPr>
          <w:lang w:eastAsia="zh-CN"/>
        </w:rPr>
      </w:pPr>
      <w:r>
        <w:rPr>
          <w:lang w:eastAsia="zh-CN"/>
        </w:rPr>
        <w:t>We analyze the matching method and loss function selection</w:t>
      </w:r>
      <w:del w:id="96" w:author="小杜" w:date="2023-09-07T00:44:00Z">
        <w:r>
          <w:rPr>
            <w:lang w:eastAsia="zh-CN"/>
          </w:rPr>
          <w:delText>,</w:delText>
        </w:r>
      </w:del>
      <w:r>
        <w:rPr>
          <w:lang w:eastAsia="zh-CN"/>
        </w:rPr>
        <w:t xml:space="preserve"> and prove that the feature matching effect will be better by using</w:t>
      </w:r>
      <w:del w:id="97" w:author="小杜" w:date="2023-09-07T08:08:00Z">
        <w:r>
          <w:rPr>
            <w:lang w:eastAsia="zh-CN"/>
          </w:rPr>
          <w:delText xml:space="preserve"> the</w:delText>
        </w:r>
      </w:del>
      <w:ins w:id="98" w:author="小杜" w:date="2023-09-07T08:08:00Z">
        <w:r>
          <w:rPr>
            <w:rFonts w:hint="eastAsia"/>
            <w:lang w:eastAsia="zh-CN"/>
          </w:rPr>
          <w:t xml:space="preserve"> </w:t>
        </w:r>
        <w:del w:id="99" w:author="Crystal Jing" w:date="2023-09-08T16:00:00Z">
          <w:r w:rsidDel="003B3B4D">
            <w:rPr>
              <w:rFonts w:hint="eastAsia"/>
              <w:lang w:eastAsia="zh-CN"/>
            </w:rPr>
            <w:delText>str</w:delText>
          </w:r>
        </w:del>
      </w:ins>
      <w:del w:id="100" w:author="Crystal Jing" w:date="2023-09-08T16:00:00Z">
        <w:r w:rsidDel="003B3B4D">
          <w:rPr>
            <w:lang w:eastAsia="zh-CN"/>
          </w:rPr>
          <w:delText xml:space="preserve"> </w:delText>
        </w:r>
      </w:del>
      <w:r>
        <w:rPr>
          <w:lang w:eastAsia="zh-CN"/>
        </w:rPr>
        <w:t>cosine similarity (taking the highest similarity) as the matching criterion and selecting some high-dimensional features as the matching basis, which inversely verifies the importance of</w:t>
      </w:r>
      <w:del w:id="101" w:author="小杜" w:date="2023-09-07T00:41:00Z">
        <w:r>
          <w:rPr>
            <w:lang w:eastAsia="zh-CN"/>
          </w:rPr>
          <w:delText xml:space="preserve"> the</w:delText>
        </w:r>
      </w:del>
      <w:r>
        <w:rPr>
          <w:lang w:eastAsia="zh-CN"/>
        </w:rPr>
        <w:t xml:space="preserve"> high-dimensional abstract semantic features in the process of face association re-recognition.</w:t>
      </w:r>
    </w:p>
    <w:p w14:paraId="1500FA98" w14:textId="18BC4E35" w:rsidR="005B6087" w:rsidRDefault="00000000">
      <w:pPr>
        <w:widowControl w:val="0"/>
        <w:spacing w:line="252" w:lineRule="auto"/>
        <w:ind w:left="200" w:firstLineChars="100" w:firstLine="200"/>
        <w:jc w:val="both"/>
        <w:rPr>
          <w:lang w:eastAsia="zh-CN"/>
        </w:rPr>
      </w:pPr>
      <w:r>
        <w:rPr>
          <w:color w:val="000000"/>
        </w:rPr>
        <w:t>The rest of the paper is organized as follows.</w:t>
      </w:r>
      <w:r>
        <w:t xml:space="preserve"> </w:t>
      </w:r>
      <w:r>
        <w:rPr>
          <w:color w:val="000000"/>
        </w:rPr>
        <w:t xml:space="preserve">Section II describes the related work of the method, including face recognition of video surveillance, </w:t>
      </w:r>
      <w:r>
        <w:t>face encryption</w:t>
      </w:r>
      <w:ins w:id="102" w:author="Crystal Jing" w:date="2023-09-08T16:02:00Z">
        <w:r w:rsidR="003B3B4D">
          <w:t xml:space="preserve"> </w:t>
        </w:r>
      </w:ins>
      <w:del w:id="103" w:author="Crystal Jing" w:date="2023-09-08T16:02:00Z">
        <w:r w:rsidDel="003B3B4D">
          <w:delText xml:space="preserve"> </w:delText>
        </w:r>
      </w:del>
      <w:r>
        <w:t>and decryption algorithm</w:t>
      </w:r>
      <w:ins w:id="104" w:author="小杜" w:date="2023-09-07T00:45:00Z">
        <w:r>
          <w:rPr>
            <w:rFonts w:hint="eastAsia"/>
            <w:lang w:eastAsia="zh-CN"/>
          </w:rPr>
          <w:t>,</w:t>
        </w:r>
      </w:ins>
      <w:r>
        <w:rPr>
          <w:color w:val="000000"/>
        </w:rPr>
        <w:t xml:space="preserve"> and humanoid memory cognition. Section III models and abstracts the process of human face recognition, memory</w:t>
      </w:r>
      <w:ins w:id="105" w:author="小杜" w:date="2023-09-07T00:45:00Z">
        <w:r>
          <w:rPr>
            <w:rFonts w:hint="eastAsia"/>
            <w:color w:val="000000"/>
            <w:lang w:eastAsia="zh-CN"/>
          </w:rPr>
          <w:t>,</w:t>
        </w:r>
      </w:ins>
      <w:r>
        <w:rPr>
          <w:color w:val="000000"/>
        </w:rPr>
        <w:t xml:space="preserve"> and associative re-recognition, and proposes an algorithmic process for face encryption and decryption </w:t>
      </w:r>
      <w:ins w:id="106" w:author="小杜" w:date="2023-09-07T00:46:00Z">
        <w:r>
          <w:rPr>
            <w:rFonts w:hint="eastAsia"/>
            <w:color w:val="000000"/>
            <w:lang w:eastAsia="zh-CN"/>
          </w:rPr>
          <w:t>using</w:t>
        </w:r>
      </w:ins>
      <w:del w:id="107" w:author="小杜" w:date="2023-09-07T00:46:00Z">
        <w:r>
          <w:rPr>
            <w:color w:val="000000"/>
          </w:rPr>
          <w:delText>with</w:delText>
        </w:r>
      </w:del>
      <w:r>
        <w:rPr>
          <w:color w:val="000000"/>
        </w:rPr>
        <w:t xml:space="preserve"> human-like cognitive mechanisms, which is the core of the paper. In Section IV, the initial validation of the proposed encryption and decryption algorithm on the dataset is presented in detail. Section V presents the conclusions and future work.</w:t>
      </w:r>
    </w:p>
    <w:bookmarkEnd w:id="25"/>
    <w:p w14:paraId="619A554F" w14:textId="77777777" w:rsidR="005B6087" w:rsidRDefault="00000000">
      <w:pPr>
        <w:pStyle w:val="1"/>
      </w:pPr>
      <w:r>
        <w:t>II. RELATED WORK</w:t>
      </w:r>
      <w:bookmarkStart w:id="108" w:name="OLE_LINK2"/>
      <w:bookmarkStart w:id="109" w:name="OLE_LINK1"/>
      <w:r>
        <w:t>.</w:t>
      </w:r>
      <w:bookmarkEnd w:id="108"/>
      <w:bookmarkEnd w:id="109"/>
    </w:p>
    <w:p w14:paraId="78C7AB76" w14:textId="77777777" w:rsidR="005B6087" w:rsidRDefault="00000000">
      <w:pPr>
        <w:pStyle w:val="2"/>
        <w:numPr>
          <w:ilvl w:val="0"/>
          <w:numId w:val="0"/>
        </w:numPr>
      </w:pPr>
      <w:r>
        <w:t xml:space="preserve">A. </w:t>
      </w:r>
      <w:bookmarkStart w:id="110" w:name="OLE_LINK4"/>
      <w:bookmarkStart w:id="111" w:name="OLE_LINK3"/>
      <w:r>
        <w:t>Face recognition</w:t>
      </w:r>
      <w:r>
        <w:rPr>
          <w:rFonts w:hint="eastAsia"/>
        </w:rPr>
        <w:t xml:space="preserve"> </w:t>
      </w:r>
      <w:r>
        <w:rPr>
          <w:rFonts w:hint="eastAsia"/>
          <w:lang w:eastAsia="zh-CN"/>
        </w:rPr>
        <w:t>of</w:t>
      </w:r>
      <w:r>
        <w:t xml:space="preserve"> video surveillance</w:t>
      </w:r>
      <w:bookmarkEnd w:id="110"/>
      <w:bookmarkEnd w:id="111"/>
    </w:p>
    <w:p w14:paraId="1F09C00F" w14:textId="77777777" w:rsidR="005B6087" w:rsidRDefault="00000000">
      <w:pPr>
        <w:widowControl w:val="0"/>
        <w:spacing w:line="252" w:lineRule="auto"/>
        <w:ind w:firstLine="202"/>
        <w:jc w:val="both"/>
        <w:rPr>
          <w:color w:val="000000" w:themeColor="text1"/>
        </w:rPr>
      </w:pPr>
      <w:r>
        <w:rPr>
          <w:color w:val="000000" w:themeColor="text1"/>
        </w:rPr>
        <w:t xml:space="preserve">In the perspective of recent advances in the field of AI-driven </w:t>
      </w:r>
      <w:bookmarkStart w:id="112" w:name="_Hlk121320199"/>
      <w:r>
        <w:rPr>
          <w:color w:val="000000" w:themeColor="text1"/>
        </w:rPr>
        <w:t>face recognition</w:t>
      </w:r>
      <w:bookmarkEnd w:id="112"/>
      <w:r>
        <w:rPr>
          <w:color w:val="000000" w:themeColor="text1"/>
        </w:rPr>
        <w:t xml:space="preserve"> </w:t>
      </w:r>
      <w:del w:id="113" w:author="小杜" w:date="2023-09-07T07:35:00Z">
        <w:r>
          <w:rPr>
            <w:color w:val="000000" w:themeColor="text1"/>
          </w:rPr>
          <w:delText>of</w:delText>
        </w:r>
      </w:del>
      <w:ins w:id="114" w:author="小杜" w:date="2023-09-07T07:35:00Z">
        <w:r>
          <w:rPr>
            <w:rFonts w:hint="eastAsia"/>
            <w:color w:val="000000" w:themeColor="text1"/>
            <w:lang w:eastAsia="zh-CN"/>
          </w:rPr>
          <w:t>for</w:t>
        </w:r>
      </w:ins>
      <w:r>
        <w:rPr>
          <w:color w:val="000000" w:themeColor="text1"/>
        </w:rPr>
        <w:t xml:space="preserve"> video surveillance, the</w:t>
      </w:r>
      <w:ins w:id="115" w:author="小杜" w:date="2023-09-07T07:35:00Z">
        <w:r>
          <w:rPr>
            <w:rFonts w:hint="eastAsia"/>
            <w:color w:val="000000" w:themeColor="text1"/>
            <w:lang w:eastAsia="zh-CN"/>
          </w:rPr>
          <w:t xml:space="preserve"> tracking of</w:t>
        </w:r>
      </w:ins>
      <w:r>
        <w:rPr>
          <w:color w:val="000000" w:themeColor="text1"/>
        </w:rPr>
        <w:t xml:space="preserve"> human face</w:t>
      </w:r>
      <w:del w:id="116" w:author="小杜" w:date="2023-09-07T07:36:00Z">
        <w:r>
          <w:rPr>
            <w:color w:val="000000" w:themeColor="text1"/>
          </w:rPr>
          <w:delText xml:space="preserve"> object tracing for</w:delText>
        </w:r>
      </w:del>
      <w:ins w:id="117" w:author="小杜" w:date="2023-09-07T07:36:00Z">
        <w:r>
          <w:rPr>
            <w:rFonts w:hint="eastAsia"/>
            <w:color w:val="000000" w:themeColor="text1"/>
            <w:lang w:eastAsia="zh-CN"/>
          </w:rPr>
          <w:t>s in</w:t>
        </w:r>
      </w:ins>
      <w:r>
        <w:rPr>
          <w:color w:val="000000" w:themeColor="text1"/>
        </w:rPr>
        <w:t xml:space="preserve"> video surveillance has </w:t>
      </w:r>
      <w:del w:id="118" w:author="小杜" w:date="2023-09-07T07:38:00Z">
        <w:r>
          <w:rPr>
            <w:color w:val="000000" w:themeColor="text1"/>
          </w:rPr>
          <w:delText>gained</w:delText>
        </w:r>
      </w:del>
      <w:ins w:id="119" w:author="小杜" w:date="2023-09-07T07:38:00Z">
        <w:r>
          <w:rPr>
            <w:rFonts w:hint="eastAsia"/>
            <w:color w:val="000000" w:themeColor="text1"/>
            <w:lang w:eastAsia="zh-CN"/>
          </w:rPr>
          <w:t>become</w:t>
        </w:r>
      </w:ins>
      <w:r>
        <w:rPr>
          <w:color w:val="000000" w:themeColor="text1"/>
        </w:rPr>
        <w:t xml:space="preserve"> wide</w:t>
      </w:r>
      <w:ins w:id="120" w:author="小杜" w:date="2023-09-07T07:38:00Z">
        <w:r>
          <w:rPr>
            <w:rFonts w:hint="eastAsia"/>
            <w:color w:val="000000" w:themeColor="text1"/>
            <w:lang w:eastAsia="zh-CN"/>
          </w:rPr>
          <w:t>ly</w:t>
        </w:r>
      </w:ins>
      <w:del w:id="121" w:author="小杜" w:date="2023-09-07T07:38:00Z">
        <w:r>
          <w:rPr>
            <w:color w:val="000000" w:themeColor="text1"/>
          </w:rPr>
          <w:delText>spread</w:delText>
        </w:r>
      </w:del>
      <w:r>
        <w:rPr>
          <w:color w:val="000000" w:themeColor="text1"/>
        </w:rPr>
        <w:t xml:space="preserve"> adopt</w:t>
      </w:r>
      <w:del w:id="122" w:author="小杜" w:date="2023-09-07T07:38:00Z">
        <w:r>
          <w:rPr>
            <w:color w:val="000000" w:themeColor="text1"/>
          </w:rPr>
          <w:delText>ion</w:delText>
        </w:r>
      </w:del>
      <w:ins w:id="123" w:author="小杜" w:date="2023-09-07T07:38:00Z">
        <w:r>
          <w:rPr>
            <w:rFonts w:hint="eastAsia"/>
            <w:color w:val="000000" w:themeColor="text1"/>
            <w:lang w:eastAsia="zh-CN"/>
          </w:rPr>
          <w:t>ed</w:t>
        </w:r>
      </w:ins>
      <w:r>
        <w:rPr>
          <w:color w:val="000000" w:themeColor="text1"/>
        </w:rPr>
        <w:t xml:space="preserve"> in urban security and community management. A lot of scholars are committed to the research of computer vision technique</w:t>
      </w:r>
      <w:ins w:id="124" w:author="小杜" w:date="2023-09-07T07:39:00Z">
        <w:r>
          <w:rPr>
            <w:rFonts w:hint="eastAsia"/>
            <w:color w:val="000000" w:themeColor="text1"/>
            <w:lang w:eastAsia="zh-CN"/>
          </w:rPr>
          <w:t>s</w:t>
        </w:r>
      </w:ins>
      <w:r>
        <w:rPr>
          <w:color w:val="000000" w:themeColor="text1"/>
        </w:rPr>
        <w:t xml:space="preserve"> with promising accuracies and efficiencies for face recognition and object detection [5-7]. The face recognition methods mainly include 1) traditional methods, which rely on hand-crafted feature extraction techniques and a pre-trained classifier along with fusion, and 2) deep learning methods, which automatically learn features and classifiers together</w:t>
      </w:r>
      <w:ins w:id="125" w:author="小杜" w:date="2023-09-07T07:40:00Z">
        <w:r>
          <w:rPr>
            <w:rFonts w:hint="eastAsia"/>
            <w:color w:val="000000" w:themeColor="text1"/>
            <w:lang w:eastAsia="zh-CN"/>
          </w:rPr>
          <w:t xml:space="preserve"> by</w:t>
        </w:r>
      </w:ins>
      <w:r>
        <w:rPr>
          <w:color w:val="000000" w:themeColor="text1"/>
        </w:rPr>
        <w:t xml:space="preserve"> utilizing enormous quantities of data [8-10]. With the development of deep learning technology, the application boundar</w:t>
      </w:r>
      <w:ins w:id="126" w:author="小杜" w:date="2023-09-07T07:40:00Z">
        <w:r>
          <w:rPr>
            <w:rFonts w:hint="eastAsia"/>
            <w:color w:val="000000" w:themeColor="text1"/>
            <w:lang w:eastAsia="zh-CN"/>
          </w:rPr>
          <w:t>ies</w:t>
        </w:r>
      </w:ins>
      <w:del w:id="127" w:author="小杜" w:date="2023-09-07T07:40:00Z">
        <w:r>
          <w:rPr>
            <w:color w:val="000000" w:themeColor="text1"/>
          </w:rPr>
          <w:delText>y</w:delText>
        </w:r>
      </w:del>
      <w:r>
        <w:rPr>
          <w:color w:val="000000" w:themeColor="text1"/>
        </w:rPr>
        <w:t xml:space="preserve"> of face </w:t>
      </w:r>
      <w:r>
        <w:rPr>
          <w:color w:val="000000" w:themeColor="text1"/>
        </w:rPr>
        <w:t>recognition will</w:t>
      </w:r>
      <w:del w:id="128" w:author="小杜" w:date="2023-09-07T07:41:00Z">
        <w:r>
          <w:rPr>
            <w:color w:val="000000" w:themeColor="text1"/>
          </w:rPr>
          <w:delText xml:space="preserve"> be</w:delText>
        </w:r>
      </w:del>
      <w:r>
        <w:rPr>
          <w:color w:val="000000" w:themeColor="text1"/>
        </w:rPr>
        <w:t xml:space="preserve"> gradually </w:t>
      </w:r>
      <w:del w:id="129" w:author="小杜" w:date="2023-09-07T07:41:00Z">
        <w:r>
          <w:rPr>
            <w:color w:val="000000" w:themeColor="text1"/>
          </w:rPr>
          <w:delText>opened</w:delText>
        </w:r>
      </w:del>
      <w:ins w:id="130" w:author="小杜" w:date="2023-09-07T07:41:00Z">
        <w:r>
          <w:rPr>
            <w:rFonts w:hint="eastAsia"/>
            <w:color w:val="000000" w:themeColor="text1"/>
            <w:lang w:eastAsia="zh-CN"/>
          </w:rPr>
          <w:t>expand</w:t>
        </w:r>
      </w:ins>
      <w:r>
        <w:rPr>
          <w:color w:val="000000" w:themeColor="text1"/>
        </w:rPr>
        <w:t>. The majority of face recognition in video surveillance today is "closed-set," which only recognizes the identit</w:t>
      </w:r>
      <w:ins w:id="131" w:author="小杜" w:date="2023-09-07T07:41:00Z">
        <w:r>
          <w:rPr>
            <w:rFonts w:hint="eastAsia"/>
            <w:color w:val="000000" w:themeColor="text1"/>
            <w:lang w:eastAsia="zh-CN"/>
          </w:rPr>
          <w:t>ies</w:t>
        </w:r>
      </w:ins>
      <w:del w:id="132" w:author="小杜" w:date="2023-09-07T07:41:00Z">
        <w:r>
          <w:rPr>
            <w:color w:val="000000" w:themeColor="text1"/>
          </w:rPr>
          <w:delText>y</w:delText>
        </w:r>
      </w:del>
      <w:r>
        <w:rPr>
          <w:color w:val="000000" w:themeColor="text1"/>
        </w:rPr>
        <w:t xml:space="preserve"> of previously registered </w:t>
      </w:r>
      <w:del w:id="133" w:author="小杜" w:date="2023-09-07T07:41:00Z">
        <w:r>
          <w:rPr>
            <w:color w:val="000000" w:themeColor="text1"/>
          </w:rPr>
          <w:delText>object</w:delText>
        </w:r>
      </w:del>
      <w:ins w:id="134" w:author="小杜" w:date="2023-09-07T07:41:00Z">
        <w:r>
          <w:rPr>
            <w:rFonts w:hint="eastAsia"/>
            <w:color w:val="000000" w:themeColor="text1"/>
            <w:lang w:eastAsia="zh-CN"/>
          </w:rPr>
          <w:t>individual</w:t>
        </w:r>
      </w:ins>
      <w:r>
        <w:rPr>
          <w:color w:val="000000" w:themeColor="text1"/>
        </w:rPr>
        <w:t xml:space="preserve">s. However, </w:t>
      </w:r>
      <w:ins w:id="135" w:author="小杜" w:date="2023-09-07T07:42:00Z">
        <w:r>
          <w:rPr>
            <w:rFonts w:hint="eastAsia"/>
            <w:color w:val="000000" w:themeColor="text1"/>
            <w:lang w:eastAsia="zh-CN"/>
          </w:rPr>
          <w:t xml:space="preserve">the term </w:t>
        </w:r>
      </w:ins>
      <w:r>
        <w:rPr>
          <w:color w:val="000000" w:themeColor="text1"/>
        </w:rPr>
        <w:t xml:space="preserve">"open-set" has gained popularity </w:t>
      </w:r>
      <w:del w:id="136" w:author="小杜" w:date="2023-09-07T07:43:00Z">
        <w:r>
          <w:rPr>
            <w:color w:val="000000" w:themeColor="text1"/>
          </w:rPr>
          <w:delText>as a result of the differences</w:delText>
        </w:r>
      </w:del>
      <w:ins w:id="137" w:author="小杜" w:date="2023-09-07T07:43:00Z">
        <w:r>
          <w:rPr>
            <w:rFonts w:hint="eastAsia"/>
            <w:color w:val="000000" w:themeColor="text1"/>
            <w:lang w:eastAsia="zh-CN"/>
          </w:rPr>
          <w:t>due to the disparities</w:t>
        </w:r>
      </w:ins>
      <w:r>
        <w:rPr>
          <w:color w:val="000000" w:themeColor="text1"/>
        </w:rPr>
        <w:t xml:space="preserve"> between the source and target domains</w:t>
      </w:r>
      <w:ins w:id="138" w:author="小杜" w:date="2023-09-07T07:43:00Z">
        <w:r>
          <w:rPr>
            <w:rFonts w:hint="eastAsia"/>
            <w:color w:val="000000" w:themeColor="text1"/>
            <w:lang w:eastAsia="zh-CN"/>
          </w:rPr>
          <w:t>.</w:t>
        </w:r>
      </w:ins>
      <w:del w:id="139" w:author="小杜" w:date="2023-09-07T07:43:00Z">
        <w:r>
          <w:rPr>
            <w:color w:val="000000" w:themeColor="text1"/>
          </w:rPr>
          <w:delText>,</w:delText>
        </w:r>
      </w:del>
      <w:r>
        <w:rPr>
          <w:color w:val="000000" w:themeColor="text1"/>
        </w:rPr>
        <w:t xml:space="preserve"> </w:t>
      </w:r>
      <w:del w:id="140" w:author="小杜" w:date="2023-09-07T07:43:00Z">
        <w:r>
          <w:rPr>
            <w:color w:val="000000" w:themeColor="text1"/>
          </w:rPr>
          <w:delText>which</w:delText>
        </w:r>
      </w:del>
      <w:ins w:id="141" w:author="小杜" w:date="2023-09-07T07:43:00Z">
        <w:r>
          <w:rPr>
            <w:rFonts w:hint="eastAsia"/>
            <w:color w:val="000000" w:themeColor="text1"/>
            <w:lang w:eastAsia="zh-CN"/>
          </w:rPr>
          <w:t>These dis</w:t>
        </w:r>
      </w:ins>
      <w:ins w:id="142" w:author="小杜" w:date="2023-09-07T07:44:00Z">
        <w:r>
          <w:rPr>
            <w:rFonts w:hint="eastAsia"/>
            <w:color w:val="000000" w:themeColor="text1"/>
            <w:lang w:eastAsia="zh-CN"/>
          </w:rPr>
          <w:t>parities</w:t>
        </w:r>
      </w:ins>
      <w:r>
        <w:rPr>
          <w:color w:val="000000" w:themeColor="text1"/>
        </w:rPr>
        <w:t xml:space="preserve"> make it less effective </w:t>
      </w:r>
      <w:del w:id="143" w:author="小杜" w:date="2023-09-07T07:45:00Z">
        <w:r>
          <w:rPr>
            <w:color w:val="000000" w:themeColor="text1"/>
          </w:rPr>
          <w:delText>when</w:delText>
        </w:r>
      </w:del>
      <w:ins w:id="144" w:author="小杜" w:date="2023-09-07T07:45:00Z">
        <w:r>
          <w:rPr>
            <w:rFonts w:hint="eastAsia"/>
            <w:color w:val="000000" w:themeColor="text1"/>
            <w:lang w:eastAsia="zh-CN"/>
          </w:rPr>
          <w:t>to</w:t>
        </w:r>
      </w:ins>
      <w:r>
        <w:rPr>
          <w:color w:val="000000" w:themeColor="text1"/>
        </w:rPr>
        <w:t xml:space="preserve"> transfer</w:t>
      </w:r>
      <w:del w:id="145" w:author="小杜" w:date="2023-09-07T07:45:00Z">
        <w:r>
          <w:rPr>
            <w:color w:val="000000" w:themeColor="text1"/>
          </w:rPr>
          <w:delText>ring</w:delText>
        </w:r>
      </w:del>
      <w:r>
        <w:rPr>
          <w:color w:val="000000" w:themeColor="text1"/>
        </w:rPr>
        <w:t xml:space="preserve"> face recognition systems from controlled environments to uncontrolled scenes.</w:t>
      </w:r>
      <w:ins w:id="146" w:author="小杜" w:date="2023-09-07T07:46:00Z">
        <w:r>
          <w:rPr>
            <w:rFonts w:hint="eastAsia"/>
            <w:color w:val="000000" w:themeColor="text1"/>
            <w:lang w:eastAsia="zh-CN"/>
          </w:rPr>
          <w:t xml:space="preserve"> To handle this,</w:t>
        </w:r>
      </w:ins>
      <w:r>
        <w:rPr>
          <w:color w:val="000000" w:themeColor="text1"/>
        </w:rPr>
        <w:t xml:space="preserve"> Suandi </w:t>
      </w:r>
      <w:r>
        <w:rPr>
          <w:rFonts w:ascii="TimesNewRomanPS-ItalicMT" w:hAnsi="TimesNewRomanPS-ItalicMT"/>
          <w:i/>
          <w:iCs/>
          <w:color w:val="000000"/>
        </w:rPr>
        <w:t>et al</w:t>
      </w:r>
      <w:r>
        <w:rPr>
          <w:color w:val="000000"/>
        </w:rPr>
        <w:t>.</w:t>
      </w:r>
      <w:r>
        <w:rPr>
          <w:color w:val="000000" w:themeColor="text1"/>
        </w:rPr>
        <w:t xml:space="preserve"> [11,12], proposed fuzzy ARTMAP neural networks to solve the open-set single-sample face recognition problem</w:t>
      </w:r>
      <w:ins w:id="147" w:author="小杜" w:date="2023-09-07T07:46:00Z">
        <w:r>
          <w:rPr>
            <w:rFonts w:hint="eastAsia"/>
            <w:color w:val="000000" w:themeColor="text1"/>
            <w:lang w:eastAsia="zh-CN"/>
          </w:rPr>
          <w:t>.</w:t>
        </w:r>
      </w:ins>
      <w:r>
        <w:rPr>
          <w:color w:val="000000" w:themeColor="text1"/>
        </w:rPr>
        <w:t xml:space="preserve"> </w:t>
      </w:r>
      <w:del w:id="148" w:author="小杜" w:date="2023-09-07T07:46:00Z">
        <w:r>
          <w:rPr>
            <w:color w:val="000000" w:themeColor="text1"/>
          </w:rPr>
          <w:delText>and</w:delText>
        </w:r>
      </w:del>
      <w:ins w:id="149" w:author="小杜" w:date="2023-09-07T07:46:00Z">
        <w:r>
          <w:rPr>
            <w:rFonts w:hint="eastAsia"/>
            <w:color w:val="000000" w:themeColor="text1"/>
            <w:lang w:eastAsia="zh-CN"/>
          </w:rPr>
          <w:t>They also developed</w:t>
        </w:r>
      </w:ins>
      <w:r>
        <w:rPr>
          <w:color w:val="000000" w:themeColor="text1"/>
        </w:rPr>
        <w:t xml:space="preserve"> an automatic pose normalization technique </w:t>
      </w:r>
      <w:ins w:id="150" w:author="小杜" w:date="2023-09-07T07:48:00Z">
        <w:r>
          <w:rPr>
            <w:rFonts w:hint="eastAsia"/>
            <w:color w:val="000000" w:themeColor="text1"/>
          </w:rPr>
          <w:t>that does not require</w:t>
        </w:r>
      </w:ins>
      <w:del w:id="151" w:author="小杜" w:date="2023-09-07T07:48:00Z">
        <w:r>
          <w:rPr>
            <w:color w:val="000000" w:themeColor="text1"/>
          </w:rPr>
          <w:delText>without</w:delText>
        </w:r>
      </w:del>
      <w:r>
        <w:rPr>
          <w:color w:val="000000" w:themeColor="text1"/>
        </w:rPr>
        <w:t xml:space="preserve"> model fitting </w:t>
      </w:r>
      <w:del w:id="152" w:author="小杜" w:date="2023-09-07T07:48:00Z">
        <w:r>
          <w:rPr>
            <w:color w:val="000000" w:themeColor="text1"/>
          </w:rPr>
          <w:delText>and</w:delText>
        </w:r>
      </w:del>
      <w:ins w:id="153" w:author="小杜" w:date="2023-09-07T07:48:00Z">
        <w:r>
          <w:rPr>
            <w:rFonts w:hint="eastAsia"/>
            <w:color w:val="000000" w:themeColor="text1"/>
            <w:lang w:eastAsia="zh-CN"/>
          </w:rPr>
          <w:t>or</w:t>
        </w:r>
      </w:ins>
      <w:r>
        <w:rPr>
          <w:color w:val="000000" w:themeColor="text1"/>
        </w:rPr>
        <w:t xml:space="preserve"> human intervention</w:t>
      </w:r>
      <w:ins w:id="154" w:author="小杜" w:date="2023-09-07T07:47:00Z">
        <w:r>
          <w:rPr>
            <w:rFonts w:hint="eastAsia"/>
            <w:color w:val="000000" w:themeColor="text1"/>
          </w:rPr>
          <w:t>. These advancements</w:t>
        </w:r>
      </w:ins>
      <w:del w:id="155" w:author="小杜" w:date="2023-09-07T07:47:00Z">
        <w:r>
          <w:rPr>
            <w:color w:val="000000" w:themeColor="text1"/>
          </w:rPr>
          <w:delText>, which</w:delText>
        </w:r>
      </w:del>
      <w:r>
        <w:rPr>
          <w:color w:val="000000" w:themeColor="text1"/>
        </w:rPr>
        <w:t xml:space="preserve"> greatly improve</w:t>
      </w:r>
      <w:del w:id="156" w:author="小杜" w:date="2023-09-07T07:48:00Z">
        <w:r>
          <w:rPr>
            <w:color w:val="000000" w:themeColor="text1"/>
          </w:rPr>
          <w:delText>s</w:delText>
        </w:r>
      </w:del>
      <w:r>
        <w:rPr>
          <w:color w:val="000000" w:themeColor="text1"/>
        </w:rPr>
        <w:t xml:space="preserve"> the performance of open-set single-sample face recognition methods in surveillance environments. The "open-set" face recognition </w:t>
      </w:r>
      <w:ins w:id="157" w:author="小杜" w:date="2023-09-07T07:50:00Z">
        <w:r>
          <w:rPr>
            <w:rFonts w:hint="eastAsia"/>
            <w:color w:val="000000" w:themeColor="text1"/>
            <w:lang w:eastAsia="zh-CN"/>
          </w:rPr>
          <w:t xml:space="preserve">is </w:t>
        </w:r>
      </w:ins>
      <w:r>
        <w:rPr>
          <w:color w:val="000000" w:themeColor="text1"/>
        </w:rPr>
        <w:t>prone to increas</w:t>
      </w:r>
      <w:del w:id="158" w:author="小杜" w:date="2023-09-07T07:50:00Z">
        <w:r>
          <w:rPr>
            <w:color w:val="000000" w:themeColor="text1"/>
          </w:rPr>
          <w:delText>e</w:delText>
        </w:r>
      </w:del>
      <w:ins w:id="159" w:author="小杜" w:date="2023-09-07T07:50:00Z">
        <w:r>
          <w:rPr>
            <w:rFonts w:hint="eastAsia"/>
            <w:color w:val="000000" w:themeColor="text1"/>
            <w:lang w:eastAsia="zh-CN"/>
          </w:rPr>
          <w:t>ing</w:t>
        </w:r>
      </w:ins>
      <w:r>
        <w:rPr>
          <w:color w:val="000000" w:themeColor="text1"/>
        </w:rPr>
        <w:t xml:space="preserve"> the</w:t>
      </w:r>
      <w:ins w:id="160" w:author="小杜" w:date="2023-09-07T07:50:00Z">
        <w:r>
          <w:rPr>
            <w:rFonts w:hint="eastAsia"/>
            <w:color w:val="000000" w:themeColor="text1"/>
            <w:lang w:eastAsia="zh-CN"/>
          </w:rPr>
          <w:t xml:space="preserve"> degree of</w:t>
        </w:r>
      </w:ins>
      <w:r>
        <w:rPr>
          <w:color w:val="000000" w:themeColor="text1"/>
        </w:rPr>
        <w:t xml:space="preserve"> human privacy exposure</w:t>
      </w:r>
      <w:del w:id="161" w:author="小杜" w:date="2023-09-07T07:50:00Z">
        <w:r>
          <w:rPr>
            <w:color w:val="000000" w:themeColor="text1"/>
          </w:rPr>
          <w:delText xml:space="preserve"> degree</w:delText>
        </w:r>
      </w:del>
      <w:r>
        <w:rPr>
          <w:color w:val="000000" w:themeColor="text1"/>
        </w:rPr>
        <w:t xml:space="preserve"> in the ubiquitous city surveillance network.</w:t>
      </w:r>
    </w:p>
    <w:p w14:paraId="5419D265" w14:textId="3C7611D4" w:rsidR="005B6087" w:rsidRDefault="00000000">
      <w:pPr>
        <w:widowControl w:val="0"/>
        <w:spacing w:line="252" w:lineRule="auto"/>
        <w:ind w:firstLine="202"/>
        <w:jc w:val="both"/>
        <w:rPr>
          <w:color w:val="000000" w:themeColor="text1"/>
        </w:rPr>
      </w:pPr>
      <w:r>
        <w:rPr>
          <w:color w:val="000000" w:themeColor="text1"/>
        </w:rPr>
        <w:t>The low resolution of urban monitoring picture</w:t>
      </w:r>
      <w:ins w:id="162" w:author="小杜" w:date="2023-09-07T07:50:00Z">
        <w:r>
          <w:rPr>
            <w:rFonts w:hint="eastAsia"/>
            <w:color w:val="000000" w:themeColor="text1"/>
            <w:lang w:eastAsia="zh-CN"/>
          </w:rPr>
          <w:t>s</w:t>
        </w:r>
      </w:ins>
      <w:r>
        <w:rPr>
          <w:color w:val="000000" w:themeColor="text1"/>
        </w:rPr>
        <w:t xml:space="preserve"> and the difficulty of</w:t>
      </w:r>
      <w:del w:id="163" w:author="小杜" w:date="2023-09-07T07:51:00Z">
        <w:r>
          <w:rPr>
            <w:color w:val="000000" w:themeColor="text1"/>
          </w:rPr>
          <w:delText xml:space="preserve"> small face</w:delText>
        </w:r>
      </w:del>
      <w:r>
        <w:rPr>
          <w:color w:val="000000" w:themeColor="text1"/>
        </w:rPr>
        <w:t xml:space="preserve"> feature extraction</w:t>
      </w:r>
      <w:ins w:id="164" w:author="小杜" w:date="2023-09-07T07:52:00Z">
        <w:r>
          <w:rPr>
            <w:rFonts w:hint="eastAsia"/>
            <w:color w:val="000000" w:themeColor="text1"/>
            <w:lang w:eastAsia="zh-CN"/>
          </w:rPr>
          <w:t xml:space="preserve"> from </w:t>
        </w:r>
        <w:r>
          <w:rPr>
            <w:color w:val="000000" w:themeColor="text1"/>
          </w:rPr>
          <w:t>small face</w:t>
        </w:r>
        <w:r>
          <w:rPr>
            <w:rFonts w:hint="eastAsia"/>
            <w:color w:val="000000" w:themeColor="text1"/>
            <w:lang w:eastAsia="zh-CN"/>
          </w:rPr>
          <w:t>s</w:t>
        </w:r>
      </w:ins>
      <w:r>
        <w:rPr>
          <w:color w:val="000000" w:themeColor="text1"/>
        </w:rPr>
        <w:t xml:space="preserve"> </w:t>
      </w:r>
      <w:proofErr w:type="gramStart"/>
      <w:r>
        <w:rPr>
          <w:color w:val="000000" w:themeColor="text1"/>
        </w:rPr>
        <w:t>are</w:t>
      </w:r>
      <w:proofErr w:type="gramEnd"/>
      <w:r>
        <w:rPr>
          <w:color w:val="000000" w:themeColor="text1"/>
        </w:rPr>
        <w:t xml:space="preserve"> being </w:t>
      </w:r>
      <w:del w:id="165" w:author="小杜" w:date="2023-09-07T07:52:00Z">
        <w:r>
          <w:rPr>
            <w:color w:val="000000" w:themeColor="text1"/>
          </w:rPr>
          <w:delText>changed</w:delText>
        </w:r>
      </w:del>
      <w:ins w:id="166" w:author="小杜" w:date="2023-09-07T07:52:00Z">
        <w:r>
          <w:rPr>
            <w:rFonts w:hint="eastAsia"/>
            <w:color w:val="000000" w:themeColor="text1"/>
            <w:lang w:eastAsia="zh-CN"/>
          </w:rPr>
          <w:t>addressed</w:t>
        </w:r>
      </w:ins>
      <w:r>
        <w:rPr>
          <w:color w:val="000000" w:themeColor="text1"/>
        </w:rPr>
        <w:t>. Even though</w:t>
      </w:r>
      <w:del w:id="167" w:author="小杜" w:date="2023-09-07T07:52:00Z">
        <w:r>
          <w:rPr>
            <w:color w:val="000000" w:themeColor="text1"/>
          </w:rPr>
          <w:delText xml:space="preserve"> the</w:delText>
        </w:r>
      </w:del>
      <w:r>
        <w:rPr>
          <w:color w:val="000000" w:themeColor="text1"/>
        </w:rPr>
        <w:t xml:space="preserve"> surveillance cameras are </w:t>
      </w:r>
      <w:ins w:id="168" w:author="小杜" w:date="2023-09-07T07:53:00Z">
        <w:r>
          <w:rPr>
            <w:rFonts w:hint="eastAsia"/>
            <w:color w:val="000000" w:themeColor="text1"/>
          </w:rPr>
          <w:t>typically positioned at a distance</w:t>
        </w:r>
      </w:ins>
      <w:del w:id="169" w:author="小杜" w:date="2023-09-07T07:53:00Z">
        <w:r>
          <w:rPr>
            <w:color w:val="000000" w:themeColor="text1"/>
          </w:rPr>
          <w:delText>usually placed far away</w:delText>
        </w:r>
      </w:del>
      <w:r>
        <w:rPr>
          <w:color w:val="000000" w:themeColor="text1"/>
        </w:rPr>
        <w:t xml:space="preserve"> from the objects</w:t>
      </w:r>
      <w:ins w:id="170" w:author="小杜" w:date="2023-09-07T07:55:00Z">
        <w:r>
          <w:rPr>
            <w:rFonts w:hint="eastAsia"/>
            <w:color w:val="000000" w:themeColor="text1"/>
            <w:lang w:eastAsia="zh-CN"/>
          </w:rPr>
          <w:t xml:space="preserve"> they capture,</w:t>
        </w:r>
      </w:ins>
      <w:r>
        <w:rPr>
          <w:color w:val="000000" w:themeColor="text1"/>
        </w:rPr>
        <w:t xml:space="preserve"> </w:t>
      </w:r>
      <w:del w:id="171" w:author="小杜" w:date="2023-09-07T07:55:00Z">
        <w:r>
          <w:rPr>
            <w:color w:val="000000" w:themeColor="text1"/>
          </w:rPr>
          <w:delText xml:space="preserve">and </w:delText>
        </w:r>
      </w:del>
      <w:del w:id="172" w:author="小杜" w:date="2023-09-07T07:56:00Z">
        <w:r>
          <w:rPr>
            <w:color w:val="000000" w:themeColor="text1"/>
          </w:rPr>
          <w:delText>the</w:delText>
        </w:r>
      </w:del>
      <w:ins w:id="173" w:author="小杜" w:date="2023-09-07T07:56:00Z">
        <w:r>
          <w:rPr>
            <w:rFonts w:hint="eastAsia"/>
            <w:color w:val="000000" w:themeColor="text1"/>
            <w:lang w:eastAsia="zh-CN"/>
          </w:rPr>
          <w:t>resulting in</w:t>
        </w:r>
      </w:ins>
      <w:r>
        <w:rPr>
          <w:color w:val="000000" w:themeColor="text1"/>
        </w:rPr>
        <w:t xml:space="preserve"> </w:t>
      </w:r>
      <w:ins w:id="174" w:author="小杜" w:date="2023-09-07T07:56:00Z">
        <w:r>
          <w:rPr>
            <w:rFonts w:hint="eastAsia"/>
            <w:color w:val="000000" w:themeColor="text1"/>
            <w:lang w:eastAsia="zh-CN"/>
          </w:rPr>
          <w:t>low-</w:t>
        </w:r>
      </w:ins>
      <w:r>
        <w:rPr>
          <w:color w:val="000000" w:themeColor="text1"/>
        </w:rPr>
        <w:t xml:space="preserve">resolution </w:t>
      </w:r>
      <w:del w:id="175" w:author="小杜" w:date="2023-09-07T07:56:00Z">
        <w:r>
          <w:rPr>
            <w:color w:val="000000" w:themeColor="text1"/>
          </w:rPr>
          <w:delText xml:space="preserve">of the captured </w:delText>
        </w:r>
      </w:del>
      <w:r>
        <w:rPr>
          <w:color w:val="000000" w:themeColor="text1"/>
        </w:rPr>
        <w:t>face images</w:t>
      </w:r>
      <w:del w:id="176" w:author="小杜" w:date="2023-09-07T07:56:00Z">
        <w:r>
          <w:rPr>
            <w:color w:val="000000" w:themeColor="text1"/>
          </w:rPr>
          <w:delText xml:space="preserve"> is low due to distance</w:delText>
        </w:r>
      </w:del>
      <w:r>
        <w:rPr>
          <w:color w:val="000000" w:themeColor="text1"/>
        </w:rPr>
        <w:t xml:space="preserve">, extensive research has been carried out </w:t>
      </w:r>
      <w:ins w:id="177" w:author="小杜" w:date="2023-09-07T07:57:00Z">
        <w:r>
          <w:rPr>
            <w:rFonts w:hint="eastAsia"/>
            <w:color w:val="000000" w:themeColor="text1"/>
          </w:rPr>
          <w:t>to identify reliable</w:t>
        </w:r>
      </w:ins>
      <w:del w:id="178" w:author="小杜" w:date="2023-09-07T07:57:00Z">
        <w:r>
          <w:rPr>
            <w:color w:val="000000" w:themeColor="text1"/>
          </w:rPr>
          <w:delText>for recognizing acceptable</w:delText>
        </w:r>
      </w:del>
      <w:r>
        <w:rPr>
          <w:color w:val="000000" w:themeColor="text1"/>
        </w:rPr>
        <w:t xml:space="preserve"> recognition features </w:t>
      </w:r>
      <w:del w:id="179" w:author="小杜" w:date="2023-09-07T07:55:00Z">
        <w:r>
          <w:rPr>
            <w:color w:val="000000" w:themeColor="text1"/>
          </w:rPr>
          <w:delText>at</w:delText>
        </w:r>
      </w:del>
      <w:ins w:id="180" w:author="小杜" w:date="2023-09-07T07:55:00Z">
        <w:r>
          <w:rPr>
            <w:rFonts w:hint="eastAsia"/>
            <w:color w:val="000000" w:themeColor="text1"/>
            <w:lang w:eastAsia="zh-CN"/>
          </w:rPr>
          <w:t>in</w:t>
        </w:r>
      </w:ins>
      <w:r>
        <w:rPr>
          <w:color w:val="000000" w:themeColor="text1"/>
        </w:rPr>
        <w:t xml:space="preserve"> low</w:t>
      </w:r>
      <w:del w:id="181" w:author="小杜" w:date="2023-09-07T07:55:00Z">
        <w:r>
          <w:rPr>
            <w:color w:val="000000" w:themeColor="text1"/>
          </w:rPr>
          <w:delText xml:space="preserve"> </w:delText>
        </w:r>
      </w:del>
      <w:ins w:id="182" w:author="小杜" w:date="2023-09-07T07:55:00Z">
        <w:r>
          <w:rPr>
            <w:rFonts w:hint="eastAsia"/>
            <w:color w:val="000000" w:themeColor="text1"/>
            <w:lang w:eastAsia="zh-CN"/>
          </w:rPr>
          <w:t>-</w:t>
        </w:r>
      </w:ins>
      <w:r>
        <w:rPr>
          <w:color w:val="000000" w:themeColor="text1"/>
        </w:rPr>
        <w:t xml:space="preserve">quality video frames. Zhao </w:t>
      </w:r>
      <w:r>
        <w:rPr>
          <w:rFonts w:ascii="TimesNewRomanPS-ItalicMT" w:hAnsi="TimesNewRomanPS-ItalicMT"/>
          <w:i/>
          <w:iCs/>
          <w:color w:val="000000"/>
        </w:rPr>
        <w:t>et al</w:t>
      </w:r>
      <w:r>
        <w:rPr>
          <w:color w:val="000000"/>
        </w:rPr>
        <w:t>.</w:t>
      </w:r>
      <w:r>
        <w:rPr>
          <w:color w:val="000000" w:themeColor="text1"/>
        </w:rPr>
        <w:t xml:space="preserve"> [13] took an end-to-end approach to match high-resolution (HR) images with low-resolution (LR) images in surveillance videos. Singh </w:t>
      </w:r>
      <w:r>
        <w:rPr>
          <w:rFonts w:ascii="TimesNewRomanPS-ItalicMT" w:hAnsi="TimesNewRomanPS-ItalicMT"/>
          <w:i/>
          <w:iCs/>
          <w:color w:val="000000"/>
        </w:rPr>
        <w:t>et al</w:t>
      </w:r>
      <w:r>
        <w:rPr>
          <w:color w:val="000000"/>
        </w:rPr>
        <w:t>.</w:t>
      </w:r>
      <w:r>
        <w:rPr>
          <w:color w:val="000000" w:themeColor="text1"/>
        </w:rPr>
        <w:t xml:space="preserve"> [14] improved the number of descriptors in the image and mitigate</w:t>
      </w:r>
      <w:ins w:id="183" w:author="小杜" w:date="2023-09-07T07:58:00Z">
        <w:r>
          <w:rPr>
            <w:rFonts w:hint="eastAsia"/>
            <w:color w:val="000000" w:themeColor="text1"/>
            <w:lang w:eastAsia="zh-CN"/>
          </w:rPr>
          <w:t>d</w:t>
        </w:r>
      </w:ins>
      <w:del w:id="184" w:author="小杜" w:date="2023-09-07T07:58:00Z">
        <w:r>
          <w:rPr>
            <w:color w:val="000000" w:themeColor="text1"/>
          </w:rPr>
          <w:delText>s</w:delText>
        </w:r>
      </w:del>
      <w:r>
        <w:rPr>
          <w:color w:val="000000" w:themeColor="text1"/>
        </w:rPr>
        <w:t xml:space="preserve"> the effects of noise based on super-resolution faces.  </w:t>
      </w:r>
      <w:proofErr w:type="spellStart"/>
      <w:r>
        <w:rPr>
          <w:color w:val="000000" w:themeColor="text1"/>
        </w:rPr>
        <w:t>Dharrao</w:t>
      </w:r>
      <w:proofErr w:type="spellEnd"/>
      <w:r>
        <w:rPr>
          <w:rFonts w:ascii="TimesNewRomanPS-ItalicMT" w:hAnsi="TimesNewRomanPS-ItalicMT"/>
          <w:i/>
          <w:iCs/>
          <w:color w:val="000000"/>
        </w:rPr>
        <w:t xml:space="preserve"> et al</w:t>
      </w:r>
      <w:r>
        <w:rPr>
          <w:color w:val="000000"/>
        </w:rPr>
        <w:t>.</w:t>
      </w:r>
      <w:r>
        <w:rPr>
          <w:color w:val="000000" w:themeColor="text1"/>
        </w:rPr>
        <w:t xml:space="preserve"> [15] used the Viola-Jones algorithm to detect the </w:t>
      </w:r>
      <w:ins w:id="185" w:author="小杜" w:date="2023-09-07T08:00:00Z">
        <w:r>
          <w:rPr>
            <w:rFonts w:hint="eastAsia"/>
            <w:color w:val="000000" w:themeColor="text1"/>
          </w:rPr>
          <w:t>facial region</w:t>
        </w:r>
      </w:ins>
      <w:del w:id="186" w:author="小杜" w:date="2023-09-07T08:00:00Z">
        <w:r>
          <w:rPr>
            <w:color w:val="000000" w:themeColor="text1"/>
          </w:rPr>
          <w:delText>face part</w:delText>
        </w:r>
      </w:del>
      <w:r>
        <w:rPr>
          <w:color w:val="000000" w:themeColor="text1"/>
        </w:rPr>
        <w:t xml:space="preserve"> in the </w:t>
      </w:r>
      <w:del w:id="187" w:author="小杜" w:date="2023-09-07T08:01:00Z">
        <w:r>
          <w:rPr>
            <w:color w:val="000000" w:themeColor="text1"/>
          </w:rPr>
          <w:delText xml:space="preserve">video </w:delText>
        </w:r>
      </w:del>
      <w:r>
        <w:rPr>
          <w:color w:val="000000" w:themeColor="text1"/>
        </w:rPr>
        <w:t>sequential frames</w:t>
      </w:r>
      <w:ins w:id="188" w:author="小杜" w:date="2023-09-07T08:01:00Z">
        <w:r>
          <w:rPr>
            <w:rFonts w:hint="eastAsia"/>
            <w:color w:val="000000" w:themeColor="text1"/>
            <w:lang w:eastAsia="zh-CN"/>
          </w:rPr>
          <w:t xml:space="preserve"> of the video.</w:t>
        </w:r>
      </w:ins>
      <w:r>
        <w:rPr>
          <w:color w:val="000000" w:themeColor="text1"/>
        </w:rPr>
        <w:t xml:space="preserve"> </w:t>
      </w:r>
      <w:del w:id="189" w:author="小杜" w:date="2023-09-07T08:01:00Z">
        <w:r>
          <w:rPr>
            <w:color w:val="000000" w:themeColor="text1"/>
          </w:rPr>
          <w:delText>and</w:delText>
        </w:r>
      </w:del>
      <w:ins w:id="190" w:author="小杜" w:date="2023-09-07T08:01:00Z">
        <w:r>
          <w:rPr>
            <w:rFonts w:hint="eastAsia"/>
            <w:color w:val="000000" w:themeColor="text1"/>
            <w:lang w:eastAsia="zh-CN"/>
          </w:rPr>
          <w:t>They</w:t>
        </w:r>
      </w:ins>
      <w:r>
        <w:rPr>
          <w:color w:val="000000" w:themeColor="text1"/>
        </w:rPr>
        <w:t xml:space="preserve"> </w:t>
      </w:r>
      <w:del w:id="191" w:author="小杜" w:date="2023-09-07T08:01:00Z">
        <w:r>
          <w:rPr>
            <w:color w:val="000000" w:themeColor="text1"/>
          </w:rPr>
          <w:delText>improved</w:delText>
        </w:r>
      </w:del>
      <w:ins w:id="192" w:author="小杜" w:date="2023-09-07T08:01:00Z">
        <w:r>
          <w:rPr>
            <w:rFonts w:hint="eastAsia"/>
            <w:color w:val="000000" w:themeColor="text1"/>
            <w:lang w:eastAsia="zh-CN"/>
          </w:rPr>
          <w:t>enhanced</w:t>
        </w:r>
      </w:ins>
      <w:r>
        <w:rPr>
          <w:color w:val="000000" w:themeColor="text1"/>
        </w:rPr>
        <w:t xml:space="preserve"> the quality of the </w:t>
      </w:r>
      <w:ins w:id="193" w:author="小杜" w:date="2023-09-07T08:00:00Z">
        <w:r>
          <w:rPr>
            <w:rFonts w:hint="eastAsia"/>
            <w:color w:val="000000" w:themeColor="text1"/>
          </w:rPr>
          <w:t>facial region</w:t>
        </w:r>
      </w:ins>
      <w:del w:id="194" w:author="小杜" w:date="2023-09-07T08:00:00Z">
        <w:r>
          <w:rPr>
            <w:color w:val="000000" w:themeColor="text1"/>
          </w:rPr>
          <w:delText>face part</w:delText>
        </w:r>
      </w:del>
      <w:r>
        <w:rPr>
          <w:color w:val="000000" w:themeColor="text1"/>
        </w:rPr>
        <w:t xml:space="preserve"> by applying a super-resolution scheme based on bicubic interpolation. In addition, </w:t>
      </w:r>
      <w:del w:id="195" w:author="Crystal Jing" w:date="2023-09-08T16:04:00Z">
        <w:r w:rsidDel="003B3B4D">
          <w:rPr>
            <w:color w:val="000000" w:themeColor="text1"/>
          </w:rPr>
          <w:delText xml:space="preserve">the </w:delText>
        </w:r>
      </w:del>
      <w:r>
        <w:rPr>
          <w:color w:val="000000" w:themeColor="text1"/>
        </w:rPr>
        <w:t xml:space="preserve">multi-resolution convolutional neural networks (MRCNN) and anti-aliasing techniques were adopted to solve the low-resolution problems [16]. </w:t>
      </w:r>
    </w:p>
    <w:p w14:paraId="7DA94973" w14:textId="3DEE0D56" w:rsidR="005B6087" w:rsidRDefault="00000000">
      <w:pPr>
        <w:widowControl w:val="0"/>
        <w:spacing w:line="252" w:lineRule="auto"/>
        <w:ind w:firstLine="202"/>
        <w:jc w:val="both"/>
        <w:rPr>
          <w:color w:val="000000" w:themeColor="text1"/>
        </w:rPr>
      </w:pPr>
      <w:r>
        <w:rPr>
          <w:color w:val="000000" w:themeColor="text1"/>
        </w:rPr>
        <w:t xml:space="preserve">The development trend of face recognition technologies shows that the challenge of </w:t>
      </w:r>
      <w:ins w:id="196" w:author="小杜" w:date="2023-09-07T08:03:00Z">
        <w:r>
          <w:rPr>
            <w:rFonts w:hint="eastAsia"/>
            <w:color w:val="000000" w:themeColor="text1"/>
          </w:rPr>
          <w:t>protecting citizens' facial</w:t>
        </w:r>
      </w:ins>
      <w:del w:id="197" w:author="小杜" w:date="2023-09-07T08:03:00Z">
        <w:r>
          <w:rPr>
            <w:color w:val="000000" w:themeColor="text1"/>
          </w:rPr>
          <w:delText>citizen's face</w:delText>
        </w:r>
      </w:del>
      <w:r>
        <w:rPr>
          <w:color w:val="000000" w:themeColor="text1"/>
        </w:rPr>
        <w:t xml:space="preserve"> privacy</w:t>
      </w:r>
      <w:del w:id="198" w:author="小杜" w:date="2023-09-07T08:03:00Z">
        <w:r>
          <w:rPr>
            <w:color w:val="000000" w:themeColor="text1"/>
          </w:rPr>
          <w:delText xml:space="preserve"> feature</w:delText>
        </w:r>
      </w:del>
      <w:r>
        <w:rPr>
          <w:color w:val="000000" w:themeColor="text1"/>
        </w:rPr>
        <w:t xml:space="preserve"> under </w:t>
      </w:r>
      <w:del w:id="199" w:author="小杜" w:date="2023-09-07T08:03:00Z">
        <w:r>
          <w:rPr>
            <w:color w:val="000000" w:themeColor="text1"/>
          </w:rPr>
          <w:delText xml:space="preserve">the </w:delText>
        </w:r>
      </w:del>
      <w:r>
        <w:rPr>
          <w:color w:val="000000" w:themeColor="text1"/>
        </w:rPr>
        <w:t xml:space="preserve">ubiquitous cameras is </w:t>
      </w:r>
      <w:ins w:id="200" w:author="小杜" w:date="2023-09-07T08:03:00Z">
        <w:r>
          <w:rPr>
            <w:rFonts w:hint="eastAsia"/>
            <w:color w:val="000000" w:themeColor="text1"/>
          </w:rPr>
          <w:t>becoming increasingly</w:t>
        </w:r>
      </w:ins>
      <w:del w:id="201" w:author="小杜" w:date="2023-09-07T08:03:00Z">
        <w:r>
          <w:rPr>
            <w:color w:val="000000" w:themeColor="text1"/>
          </w:rPr>
          <w:delText>more and more</w:delText>
        </w:r>
      </w:del>
      <w:r>
        <w:rPr>
          <w:color w:val="000000" w:themeColor="text1"/>
        </w:rPr>
        <w:t xml:space="preserve"> serious.</w:t>
      </w:r>
      <w:r>
        <w:rPr>
          <w:rFonts w:hint="eastAsia"/>
          <w:color w:val="000000" w:themeColor="text1"/>
          <w:lang w:eastAsia="zh-CN"/>
        </w:rPr>
        <w:t xml:space="preserve"> </w:t>
      </w:r>
      <w:del w:id="202" w:author="小杜" w:date="2023-09-07T08:04:00Z">
        <w:r>
          <w:rPr>
            <w:color w:val="000000" w:themeColor="text1"/>
          </w:rPr>
          <w:delText>How to explore</w:delText>
        </w:r>
      </w:del>
      <w:ins w:id="203" w:author="小杜" w:date="2023-09-07T08:04:00Z">
        <w:r>
          <w:rPr>
            <w:rFonts w:hint="eastAsia"/>
            <w:color w:val="000000" w:themeColor="text1"/>
            <w:lang w:eastAsia="zh-CN"/>
          </w:rPr>
          <w:t>Exploring</w:t>
        </w:r>
      </w:ins>
      <w:r>
        <w:rPr>
          <w:color w:val="000000" w:themeColor="text1"/>
        </w:rPr>
        <w:t xml:space="preserve"> a new paradigm for large-scale camera urban applications from the perspective of </w:t>
      </w:r>
      <w:del w:id="204" w:author="Crystal Jing" w:date="2023-09-08T16:04:00Z">
        <w:r w:rsidDel="003B3B4D">
          <w:rPr>
            <w:color w:val="000000" w:themeColor="text1"/>
          </w:rPr>
          <w:delText xml:space="preserve">humanoid  </w:delText>
        </w:r>
      </w:del>
      <w:ins w:id="205" w:author="Crystal Jing" w:date="2023-09-08T16:04:00Z">
        <w:r w:rsidR="003B3B4D">
          <w:rPr>
            <w:color w:val="000000" w:themeColor="text1"/>
          </w:rPr>
          <w:t>humanoid</w:t>
        </w:r>
        <w:r w:rsidR="003B3B4D">
          <w:rPr>
            <w:color w:val="000000" w:themeColor="text1"/>
          </w:rPr>
          <w:t xml:space="preserve"> </w:t>
        </w:r>
      </w:ins>
      <w:ins w:id="206" w:author="小杜" w:date="2023-09-07T08:05:00Z">
        <w:r>
          <w:rPr>
            <w:rFonts w:hint="eastAsia"/>
            <w:color w:val="000000" w:themeColor="text1"/>
          </w:rPr>
          <w:t>cognition is meaningful. This can be achieved</w:t>
        </w:r>
      </w:ins>
      <w:del w:id="207" w:author="小杜" w:date="2023-09-07T08:05:00Z">
        <w:r>
          <w:rPr>
            <w:color w:val="000000" w:themeColor="text1"/>
          </w:rPr>
          <w:delText>cognition</w:delText>
        </w:r>
      </w:del>
      <w:r>
        <w:rPr>
          <w:color w:val="000000" w:themeColor="text1"/>
        </w:rPr>
        <w:t xml:space="preserve"> by performing </w:t>
      </w:r>
      <w:del w:id="208" w:author="Crystal Jing" w:date="2023-09-08T16:05:00Z">
        <w:r w:rsidDel="003B3B4D">
          <w:rPr>
            <w:color w:val="000000" w:themeColor="text1"/>
          </w:rPr>
          <w:delText>face reduction</w:delText>
        </w:r>
      </w:del>
      <w:ins w:id="209" w:author="Crystal Jing" w:date="2023-09-08T16:05:00Z">
        <w:r w:rsidR="003B3B4D">
          <w:rPr>
            <w:color w:val="000000" w:themeColor="text1"/>
          </w:rPr>
          <w:t>face-reduction</w:t>
        </w:r>
      </w:ins>
      <w:r>
        <w:rPr>
          <w:color w:val="000000" w:themeColor="text1"/>
        </w:rPr>
        <w:t xml:space="preserve"> encryption on the recognized video images</w:t>
      </w:r>
      <w:del w:id="210" w:author="小杜" w:date="2023-09-07T08:05:00Z">
        <w:r>
          <w:rPr>
            <w:color w:val="000000" w:themeColor="text1"/>
          </w:rPr>
          <w:delText xml:space="preserve"> are meaningful</w:delText>
        </w:r>
      </w:del>
      <w:r>
        <w:rPr>
          <w:color w:val="000000" w:themeColor="text1"/>
        </w:rPr>
        <w:t>.</w:t>
      </w:r>
    </w:p>
    <w:p w14:paraId="6273BC08" w14:textId="77777777" w:rsidR="005B6087" w:rsidRDefault="00000000">
      <w:pPr>
        <w:pStyle w:val="2"/>
        <w:numPr>
          <w:ilvl w:val="0"/>
          <w:numId w:val="0"/>
        </w:numPr>
      </w:pPr>
      <w:r>
        <w:t>B. Face encryption and decryption algorithm</w:t>
      </w:r>
    </w:p>
    <w:p w14:paraId="0D017778" w14:textId="77777777" w:rsidR="005B6087" w:rsidRDefault="00000000">
      <w:pPr>
        <w:widowControl w:val="0"/>
        <w:spacing w:line="252" w:lineRule="auto"/>
        <w:ind w:firstLine="202"/>
        <w:jc w:val="both"/>
        <w:rPr>
          <w:color w:val="000000"/>
        </w:rPr>
      </w:pPr>
      <w:r>
        <w:rPr>
          <w:color w:val="000000"/>
        </w:rPr>
        <w:t xml:space="preserve">The problem of privacy leakage has aroused widespread concern. Face recognition </w:t>
      </w:r>
      <w:ins w:id="211" w:author="小杜" w:date="2023-09-07T08:08:00Z">
        <w:r>
          <w:rPr>
            <w:rFonts w:hint="eastAsia"/>
            <w:color w:val="000000"/>
            <w:lang w:eastAsia="zh-CN"/>
          </w:rPr>
          <w:t>in</w:t>
        </w:r>
      </w:ins>
      <w:del w:id="212" w:author="小杜" w:date="2023-09-07T08:08:00Z">
        <w:r>
          <w:rPr>
            <w:color w:val="000000"/>
          </w:rPr>
          <w:delText>of</w:delText>
        </w:r>
      </w:del>
      <w:r>
        <w:rPr>
          <w:color w:val="000000"/>
        </w:rPr>
        <w:t xml:space="preserve"> video surveillance</w:t>
      </w:r>
      <w:r>
        <w:rPr>
          <w:color w:val="000000" w:themeColor="text1"/>
        </w:rPr>
        <w:t xml:space="preserve"> ha</w:t>
      </w:r>
      <w:del w:id="213" w:author="小杜" w:date="2023-09-07T08:08:00Z">
        <w:r>
          <w:rPr>
            <w:color w:val="000000" w:themeColor="text1"/>
          </w:rPr>
          <w:delText>ve</w:delText>
        </w:r>
      </w:del>
      <w:ins w:id="214" w:author="小杜" w:date="2023-09-07T08:08:00Z">
        <w:r>
          <w:rPr>
            <w:rFonts w:hint="eastAsia"/>
            <w:color w:val="000000" w:themeColor="text1"/>
            <w:lang w:eastAsia="zh-CN"/>
          </w:rPr>
          <w:t>s</w:t>
        </w:r>
      </w:ins>
      <w:r>
        <w:rPr>
          <w:color w:val="000000" w:themeColor="text1"/>
        </w:rPr>
        <w:t xml:space="preserve"> become ubiquitous in daily li</w:t>
      </w:r>
      <w:del w:id="215" w:author="小杜" w:date="2023-09-07T08:08:00Z">
        <w:r>
          <w:rPr>
            <w:color w:val="000000" w:themeColor="text1"/>
          </w:rPr>
          <w:delText>ves</w:delText>
        </w:r>
      </w:del>
      <w:ins w:id="216" w:author="小杜" w:date="2023-09-07T08:08:00Z">
        <w:r>
          <w:rPr>
            <w:rFonts w:hint="eastAsia"/>
            <w:color w:val="000000" w:themeColor="text1"/>
            <w:lang w:eastAsia="zh-CN"/>
          </w:rPr>
          <w:t>fe</w:t>
        </w:r>
      </w:ins>
      <w:r>
        <w:rPr>
          <w:color w:val="000000" w:themeColor="text1"/>
        </w:rPr>
        <w:t xml:space="preserve">, </w:t>
      </w:r>
      <w:r>
        <w:rPr>
          <w:rFonts w:hint="eastAsia"/>
          <w:color w:val="000000" w:themeColor="text1"/>
        </w:rPr>
        <w:t>but</w:t>
      </w:r>
      <w:r>
        <w:rPr>
          <w:color w:val="000000" w:themeColor="text1"/>
        </w:rPr>
        <w:t xml:space="preserve"> it is difficult to</w:t>
      </w:r>
      <w:ins w:id="217" w:author="小杜" w:date="2023-09-07T08:08:00Z">
        <w:r>
          <w:rPr>
            <w:rFonts w:hint="eastAsia"/>
            <w:color w:val="000000" w:themeColor="text1"/>
            <w:lang w:eastAsia="zh-CN"/>
          </w:rPr>
          <w:t xml:space="preserve"> </w:t>
        </w:r>
      </w:ins>
      <w:ins w:id="218" w:author="小杜" w:date="2023-09-07T08:09:00Z">
        <w:r>
          <w:rPr>
            <w:rFonts w:hint="eastAsia"/>
            <w:color w:val="000000" w:themeColor="text1"/>
            <w:lang w:eastAsia="zh-CN"/>
          </w:rPr>
          <w:t>strike a</w:t>
        </w:r>
      </w:ins>
      <w:r>
        <w:rPr>
          <w:color w:val="000000" w:themeColor="text1"/>
        </w:rPr>
        <w:t xml:space="preserve"> balance between intelligent vision applications and personal privacy protection. </w:t>
      </w:r>
      <w:r>
        <w:rPr>
          <w:color w:val="000000"/>
        </w:rPr>
        <w:t xml:space="preserve">In addition to improving relevant laws and regulations to </w:t>
      </w:r>
      <w:del w:id="219" w:author="小杜" w:date="2023-09-07T08:09:00Z">
        <w:r>
          <w:rPr>
            <w:color w:val="000000"/>
          </w:rPr>
          <w:delText>regulate</w:delText>
        </w:r>
      </w:del>
      <w:ins w:id="220" w:author="小杜" w:date="2023-09-07T08:09:00Z">
        <w:r>
          <w:rPr>
            <w:rFonts w:hint="eastAsia"/>
            <w:color w:val="000000"/>
            <w:lang w:eastAsia="zh-CN"/>
          </w:rPr>
          <w:t>govern</w:t>
        </w:r>
      </w:ins>
      <w:r>
        <w:rPr>
          <w:color w:val="000000"/>
        </w:rPr>
        <w:t xml:space="preserve"> the acquisition, storage</w:t>
      </w:r>
      <w:ins w:id="221" w:author="小杜" w:date="2023-09-07T08:09:00Z">
        <w:r>
          <w:rPr>
            <w:rFonts w:hint="eastAsia"/>
            <w:color w:val="000000"/>
            <w:lang w:eastAsia="zh-CN"/>
          </w:rPr>
          <w:t>,</w:t>
        </w:r>
      </w:ins>
      <w:r>
        <w:rPr>
          <w:color w:val="000000"/>
        </w:rPr>
        <w:t xml:space="preserve"> and use of videos, corresponding technical measures are needed to </w:t>
      </w:r>
      <w:del w:id="222" w:author="小杜" w:date="2023-09-07T08:09:00Z">
        <w:r>
          <w:rPr>
            <w:color w:val="000000"/>
          </w:rPr>
          <w:delText>protect</w:delText>
        </w:r>
      </w:del>
      <w:ins w:id="223" w:author="小杜" w:date="2023-09-07T08:09:00Z">
        <w:r>
          <w:rPr>
            <w:rFonts w:hint="eastAsia"/>
            <w:color w:val="000000"/>
            <w:lang w:eastAsia="zh-CN"/>
          </w:rPr>
          <w:t>safeguard</w:t>
        </w:r>
      </w:ins>
      <w:r>
        <w:rPr>
          <w:color w:val="000000"/>
        </w:rPr>
        <w:t xml:space="preserve"> personal privacy. The cryptography-based</w:t>
      </w:r>
      <w:ins w:id="224" w:author="小杜" w:date="2023-09-07T08:10:00Z">
        <w:r>
          <w:rPr>
            <w:rFonts w:hint="eastAsia"/>
            <w:color w:val="000000"/>
            <w:lang w:eastAsia="zh-CN"/>
          </w:rPr>
          <w:t xml:space="preserve"> scheme for</w:t>
        </w:r>
      </w:ins>
      <w:r>
        <w:rPr>
          <w:color w:val="000000"/>
        </w:rPr>
        <w:t xml:space="preserve"> face privacy protection</w:t>
      </w:r>
      <w:del w:id="225" w:author="小杜" w:date="2023-09-07T08:10:00Z">
        <w:r>
          <w:rPr>
            <w:color w:val="000000"/>
          </w:rPr>
          <w:delText xml:space="preserve"> scheme</w:delText>
        </w:r>
      </w:del>
      <w:r>
        <w:rPr>
          <w:color w:val="000000"/>
        </w:rPr>
        <w:t xml:space="preserve"> selectively encrypts the face region in the video that shows the identity</w:t>
      </w:r>
      <w:ins w:id="226" w:author="小杜" w:date="2023-09-07T08:11:00Z">
        <w:r>
          <w:rPr>
            <w:rFonts w:hint="eastAsia"/>
            <w:color w:val="000000"/>
          </w:rPr>
          <w:t>. This encrypted data</w:t>
        </w:r>
      </w:ins>
      <w:del w:id="227" w:author="小杜" w:date="2023-09-07T08:11:00Z">
        <w:r>
          <w:rPr>
            <w:color w:val="000000"/>
          </w:rPr>
          <w:delText xml:space="preserve"> and</w:delText>
        </w:r>
      </w:del>
      <w:r>
        <w:rPr>
          <w:color w:val="000000"/>
        </w:rPr>
        <w:t xml:space="preserve"> can be decrypted to recover the original video in case of future legitimate demand. H</w:t>
      </w:r>
      <w:r>
        <w:rPr>
          <w:rFonts w:hint="eastAsia"/>
          <w:color w:val="000000"/>
          <w:lang w:eastAsia="zh-CN"/>
        </w:rPr>
        <w:t>o</w:t>
      </w:r>
      <w:r>
        <w:rPr>
          <w:color w:val="000000"/>
          <w:lang w:eastAsia="zh-CN"/>
        </w:rPr>
        <w:t xml:space="preserve">w to </w:t>
      </w:r>
      <w:r>
        <w:rPr>
          <w:color w:val="000000" w:themeColor="text1"/>
        </w:rPr>
        <w:t xml:space="preserve">integrate the autonomous face degradation encryption and decryption algorithm of </w:t>
      </w:r>
      <w:r>
        <w:rPr>
          <w:lang w:eastAsia="zh-CN"/>
        </w:rPr>
        <w:t xml:space="preserve">humanoid </w:t>
      </w:r>
      <w:r>
        <w:rPr>
          <w:lang w:eastAsia="zh-CN"/>
        </w:rPr>
        <w:lastRenderedPageBreak/>
        <w:t>association memory mechanism</w:t>
      </w:r>
      <w:r>
        <w:rPr>
          <w:color w:val="000000" w:themeColor="text1"/>
        </w:rPr>
        <w:t xml:space="preserve"> into</w:t>
      </w:r>
      <w:ins w:id="228" w:author="小杜" w:date="2023-09-07T08:12:00Z">
        <w:r>
          <w:rPr>
            <w:rFonts w:hint="eastAsia"/>
            <w:color w:val="000000" w:themeColor="text1"/>
            <w:lang w:eastAsia="zh-CN"/>
          </w:rPr>
          <w:t xml:space="preserve"> the</w:t>
        </w:r>
      </w:ins>
      <w:r>
        <w:rPr>
          <w:color w:val="000000" w:themeColor="text1"/>
        </w:rPr>
        <w:t xml:space="preserve"> AI face recognition algorithm is an urgent breakthrough direction.</w:t>
      </w:r>
    </w:p>
    <w:p w14:paraId="0C50F40A" w14:textId="66BF5BF0" w:rsidR="005B6087" w:rsidRDefault="00000000">
      <w:pPr>
        <w:widowControl w:val="0"/>
        <w:spacing w:line="252" w:lineRule="auto"/>
        <w:ind w:firstLine="202"/>
        <w:jc w:val="both"/>
        <w:rPr>
          <w:color w:val="000000"/>
        </w:rPr>
      </w:pPr>
      <w:r>
        <w:rPr>
          <w:color w:val="000000"/>
        </w:rPr>
        <w:t>Most of the existing face encryption schemes are homomorphic-based [17-21]. There are three different types of homomorphic encryption schemes: (1) partially homomorphic encryption, (2) somewhat homomorphic encryption</w:t>
      </w:r>
      <w:ins w:id="229" w:author="小杜" w:date="2023-09-07T08:12:00Z">
        <w:r>
          <w:rPr>
            <w:rFonts w:hint="eastAsia"/>
            <w:color w:val="000000"/>
            <w:lang w:eastAsia="zh-CN"/>
          </w:rPr>
          <w:t>,</w:t>
        </w:r>
      </w:ins>
      <w:r>
        <w:rPr>
          <w:color w:val="000000"/>
        </w:rPr>
        <w:t xml:space="preserve"> and (3) fully homomorphic encryption (FHE). Tamiya </w:t>
      </w:r>
      <w:proofErr w:type="gramStart"/>
      <w:r>
        <w:rPr>
          <w:rFonts w:ascii="TimesNewRomanPS-ItalicMT" w:hAnsi="TimesNewRomanPS-ItalicMT"/>
          <w:i/>
          <w:iCs/>
          <w:color w:val="000000"/>
        </w:rPr>
        <w:t>et al</w:t>
      </w:r>
      <w:r>
        <w:rPr>
          <w:color w:val="000000"/>
        </w:rPr>
        <w:t>.[</w:t>
      </w:r>
      <w:proofErr w:type="gramEnd"/>
      <w:r>
        <w:rPr>
          <w:color w:val="000000"/>
        </w:rPr>
        <w:t xml:space="preserve">17] proposed a successful homomorphic encryption-based face template protection scheme by computing the squared Euclidean distance between facial features with a single homomorphic multiplication method. Román </w:t>
      </w:r>
      <w:proofErr w:type="gramStart"/>
      <w:r>
        <w:rPr>
          <w:rFonts w:ascii="TimesNewRomanPS-ItalicMT" w:hAnsi="TimesNewRomanPS-ItalicMT"/>
          <w:i/>
          <w:iCs/>
          <w:color w:val="000000"/>
        </w:rPr>
        <w:t>et al</w:t>
      </w:r>
      <w:r>
        <w:rPr>
          <w:color w:val="000000"/>
        </w:rPr>
        <w:t>.[</w:t>
      </w:r>
      <w:proofErr w:type="gramEnd"/>
      <w:r>
        <w:rPr>
          <w:color w:val="000000"/>
        </w:rPr>
        <w:t>18] suggested using the Kyber and Saber public key encryption (PKE) algorithms</w:t>
      </w:r>
      <w:ins w:id="230" w:author="小杜" w:date="2023-09-07T08:13:00Z">
        <w:r>
          <w:rPr>
            <w:rFonts w:hint="eastAsia"/>
            <w:color w:val="000000"/>
            <w:lang w:eastAsia="zh-CN"/>
          </w:rPr>
          <w:t>,</w:t>
        </w:r>
      </w:ins>
      <w:r>
        <w:rPr>
          <w:color w:val="000000"/>
        </w:rPr>
        <w:t xml:space="preserve"> along with homomorphic encryption (HE) in facial recognition systems</w:t>
      </w:r>
      <w:ins w:id="231" w:author="小杜" w:date="2023-09-07T08:13:00Z">
        <w:r>
          <w:rPr>
            <w:rFonts w:hint="eastAsia"/>
            <w:color w:val="000000"/>
            <w:lang w:eastAsia="zh-CN"/>
          </w:rPr>
          <w:t>. This approach aims</w:t>
        </w:r>
      </w:ins>
      <w:r>
        <w:rPr>
          <w:color w:val="000000"/>
        </w:rPr>
        <w:t xml:space="preserve"> to achieve smaller protected </w:t>
      </w:r>
      <w:del w:id="232" w:author="Crystal Jing" w:date="2023-09-08T16:06:00Z">
        <w:r w:rsidDel="003B3B4D">
          <w:rPr>
            <w:color w:val="000000"/>
          </w:rPr>
          <w:delText xml:space="preserve">template </w:delText>
        </w:r>
      </w:del>
      <w:ins w:id="233" w:author="Crystal Jing" w:date="2023-09-08T16:06:00Z">
        <w:r w:rsidR="003B3B4D">
          <w:rPr>
            <w:color w:val="000000"/>
          </w:rPr>
          <w:t>templates</w:t>
        </w:r>
        <w:r w:rsidR="003B3B4D">
          <w:rPr>
            <w:color w:val="000000"/>
          </w:rPr>
          <w:t xml:space="preserve"> </w:t>
        </w:r>
      </w:ins>
      <w:r>
        <w:rPr>
          <w:color w:val="000000"/>
        </w:rPr>
        <w:t>and key sizes</w:t>
      </w:r>
      <w:del w:id="234" w:author="小杜" w:date="2023-09-07T08:14:00Z">
        <w:r>
          <w:rPr>
            <w:color w:val="000000"/>
          </w:rPr>
          <w:delText xml:space="preserve"> and</w:delText>
        </w:r>
      </w:del>
      <w:ins w:id="235" w:author="小杜" w:date="2023-09-07T08:14:00Z">
        <w:r>
          <w:rPr>
            <w:rFonts w:hint="eastAsia"/>
            <w:color w:val="000000"/>
            <w:lang w:eastAsia="zh-CN"/>
          </w:rPr>
          <w:t>, as well as</w:t>
        </w:r>
      </w:ins>
      <w:r>
        <w:rPr>
          <w:color w:val="000000"/>
        </w:rPr>
        <w:t xml:space="preserve"> faster execution times</w:t>
      </w:r>
      <w:ins w:id="236" w:author="小杜" w:date="2023-09-07T08:14:00Z">
        <w:r>
          <w:rPr>
            <w:rFonts w:hint="eastAsia"/>
            <w:color w:val="000000"/>
            <w:lang w:eastAsia="zh-CN"/>
          </w:rPr>
          <w:t>,</w:t>
        </w:r>
      </w:ins>
      <w:r>
        <w:rPr>
          <w:color w:val="000000"/>
        </w:rPr>
        <w:t xml:space="preserve"> </w:t>
      </w:r>
      <w:del w:id="237" w:author="小杜" w:date="2023-09-07T08:14:00Z">
        <w:r>
          <w:rPr>
            <w:color w:val="000000"/>
          </w:rPr>
          <w:delText>than</w:delText>
        </w:r>
      </w:del>
      <w:ins w:id="238" w:author="小杜" w:date="2023-09-07T08:14:00Z">
        <w:r>
          <w:rPr>
            <w:rFonts w:hint="eastAsia"/>
            <w:color w:val="000000"/>
            <w:lang w:eastAsia="zh-CN"/>
          </w:rPr>
          <w:t>compared to</w:t>
        </w:r>
      </w:ins>
      <w:r>
        <w:rPr>
          <w:color w:val="000000"/>
        </w:rPr>
        <w:t xml:space="preserve"> other HE schemes that </w:t>
      </w:r>
      <w:del w:id="239" w:author="小杜" w:date="2023-09-07T08:15:00Z">
        <w:r>
          <w:rPr>
            <w:color w:val="000000"/>
          </w:rPr>
          <w:delText>use</w:delText>
        </w:r>
      </w:del>
      <w:ins w:id="240" w:author="小杜" w:date="2023-09-07T08:15:00Z">
        <w:r>
          <w:rPr>
            <w:rFonts w:hint="eastAsia"/>
            <w:color w:val="000000"/>
            <w:lang w:eastAsia="zh-CN"/>
          </w:rPr>
          <w:t>utilize</w:t>
        </w:r>
      </w:ins>
      <w:r>
        <w:rPr>
          <w:color w:val="000000"/>
        </w:rPr>
        <w:t xml:space="preserve"> lattices. The use of fully homomorphic encryption algorithms provides a higher level of privacy authentication for the queried face. Huang </w:t>
      </w:r>
      <w:r>
        <w:rPr>
          <w:rFonts w:ascii="TimesNewRomanPS-ItalicMT" w:hAnsi="TimesNewRomanPS-ItalicMT"/>
          <w:i/>
          <w:iCs/>
          <w:color w:val="000000"/>
        </w:rPr>
        <w:t>et al</w:t>
      </w:r>
      <w:r>
        <w:rPr>
          <w:color w:val="000000"/>
        </w:rPr>
        <w:t xml:space="preserve">. [19] offered a successful, privacy-preserving face verification method based on a corrupted circuit and fully homomorphic encryption. Some researchers used CKKS fully homomorphic encryption to encrypt the </w:t>
      </w:r>
      <w:del w:id="241" w:author="Crystal Jing" w:date="2023-09-08T16:07:00Z">
        <w:r w:rsidDel="003B3B4D">
          <w:rPr>
            <w:color w:val="000000"/>
          </w:rPr>
          <w:delText xml:space="preserve">normalised </w:delText>
        </w:r>
      </w:del>
      <w:ins w:id="242" w:author="Crystal Jing" w:date="2023-09-08T16:07:00Z">
        <w:r w:rsidR="003B3B4D">
          <w:rPr>
            <w:color w:val="000000"/>
          </w:rPr>
          <w:t>normalized</w:t>
        </w:r>
        <w:r w:rsidR="003B3B4D">
          <w:rPr>
            <w:color w:val="000000"/>
          </w:rPr>
          <w:t xml:space="preserve"> </w:t>
        </w:r>
      </w:ins>
      <w:r>
        <w:rPr>
          <w:color w:val="000000"/>
        </w:rPr>
        <w:t xml:space="preserve">facial feature vector [20,21]. </w:t>
      </w:r>
    </w:p>
    <w:p w14:paraId="18AED503" w14:textId="77777777" w:rsidR="005B6087" w:rsidRDefault="00000000">
      <w:pPr>
        <w:widowControl w:val="0"/>
        <w:spacing w:line="252" w:lineRule="auto"/>
        <w:ind w:firstLine="202"/>
        <w:jc w:val="both"/>
        <w:rPr>
          <w:color w:val="000000"/>
        </w:rPr>
      </w:pPr>
      <w:r>
        <w:rPr>
          <w:color w:val="000000"/>
        </w:rPr>
        <w:t xml:space="preserve">Due to the low computational efficiency of using homomorphic encryption, other </w:t>
      </w:r>
      <w:del w:id="243" w:author="小杜" w:date="2023-09-07T09:37:00Z">
        <w:r>
          <w:rPr>
            <w:color w:val="000000"/>
          </w:rPr>
          <w:delText>studies tried</w:delText>
        </w:r>
      </w:del>
      <w:ins w:id="244" w:author="小杜" w:date="2023-09-07T09:37:00Z">
        <w:r>
          <w:rPr>
            <w:rFonts w:hint="eastAsia"/>
            <w:color w:val="000000"/>
            <w:lang w:eastAsia="zh-CN"/>
          </w:rPr>
          <w:t>researchers have attempted</w:t>
        </w:r>
      </w:ins>
      <w:r>
        <w:rPr>
          <w:color w:val="000000"/>
        </w:rPr>
        <w:t xml:space="preserve"> to </w:t>
      </w:r>
      <w:del w:id="245" w:author="小杜" w:date="2023-09-07T09:37:00Z">
        <w:r>
          <w:rPr>
            <w:color w:val="000000"/>
          </w:rPr>
          <w:delText>find</w:delText>
        </w:r>
      </w:del>
      <w:ins w:id="246" w:author="小杜" w:date="2023-09-07T09:37:00Z">
        <w:r>
          <w:rPr>
            <w:rFonts w:hint="eastAsia"/>
            <w:color w:val="000000"/>
            <w:lang w:eastAsia="zh-CN"/>
          </w:rPr>
          <w:t>identify</w:t>
        </w:r>
      </w:ins>
      <w:r>
        <w:rPr>
          <w:color w:val="000000"/>
        </w:rPr>
        <w:t xml:space="preserve"> lightweight algorithms </w:t>
      </w:r>
      <w:del w:id="247" w:author="小杜" w:date="2023-09-07T09:38:00Z">
        <w:r>
          <w:rPr>
            <w:color w:val="000000"/>
          </w:rPr>
          <w:delText>to</w:delText>
        </w:r>
      </w:del>
      <w:ins w:id="248" w:author="小杜" w:date="2023-09-07T09:38:00Z">
        <w:r>
          <w:rPr>
            <w:rFonts w:hint="eastAsia"/>
            <w:color w:val="000000"/>
            <w:lang w:eastAsia="zh-CN"/>
          </w:rPr>
          <w:t>for</w:t>
        </w:r>
      </w:ins>
      <w:r>
        <w:rPr>
          <w:color w:val="000000"/>
        </w:rPr>
        <w:t xml:space="preserve"> encrypt</w:t>
      </w:r>
      <w:ins w:id="249" w:author="小杜" w:date="2023-09-07T09:38:00Z">
        <w:r>
          <w:rPr>
            <w:rFonts w:hint="eastAsia"/>
            <w:color w:val="000000"/>
            <w:lang w:eastAsia="zh-CN"/>
          </w:rPr>
          <w:t>ing</w:t>
        </w:r>
      </w:ins>
      <w:r>
        <w:rPr>
          <w:color w:val="000000"/>
        </w:rPr>
        <w:t xml:space="preserve"> fac</w:t>
      </w:r>
      <w:del w:id="250" w:author="小杜" w:date="2023-09-07T09:38:00Z">
        <w:r>
          <w:rPr>
            <w:color w:val="000000"/>
          </w:rPr>
          <w:delText>es</w:delText>
        </w:r>
      </w:del>
      <w:ins w:id="251" w:author="小杜" w:date="2023-09-07T09:38:00Z">
        <w:r>
          <w:rPr>
            <w:rFonts w:hint="eastAsia"/>
            <w:color w:val="000000"/>
            <w:lang w:eastAsia="zh-CN"/>
          </w:rPr>
          <w:t>ial data</w:t>
        </w:r>
      </w:ins>
      <w:r>
        <w:rPr>
          <w:color w:val="000000"/>
        </w:rPr>
        <w:t xml:space="preserve">. Tan </w:t>
      </w:r>
      <w:r>
        <w:rPr>
          <w:rFonts w:ascii="TimesNewRomanPS-ItalicMT" w:hAnsi="TimesNewRomanPS-ItalicMT"/>
          <w:i/>
          <w:iCs/>
          <w:color w:val="000000"/>
        </w:rPr>
        <w:t>et al</w:t>
      </w:r>
      <w:r>
        <w:rPr>
          <w:color w:val="000000"/>
        </w:rPr>
        <w:t>. [22] proposed a novel approach to implement</w:t>
      </w:r>
      <w:ins w:id="252" w:author="小杜" w:date="2023-09-07T09:39:00Z">
        <w:r>
          <w:rPr>
            <w:rFonts w:hint="eastAsia"/>
            <w:color w:val="000000"/>
            <w:lang w:eastAsia="zh-CN"/>
          </w:rPr>
          <w:t>ing</w:t>
        </w:r>
      </w:ins>
      <w:r>
        <w:rPr>
          <w:color w:val="000000"/>
        </w:rPr>
        <w:t xml:space="preserve"> video-based ring-learning (ring-LWE) cryptography for face encryption and decryption on a graphics processing unit (GPU). Duong-Ngoc </w:t>
      </w:r>
      <w:r>
        <w:rPr>
          <w:rFonts w:ascii="TimesNewRomanPS-ItalicMT" w:hAnsi="TimesNewRomanPS-ItalicMT"/>
          <w:i/>
          <w:iCs/>
          <w:color w:val="000000"/>
        </w:rPr>
        <w:t>et al</w:t>
      </w:r>
      <w:r>
        <w:rPr>
          <w:color w:val="000000"/>
        </w:rPr>
        <w:t xml:space="preserve">. [23] proposed a novel method </w:t>
      </w:r>
      <w:del w:id="253" w:author="小杜" w:date="2023-09-07T09:41:00Z">
        <w:r>
          <w:rPr>
            <w:color w:val="000000"/>
          </w:rPr>
          <w:delText>to</w:delText>
        </w:r>
      </w:del>
      <w:ins w:id="254" w:author="小杜" w:date="2023-09-07T09:41:00Z">
        <w:r>
          <w:rPr>
            <w:rFonts w:hint="eastAsia"/>
            <w:color w:val="000000"/>
            <w:lang w:eastAsia="zh-CN"/>
          </w:rPr>
          <w:t>for</w:t>
        </w:r>
      </w:ins>
      <w:r>
        <w:rPr>
          <w:color w:val="000000"/>
        </w:rPr>
        <w:t xml:space="preserve"> comprehensively protect</w:t>
      </w:r>
      <w:ins w:id="255" w:author="小杜" w:date="2023-09-07T09:41:00Z">
        <w:r>
          <w:rPr>
            <w:rFonts w:hint="eastAsia"/>
            <w:color w:val="000000"/>
            <w:lang w:eastAsia="zh-CN"/>
          </w:rPr>
          <w:t>ing</w:t>
        </w:r>
      </w:ins>
      <w:r>
        <w:rPr>
          <w:color w:val="000000"/>
        </w:rPr>
        <w:t xml:space="preserve"> facial images extracted from videos based on </w:t>
      </w:r>
      <w:proofErr w:type="spellStart"/>
      <w:r>
        <w:rPr>
          <w:color w:val="000000"/>
        </w:rPr>
        <w:t>NewHope</w:t>
      </w:r>
      <w:proofErr w:type="spellEnd"/>
      <w:r>
        <w:rPr>
          <w:color w:val="000000"/>
        </w:rPr>
        <w:t xml:space="preserve"> cryptography for post-quantum cryptosystems</w:t>
      </w:r>
      <w:del w:id="256" w:author="小杜" w:date="2023-09-07T09:41:00Z">
        <w:r>
          <w:rPr>
            <w:color w:val="000000"/>
          </w:rPr>
          <w:delText>, greatly</w:delText>
        </w:r>
      </w:del>
      <w:ins w:id="257" w:author="小杜" w:date="2023-09-07T09:41:00Z">
        <w:r>
          <w:rPr>
            <w:rFonts w:hint="eastAsia"/>
            <w:color w:val="000000"/>
            <w:lang w:eastAsia="zh-CN"/>
          </w:rPr>
          <w:t xml:space="preserve">. </w:t>
        </w:r>
      </w:ins>
      <w:ins w:id="258" w:author="小杜" w:date="2023-09-07T09:42:00Z">
        <w:r>
          <w:rPr>
            <w:rFonts w:hint="eastAsia"/>
            <w:color w:val="000000"/>
            <w:lang w:eastAsia="zh-CN"/>
          </w:rPr>
          <w:t>This method significantly</w:t>
        </w:r>
      </w:ins>
      <w:r>
        <w:rPr>
          <w:color w:val="000000"/>
        </w:rPr>
        <w:t xml:space="preserve"> reduc</w:t>
      </w:r>
      <w:del w:id="259" w:author="小杜" w:date="2023-09-07T09:43:00Z">
        <w:r>
          <w:rPr>
            <w:color w:val="000000"/>
          </w:rPr>
          <w:delText>ing</w:delText>
        </w:r>
      </w:del>
      <w:ins w:id="260" w:author="小杜" w:date="2023-09-07T09:43:00Z">
        <w:r>
          <w:rPr>
            <w:rFonts w:hint="eastAsia"/>
            <w:color w:val="000000"/>
            <w:lang w:eastAsia="zh-CN"/>
          </w:rPr>
          <w:t>es</w:t>
        </w:r>
      </w:ins>
      <w:r>
        <w:rPr>
          <w:color w:val="000000"/>
        </w:rPr>
        <w:t xml:space="preserve"> the time</w:t>
      </w:r>
      <w:ins w:id="261" w:author="小杜" w:date="2023-09-07T09:43:00Z">
        <w:r>
          <w:rPr>
            <w:rFonts w:hint="eastAsia"/>
            <w:color w:val="000000"/>
            <w:lang w:eastAsia="zh-CN"/>
          </w:rPr>
          <w:t xml:space="preserve"> required</w:t>
        </w:r>
      </w:ins>
      <w:r>
        <w:rPr>
          <w:color w:val="000000"/>
        </w:rPr>
        <w:t xml:space="preserve"> for encryption and decryption. Zhao </w:t>
      </w:r>
      <w:r>
        <w:rPr>
          <w:rFonts w:ascii="TimesNewRomanPS-ItalicMT" w:hAnsi="TimesNewRomanPS-ItalicMT"/>
          <w:i/>
          <w:iCs/>
          <w:color w:val="000000"/>
        </w:rPr>
        <w:t>et al</w:t>
      </w:r>
      <w:r>
        <w:rPr>
          <w:color w:val="000000"/>
        </w:rPr>
        <w:t xml:space="preserve">. [24] proposed and implemented a simple and efficient speckle-based optical cryptosystem to encrypt face images </w:t>
      </w:r>
      <w:del w:id="262" w:author="小杜" w:date="2023-09-07T09:46:00Z">
        <w:r>
          <w:rPr>
            <w:color w:val="000000"/>
          </w:rPr>
          <w:delText>by</w:delText>
        </w:r>
      </w:del>
      <w:ins w:id="263" w:author="小杜" w:date="2023-09-07T09:46:00Z">
        <w:r>
          <w:rPr>
            <w:rFonts w:hint="eastAsia"/>
            <w:color w:val="000000"/>
            <w:lang w:eastAsia="zh-CN"/>
          </w:rPr>
          <w:t>using</w:t>
        </w:r>
      </w:ins>
      <w:r>
        <w:rPr>
          <w:color w:val="000000"/>
        </w:rPr>
        <w:t xml:space="preserve"> seemingly random optical speckles at the speed of light</w:t>
      </w:r>
      <w:ins w:id="264" w:author="小杜" w:date="2023-09-07T09:46:00Z">
        <w:r>
          <w:rPr>
            <w:rFonts w:hint="eastAsia"/>
            <w:color w:val="000000"/>
            <w:lang w:eastAsia="zh-CN"/>
          </w:rPr>
          <w:t xml:space="preserve">. </w:t>
        </w:r>
      </w:ins>
      <w:ins w:id="265" w:author="小杜" w:date="2023-09-07T09:47:00Z">
        <w:r>
          <w:rPr>
            <w:rFonts w:hint="eastAsia"/>
            <w:color w:val="000000"/>
            <w:lang w:eastAsia="zh-CN"/>
          </w:rPr>
          <w:t>They achieved this</w:t>
        </w:r>
      </w:ins>
      <w:del w:id="266" w:author="小杜" w:date="2023-09-07T09:46:00Z">
        <w:r>
          <w:rPr>
            <w:color w:val="000000"/>
          </w:rPr>
          <w:delText>,</w:delText>
        </w:r>
      </w:del>
      <w:r>
        <w:rPr>
          <w:color w:val="000000"/>
        </w:rPr>
        <w:t xml:space="preserve"> by training a</w:t>
      </w:r>
      <w:del w:id="267" w:author="小杜" w:date="2023-09-07T09:45:00Z">
        <w:r>
          <w:rPr>
            <w:color w:val="000000"/>
          </w:rPr>
          <w:delText>n</w:delText>
        </w:r>
      </w:del>
      <w:r>
        <w:rPr>
          <w:color w:val="000000"/>
        </w:rPr>
        <w:t xml:space="preserve"> cryptographic neural network to decrypt face images from random speckles. A fast block scrambling method was used to scramble the detected faces [25,26]. In addition, an encryption technique using face biometrics to generate random phase masks</w:t>
      </w:r>
      <w:ins w:id="268" w:author="小杜" w:date="2023-09-07T09:47:00Z">
        <w:r>
          <w:rPr>
            <w:rFonts w:hint="eastAsia"/>
            <w:color w:val="000000"/>
            <w:lang w:eastAsia="zh-CN"/>
          </w:rPr>
          <w:t xml:space="preserve"> ha</w:t>
        </w:r>
      </w:ins>
      <w:ins w:id="269" w:author="小杜" w:date="2023-09-07T09:48:00Z">
        <w:r>
          <w:rPr>
            <w:rFonts w:hint="eastAsia"/>
            <w:color w:val="000000"/>
            <w:lang w:eastAsia="zh-CN"/>
          </w:rPr>
          <w:t>s been proposed</w:t>
        </w:r>
      </w:ins>
      <w:r>
        <w:rPr>
          <w:color w:val="000000"/>
        </w:rPr>
        <w:t xml:space="preserve"> [27]. A THM (Tent-Henon Map) chaotic encryption of faces was proposed</w:t>
      </w:r>
      <w:ins w:id="270" w:author="小杜" w:date="2023-09-07T09:50:00Z">
        <w:r>
          <w:rPr>
            <w:rFonts w:hint="eastAsia"/>
            <w:color w:val="000000"/>
            <w:lang w:eastAsia="zh-CN"/>
          </w:rPr>
          <w:t>,</w:t>
        </w:r>
      </w:ins>
      <w:r>
        <w:rPr>
          <w:color w:val="000000"/>
        </w:rPr>
        <w:t xml:space="preserve"> </w:t>
      </w:r>
      <w:del w:id="271" w:author="小杜" w:date="2023-09-07T09:50:00Z">
        <w:r>
          <w:rPr>
            <w:color w:val="000000"/>
          </w:rPr>
          <w:delText xml:space="preserve">in </w:delText>
        </w:r>
      </w:del>
      <w:r>
        <w:rPr>
          <w:color w:val="000000"/>
        </w:rPr>
        <w:t>combin</w:t>
      </w:r>
      <w:del w:id="272" w:author="小杜" w:date="2023-09-07T09:50:00Z">
        <w:r>
          <w:rPr>
            <w:color w:val="000000"/>
          </w:rPr>
          <w:delText>ed</w:delText>
        </w:r>
      </w:del>
      <w:ins w:id="273" w:author="小杜" w:date="2023-09-07T09:50:00Z">
        <w:r>
          <w:rPr>
            <w:rFonts w:hint="eastAsia"/>
            <w:color w:val="000000"/>
            <w:lang w:eastAsia="zh-CN"/>
          </w:rPr>
          <w:t>ing</w:t>
        </w:r>
      </w:ins>
      <w:r>
        <w:rPr>
          <w:color w:val="000000"/>
        </w:rPr>
        <w:t xml:space="preserve"> with the properties of tent chaos and Henon chaos [28]. Liu </w:t>
      </w:r>
      <w:r>
        <w:rPr>
          <w:rFonts w:ascii="TimesNewRomanPS-ItalicMT" w:hAnsi="TimesNewRomanPS-ItalicMT"/>
          <w:i/>
          <w:iCs/>
          <w:color w:val="000000"/>
        </w:rPr>
        <w:t>et al</w:t>
      </w:r>
      <w:r>
        <w:rPr>
          <w:color w:val="000000"/>
        </w:rPr>
        <w:t>. [29] proposed a</w:t>
      </w:r>
      <w:ins w:id="274" w:author="小杜" w:date="2023-09-07T09:50:00Z">
        <w:r>
          <w:rPr>
            <w:rFonts w:hint="eastAsia"/>
            <w:color w:val="000000"/>
            <w:lang w:eastAsia="zh-CN"/>
          </w:rPr>
          <w:t>n</w:t>
        </w:r>
      </w:ins>
      <w:r>
        <w:rPr>
          <w:color w:val="000000"/>
        </w:rPr>
        <w:t xml:space="preserve"> RGB image encryption algorithm based on DNA encoding and </w:t>
      </w:r>
      <w:ins w:id="275" w:author="小杜" w:date="2023-09-07T09:51:00Z">
        <w:r>
          <w:rPr>
            <w:rFonts w:hint="eastAsia"/>
            <w:color w:val="000000"/>
            <w:lang w:eastAsia="zh-CN"/>
          </w:rPr>
          <w:t xml:space="preserve">a </w:t>
        </w:r>
      </w:ins>
      <w:r>
        <w:rPr>
          <w:color w:val="000000"/>
        </w:rPr>
        <w:t xml:space="preserve">chaos map. Wu </w:t>
      </w:r>
      <w:r>
        <w:rPr>
          <w:rFonts w:ascii="TimesNewRomanPS-ItalicMT" w:hAnsi="TimesNewRomanPS-ItalicMT"/>
          <w:i/>
          <w:iCs/>
          <w:color w:val="000000"/>
        </w:rPr>
        <w:t>et al</w:t>
      </w:r>
      <w:r>
        <w:rPr>
          <w:color w:val="000000"/>
        </w:rPr>
        <w:t xml:space="preserve">. [30] proposed a </w:t>
      </w:r>
      <w:del w:id="276" w:author="小杜" w:date="2023-09-07T09:51:00Z">
        <w:r>
          <w:rPr>
            <w:color w:val="000000"/>
          </w:rPr>
          <w:delText>Generative Adversarial Network (GAN)</w:delText>
        </w:r>
      </w:del>
      <w:ins w:id="277" w:author="小杜" w:date="2023-09-07T09:51:00Z">
        <w:r>
          <w:rPr>
            <w:rFonts w:hint="eastAsia"/>
            <w:color w:val="000000"/>
            <w:lang w:eastAsia="zh-CN"/>
          </w:rPr>
          <w:t>GAN</w:t>
        </w:r>
      </w:ins>
      <w:r>
        <w:rPr>
          <w:color w:val="000000"/>
        </w:rPr>
        <w:t xml:space="preserve">-based method to encrypt facial features using Wasserstein Generative Adversarial Network Encryption (WGAN-E). </w:t>
      </w:r>
      <w:proofErr w:type="spellStart"/>
      <w:r>
        <w:rPr>
          <w:color w:val="000000"/>
        </w:rPr>
        <w:t>Ashiba</w:t>
      </w:r>
      <w:proofErr w:type="spellEnd"/>
      <w:r>
        <w:rPr>
          <w:color w:val="000000"/>
        </w:rPr>
        <w:t xml:space="preserve"> </w:t>
      </w:r>
      <w:r>
        <w:rPr>
          <w:rFonts w:ascii="TimesNewRomanPS-ItalicMT" w:hAnsi="TimesNewRomanPS-ItalicMT"/>
          <w:i/>
          <w:iCs/>
          <w:color w:val="000000"/>
        </w:rPr>
        <w:t>et al</w:t>
      </w:r>
      <w:r>
        <w:rPr>
          <w:color w:val="000000"/>
        </w:rPr>
        <w:t xml:space="preserve">. [31] used a graph theory-based graph first decomposition mask (GFH) coding algorithm. There </w:t>
      </w:r>
      <w:del w:id="278" w:author="小杜" w:date="2023-09-07T09:52:00Z">
        <w:r>
          <w:rPr>
            <w:color w:val="000000"/>
          </w:rPr>
          <w:delText>are</w:delText>
        </w:r>
      </w:del>
      <w:ins w:id="279" w:author="小杜" w:date="2023-09-07T09:52:00Z">
        <w:r>
          <w:rPr>
            <w:rFonts w:hint="eastAsia"/>
            <w:color w:val="000000"/>
            <w:lang w:eastAsia="zh-CN"/>
          </w:rPr>
          <w:t>is</w:t>
        </w:r>
      </w:ins>
      <w:r>
        <w:rPr>
          <w:color w:val="000000"/>
        </w:rPr>
        <w:t xml:space="preserve"> still room for improvement</w:t>
      </w:r>
      <w:del w:id="280" w:author="小杜" w:date="2023-09-07T09:52:00Z">
        <w:r>
          <w:rPr>
            <w:color w:val="000000"/>
          </w:rPr>
          <w:delText>s</w:delText>
        </w:r>
      </w:del>
      <w:r>
        <w:rPr>
          <w:color w:val="000000"/>
        </w:rPr>
        <w:t xml:space="preserve"> in terms of computational communication efficiency and privacy-preserving effects. Active perception of key privacy features for target encryption</w:t>
      </w:r>
      <w:ins w:id="281" w:author="小杜" w:date="2023-09-07T09:53:00Z">
        <w:r>
          <w:rPr>
            <w:rFonts w:hint="eastAsia"/>
            <w:color w:val="000000"/>
            <w:lang w:eastAsia="zh-CN"/>
          </w:rPr>
          <w:t>,</w:t>
        </w:r>
      </w:ins>
      <w:r>
        <w:rPr>
          <w:color w:val="000000"/>
        </w:rPr>
        <w:t xml:space="preserve"> based on humanoid cognitive mechanism</w:t>
      </w:r>
      <w:ins w:id="282" w:author="小杜" w:date="2023-09-07T09:53:00Z">
        <w:r>
          <w:rPr>
            <w:rFonts w:hint="eastAsia"/>
            <w:color w:val="000000"/>
            <w:lang w:eastAsia="zh-CN"/>
          </w:rPr>
          <w:t>,</w:t>
        </w:r>
      </w:ins>
      <w:r>
        <w:rPr>
          <w:color w:val="000000"/>
        </w:rPr>
        <w:t xml:space="preserve"> provides a preliminary exploration in this direction.</w:t>
      </w:r>
    </w:p>
    <w:p w14:paraId="062EA278" w14:textId="77777777" w:rsidR="005B6087" w:rsidRDefault="00000000">
      <w:pPr>
        <w:pStyle w:val="2"/>
        <w:numPr>
          <w:ilvl w:val="0"/>
          <w:numId w:val="0"/>
        </w:numPr>
      </w:pPr>
      <w:r>
        <w:t>C. Humanoid associative memory cognition</w:t>
      </w:r>
    </w:p>
    <w:p w14:paraId="461B88EB" w14:textId="0E2A1276" w:rsidR="005B6087" w:rsidRDefault="00000000">
      <w:pPr>
        <w:widowControl w:val="0"/>
        <w:spacing w:line="252" w:lineRule="auto"/>
        <w:ind w:firstLineChars="100" w:firstLine="200"/>
        <w:jc w:val="both"/>
        <w:rPr>
          <w:color w:val="000000"/>
        </w:rPr>
      </w:pPr>
      <w:bookmarkStart w:id="283" w:name="_Hlk121511521"/>
      <w:del w:id="284" w:author="Crystal Jing" w:date="2023-09-08T16:07:00Z">
        <w:r w:rsidDel="003B3B4D">
          <w:rPr>
            <w:color w:val="000000"/>
          </w:rPr>
          <w:delText xml:space="preserve">Human </w:delText>
        </w:r>
      </w:del>
      <w:ins w:id="285" w:author="Crystal Jing" w:date="2023-09-08T16:07:00Z">
        <w:r w:rsidR="003B3B4D">
          <w:rPr>
            <w:color w:val="000000"/>
          </w:rPr>
          <w:t>The human</w:t>
        </w:r>
        <w:r w:rsidR="003B3B4D">
          <w:rPr>
            <w:color w:val="000000"/>
          </w:rPr>
          <w:t xml:space="preserve"> </w:t>
        </w:r>
      </w:ins>
      <w:r>
        <w:rPr>
          <w:color w:val="000000"/>
        </w:rPr>
        <w:t>brain is a typical encryption and decryption processing device with low energy consumption and high efficiency. The brain can store learned concepts in memory and recall them when it sees partial or broken patterns</w:t>
      </w:r>
      <w:bookmarkEnd w:id="283"/>
      <w:r>
        <w:rPr>
          <w:color w:val="000000"/>
        </w:rPr>
        <w:t xml:space="preserve">. Franklin </w:t>
      </w:r>
      <w:r>
        <w:rPr>
          <w:rFonts w:ascii="TimesNewRomanPS-ItalicMT" w:hAnsi="TimesNewRomanPS-ItalicMT"/>
          <w:i/>
          <w:iCs/>
          <w:color w:val="000000"/>
        </w:rPr>
        <w:t>et al</w:t>
      </w:r>
      <w:r>
        <w:rPr>
          <w:color w:val="000000"/>
        </w:rPr>
        <w:t>. [32] proposed a structured event memory model (SEM) of event cognition, illustrating human abilities in event segmentation, memory</w:t>
      </w:r>
      <w:ins w:id="286" w:author="Crystal Jing" w:date="2023-09-08T16:07:00Z">
        <w:r w:rsidR="003B3B4D">
          <w:rPr>
            <w:color w:val="000000"/>
          </w:rPr>
          <w:t>,</w:t>
        </w:r>
      </w:ins>
      <w:r>
        <w:rPr>
          <w:color w:val="000000"/>
        </w:rPr>
        <w:t xml:space="preserve"> and generalization. SEM can be extended to a high-dimensional input space to produce humanoid event segmentation for natural video data</w:t>
      </w:r>
      <w:del w:id="287" w:author="小杜" w:date="2023-09-07T09:58:00Z">
        <w:r>
          <w:rPr>
            <w:color w:val="000000"/>
          </w:rPr>
          <w:delText>,</w:delText>
        </w:r>
      </w:del>
      <w:ins w:id="288" w:author="小杜" w:date="2023-09-07T09:58:00Z">
        <w:r>
          <w:rPr>
            <w:rFonts w:hint="eastAsia"/>
            <w:color w:val="000000"/>
            <w:lang w:eastAsia="zh-CN"/>
          </w:rPr>
          <w:t>.</w:t>
        </w:r>
      </w:ins>
      <w:r>
        <w:rPr>
          <w:color w:val="000000"/>
        </w:rPr>
        <w:t xml:space="preserve"> </w:t>
      </w:r>
      <w:del w:id="289" w:author="小杜" w:date="2023-09-07T09:59:00Z">
        <w:r>
          <w:rPr>
            <w:color w:val="000000"/>
          </w:rPr>
          <w:delText>and illustrates a wide range of</w:delText>
        </w:r>
      </w:del>
      <w:ins w:id="290" w:author="小杜" w:date="2023-09-07T09:59:00Z">
        <w:r>
          <w:rPr>
            <w:rFonts w:hint="eastAsia"/>
            <w:color w:val="000000"/>
            <w:lang w:eastAsia="zh-CN"/>
          </w:rPr>
          <w:t>It also demonstrates various</w:t>
        </w:r>
      </w:ins>
      <w:r>
        <w:rPr>
          <w:color w:val="000000"/>
        </w:rPr>
        <w:t xml:space="preserve"> memory phenomena. Sun </w:t>
      </w:r>
      <w:r>
        <w:rPr>
          <w:rFonts w:ascii="TimesNewRomanPS-ItalicMT" w:hAnsi="TimesNewRomanPS-ItalicMT"/>
          <w:i/>
          <w:iCs/>
          <w:color w:val="000000"/>
        </w:rPr>
        <w:t>et al</w:t>
      </w:r>
      <w:r>
        <w:rPr>
          <w:color w:val="000000"/>
        </w:rPr>
        <w:t>. [33</w:t>
      </w:r>
      <w:proofErr w:type="gramStart"/>
      <w:r>
        <w:rPr>
          <w:color w:val="000000"/>
        </w:rPr>
        <w:t>]  proposed</w:t>
      </w:r>
      <w:proofErr w:type="gramEnd"/>
      <w:r>
        <w:rPr>
          <w:color w:val="000000"/>
        </w:rPr>
        <w:t xml:space="preserve"> a new model </w:t>
      </w:r>
      <w:del w:id="291" w:author="Crystal Jing" w:date="2023-09-08T16:07:00Z">
        <w:r w:rsidDel="003B3B4D">
          <w:rPr>
            <w:color w:val="000000"/>
          </w:rPr>
          <w:delText xml:space="preserve">humanoid  </w:delText>
        </w:r>
      </w:del>
      <w:ins w:id="292" w:author="Crystal Jing" w:date="2023-09-08T16:07:00Z">
        <w:r w:rsidR="003B3B4D">
          <w:rPr>
            <w:color w:val="000000"/>
          </w:rPr>
          <w:t>humanoid</w:t>
        </w:r>
        <w:r w:rsidR="003B3B4D">
          <w:rPr>
            <w:color w:val="000000"/>
          </w:rPr>
          <w:t xml:space="preserve"> </w:t>
        </w:r>
      </w:ins>
      <w:r>
        <w:rPr>
          <w:color w:val="000000"/>
        </w:rPr>
        <w:t xml:space="preserve">visual cognitive and language-memory network for visual dialog (HVLM) to simulate global and local dual-view cognition in the human visual system to comprehensively understand images. Inspired by </w:t>
      </w:r>
      <w:del w:id="293" w:author="Crystal Jing" w:date="2023-09-08T16:07:00Z">
        <w:r w:rsidDel="003B3B4D">
          <w:rPr>
            <w:color w:val="000000"/>
          </w:rPr>
          <w:delText xml:space="preserve">humanoid  </w:delText>
        </w:r>
      </w:del>
      <w:ins w:id="294" w:author="Crystal Jing" w:date="2023-09-08T16:07:00Z">
        <w:r w:rsidR="003B3B4D">
          <w:rPr>
            <w:color w:val="000000"/>
          </w:rPr>
          <w:t>humanoid</w:t>
        </w:r>
        <w:r w:rsidR="003B3B4D">
          <w:rPr>
            <w:color w:val="000000"/>
          </w:rPr>
          <w:t xml:space="preserve"> </w:t>
        </w:r>
      </w:ins>
      <w:r>
        <w:rPr>
          <w:color w:val="000000"/>
        </w:rPr>
        <w:t>perception and memory</w:t>
      </w:r>
      <w:ins w:id="295" w:author="小杜" w:date="2023-09-07T10:01:00Z">
        <w:r>
          <w:rPr>
            <w:rFonts w:hint="eastAsia"/>
            <w:color w:val="000000"/>
            <w:lang w:eastAsia="zh-CN"/>
          </w:rPr>
          <w:t>,</w:t>
        </w:r>
      </w:ins>
      <w:r>
        <w:rPr>
          <w:color w:val="000000"/>
        </w:rPr>
        <w:t xml:space="preserve"> we explored </w:t>
      </w:r>
      <w:r>
        <w:rPr>
          <w:rFonts w:hint="eastAsia"/>
          <w:color w:val="000000"/>
        </w:rPr>
        <w:t>a</w:t>
      </w:r>
      <w:r>
        <w:rPr>
          <w:color w:val="000000"/>
        </w:rPr>
        <w:t xml:space="preserve"> new model </w:t>
      </w:r>
      <w:del w:id="296" w:author="小杜" w:date="2023-09-07T10:01:00Z">
        <w:r>
          <w:rPr>
            <w:color w:val="000000"/>
          </w:rPr>
          <w:delText>of</w:delText>
        </w:r>
      </w:del>
      <w:ins w:id="297" w:author="小杜" w:date="2023-09-07T10:01:00Z">
        <w:r>
          <w:rPr>
            <w:rFonts w:hint="eastAsia"/>
            <w:color w:val="000000"/>
            <w:lang w:eastAsia="zh-CN"/>
          </w:rPr>
          <w:t>for</w:t>
        </w:r>
      </w:ins>
      <w:r>
        <w:rPr>
          <w:color w:val="000000"/>
        </w:rPr>
        <w:t xml:space="preserve"> face privacy protection </w:t>
      </w:r>
      <w:del w:id="298" w:author="小杜" w:date="2023-09-07T10:01:00Z">
        <w:r>
          <w:rPr>
            <w:color w:val="000000"/>
          </w:rPr>
          <w:delText>for</w:delText>
        </w:r>
      </w:del>
      <w:ins w:id="299" w:author="小杜" w:date="2023-09-07T10:01:00Z">
        <w:r>
          <w:rPr>
            <w:rFonts w:hint="eastAsia"/>
            <w:color w:val="000000"/>
            <w:lang w:eastAsia="zh-CN"/>
          </w:rPr>
          <w:t>in</w:t>
        </w:r>
      </w:ins>
      <w:r>
        <w:rPr>
          <w:color w:val="000000"/>
        </w:rPr>
        <w:t xml:space="preserve"> urban large-scale camera monitoring</w:t>
      </w:r>
      <w:del w:id="300" w:author="小杜" w:date="2023-09-07T10:01:00Z">
        <w:r>
          <w:rPr>
            <w:color w:val="000000"/>
          </w:rPr>
          <w:delText xml:space="preserve"> with</w:delText>
        </w:r>
      </w:del>
      <w:r>
        <w:rPr>
          <w:color w:val="000000"/>
        </w:rPr>
        <w:t>. The research of this algorithm is of great significance to the research of video information compression and storage, character recognition</w:t>
      </w:r>
      <w:ins w:id="301" w:author="Crystal Jing" w:date="2023-09-08T16:07:00Z">
        <w:r w:rsidR="003B3B4D">
          <w:rPr>
            <w:color w:val="000000"/>
          </w:rPr>
          <w:t>,</w:t>
        </w:r>
      </w:ins>
      <w:r>
        <w:rPr>
          <w:color w:val="000000"/>
        </w:rPr>
        <w:t xml:space="preserve"> and personal privacy protection.</w:t>
      </w:r>
    </w:p>
    <w:p w14:paraId="29608979" w14:textId="77777777" w:rsidR="005B6087" w:rsidRDefault="00000000">
      <w:pPr>
        <w:pStyle w:val="1"/>
      </w:pPr>
      <w:r>
        <w:t>III. PROPOSED APPROACH</w:t>
      </w:r>
    </w:p>
    <w:p w14:paraId="7786A239" w14:textId="77777777" w:rsidR="005B6087" w:rsidRDefault="00000000">
      <w:pPr>
        <w:pStyle w:val="2"/>
        <w:numPr>
          <w:ilvl w:val="0"/>
          <w:numId w:val="0"/>
        </w:numPr>
        <w:ind w:firstLine="144"/>
        <w:rPr>
          <w:lang w:eastAsia="zh-CN"/>
        </w:rPr>
      </w:pPr>
      <w:r>
        <w:rPr>
          <w:lang w:eastAsia="zh-CN"/>
        </w:rPr>
        <w:t>A. Problem description.</w:t>
      </w:r>
    </w:p>
    <w:p w14:paraId="030A588D" w14:textId="130A58CF" w:rsidR="005B6087" w:rsidDel="00C20557" w:rsidRDefault="00000000">
      <w:pPr>
        <w:ind w:firstLine="144"/>
        <w:jc w:val="both"/>
        <w:rPr>
          <w:del w:id="302" w:author="Crystal Jing" w:date="2023-09-08T16:10:00Z"/>
          <w:lang w:eastAsia="zh-CN"/>
        </w:rPr>
      </w:pPr>
      <w:bookmarkStart w:id="303" w:name="_Hlk114593854"/>
      <w:r>
        <w:rPr>
          <w:lang w:eastAsia="zh-CN"/>
        </w:rPr>
        <w:t>The process of human face perception and identity recognition based on fuzzy impression memory association is highly complex. Each of us sees many faces in daily life scenarios</w:t>
      </w:r>
      <w:ins w:id="304" w:author="小杜" w:date="2023-09-07T10:12:00Z">
        <w:r>
          <w:rPr>
            <w:rFonts w:hint="eastAsia"/>
            <w:lang w:eastAsia="zh-CN"/>
          </w:rPr>
          <w:t>;</w:t>
        </w:r>
      </w:ins>
      <w:del w:id="305" w:author="小杜" w:date="2023-09-07T10:12:00Z">
        <w:r>
          <w:rPr>
            <w:lang w:eastAsia="zh-CN"/>
          </w:rPr>
          <w:delText>,</w:delText>
        </w:r>
      </w:del>
      <w:r>
        <w:rPr>
          <w:lang w:eastAsia="zh-CN"/>
        </w:rPr>
        <w:t xml:space="preserve"> however, not all the information about faces </w:t>
      </w:r>
      <w:del w:id="306" w:author="小杜" w:date="2023-09-07T10:12:00Z">
        <w:r>
          <w:rPr>
            <w:lang w:eastAsia="zh-CN"/>
          </w:rPr>
          <w:delText>are</w:delText>
        </w:r>
      </w:del>
      <w:ins w:id="307" w:author="小杜" w:date="2023-09-07T10:12:00Z">
        <w:r>
          <w:rPr>
            <w:rFonts w:hint="eastAsia"/>
            <w:lang w:eastAsia="zh-CN"/>
          </w:rPr>
          <w:t>is</w:t>
        </w:r>
      </w:ins>
      <w:r>
        <w:rPr>
          <w:lang w:eastAsia="zh-CN"/>
        </w:rPr>
        <w:t xml:space="preserve"> remembered. As shown in </w:t>
      </w:r>
      <w:del w:id="308" w:author="Crystal Jing" w:date="2023-09-08T16:08:00Z">
        <w:r w:rsidDel="003B3B4D">
          <w:rPr>
            <w:lang w:eastAsia="zh-CN"/>
          </w:rPr>
          <w:delText xml:space="preserve">figure </w:delText>
        </w:r>
      </w:del>
      <w:ins w:id="309" w:author="Crystal Jing" w:date="2023-09-08T16:08:00Z">
        <w:r w:rsidR="003B3B4D">
          <w:rPr>
            <w:lang w:eastAsia="zh-CN"/>
          </w:rPr>
          <w:t>Figure</w:t>
        </w:r>
        <w:r w:rsidR="003B3B4D">
          <w:rPr>
            <w:lang w:eastAsia="zh-CN"/>
          </w:rPr>
          <w:t xml:space="preserve"> </w:t>
        </w:r>
      </w:ins>
      <w:r>
        <w:rPr>
          <w:lang w:eastAsia="zh-CN"/>
        </w:rPr>
        <w:t>1 for example, when</w:t>
      </w:r>
      <w:del w:id="310" w:author="小杜" w:date="2023-09-07T11:34:00Z">
        <w:r>
          <w:rPr>
            <w:lang w:eastAsia="zh-CN"/>
          </w:rPr>
          <w:delText xml:space="preserve"> some</w:delText>
        </w:r>
      </w:del>
      <w:r>
        <w:rPr>
          <w:lang w:eastAsia="zh-CN"/>
        </w:rPr>
        <w:t xml:space="preserve"> people meet with each other unintentionally, their mind</w:t>
      </w:r>
      <w:ins w:id="311" w:author="小杜" w:date="2023-09-07T11:34:00Z">
        <w:r>
          <w:rPr>
            <w:rFonts w:hint="eastAsia"/>
            <w:lang w:eastAsia="zh-CN"/>
          </w:rPr>
          <w:t>s</w:t>
        </w:r>
      </w:ins>
      <w:r>
        <w:rPr>
          <w:lang w:eastAsia="zh-CN"/>
        </w:rPr>
        <w:t xml:space="preserve"> will unconsciously recall that they have seen </w:t>
      </w:r>
      <w:del w:id="312" w:author="小杜" w:date="2023-09-07T11:35:00Z">
        <w:r>
          <w:rPr>
            <w:lang w:eastAsia="zh-CN"/>
          </w:rPr>
          <w:delText xml:space="preserve">such </w:delText>
        </w:r>
      </w:del>
      <w:r>
        <w:rPr>
          <w:lang w:eastAsia="zh-CN"/>
        </w:rPr>
        <w:t>a</w:t>
      </w:r>
      <w:ins w:id="313" w:author="小杜" w:date="2023-09-07T11:35:00Z">
        <w:r>
          <w:rPr>
            <w:rFonts w:hint="eastAsia"/>
            <w:lang w:eastAsia="zh-CN"/>
          </w:rPr>
          <w:t xml:space="preserve"> similar</w:t>
        </w:r>
      </w:ins>
      <w:r>
        <w:rPr>
          <w:lang w:eastAsia="zh-CN"/>
        </w:rPr>
        <w:t xml:space="preserve"> face at a </w:t>
      </w:r>
      <w:del w:id="314" w:author="小杜" w:date="2023-09-07T11:35:00Z">
        <w:r>
          <w:rPr>
            <w:lang w:eastAsia="zh-CN"/>
          </w:rPr>
          <w:delText>certain</w:delText>
        </w:r>
      </w:del>
      <w:ins w:id="315" w:author="小杜" w:date="2023-09-07T11:35:00Z">
        <w:r>
          <w:rPr>
            <w:rFonts w:hint="eastAsia"/>
            <w:lang w:eastAsia="zh-CN"/>
          </w:rPr>
          <w:t>specific</w:t>
        </w:r>
      </w:ins>
      <w:r>
        <w:rPr>
          <w:lang w:eastAsia="zh-CN"/>
        </w:rPr>
        <w:t xml:space="preserve"> time, place</w:t>
      </w:r>
      <w:ins w:id="316" w:author="小杜" w:date="2023-09-07T11:35:00Z">
        <w:r>
          <w:rPr>
            <w:rFonts w:hint="eastAsia"/>
            <w:lang w:eastAsia="zh-CN"/>
          </w:rPr>
          <w:t>,</w:t>
        </w:r>
      </w:ins>
      <w:r>
        <w:rPr>
          <w:lang w:eastAsia="zh-CN"/>
        </w:rPr>
        <w:t xml:space="preserve"> </w:t>
      </w:r>
      <w:del w:id="317" w:author="小杜" w:date="2023-09-07T11:35:00Z">
        <w:r>
          <w:rPr>
            <w:lang w:eastAsia="zh-CN"/>
          </w:rPr>
          <w:delText>and</w:delText>
        </w:r>
      </w:del>
      <w:ins w:id="318" w:author="小杜" w:date="2023-09-07T11:35:00Z">
        <w:r>
          <w:rPr>
            <w:rFonts w:hint="eastAsia"/>
            <w:lang w:eastAsia="zh-CN"/>
          </w:rPr>
          <w:t>or</w:t>
        </w:r>
      </w:ins>
      <w:r>
        <w:rPr>
          <w:lang w:eastAsia="zh-CN"/>
        </w:rPr>
        <w:t xml:space="preserve"> event. Moreover, they can recall</w:t>
      </w:r>
      <w:del w:id="319" w:author="小杜" w:date="2023-09-07T11:36:00Z">
        <w:r>
          <w:rPr>
            <w:lang w:eastAsia="zh-CN"/>
          </w:rPr>
          <w:delText xml:space="preserve"> the</w:delText>
        </w:r>
      </w:del>
      <w:r>
        <w:rPr>
          <w:lang w:eastAsia="zh-CN"/>
        </w:rPr>
        <w:t xml:space="preserve"> </w:t>
      </w:r>
      <w:r>
        <w:rPr>
          <w:rFonts w:hint="eastAsia"/>
          <w:lang w:eastAsia="zh-CN"/>
        </w:rPr>
        <w:t>memor</w:t>
      </w:r>
      <w:ins w:id="320" w:author="小杜" w:date="2023-09-07T11:36:00Z">
        <w:r>
          <w:rPr>
            <w:rFonts w:hint="eastAsia"/>
            <w:lang w:eastAsia="zh-CN"/>
          </w:rPr>
          <w:t>ies</w:t>
        </w:r>
      </w:ins>
      <w:del w:id="321" w:author="小杜" w:date="2023-09-07T11:36:00Z">
        <w:r>
          <w:rPr>
            <w:rFonts w:hint="eastAsia"/>
            <w:lang w:eastAsia="zh-CN"/>
          </w:rPr>
          <w:delText>y</w:delText>
        </w:r>
      </w:del>
      <w:r>
        <w:rPr>
          <w:lang w:eastAsia="zh-CN"/>
        </w:rPr>
        <w:t xml:space="preserve"> </w:t>
      </w:r>
      <w:r>
        <w:rPr>
          <w:rFonts w:hint="eastAsia"/>
          <w:lang w:eastAsia="zh-CN"/>
        </w:rPr>
        <w:t>of</w:t>
      </w:r>
      <w:r>
        <w:rPr>
          <w:lang w:eastAsia="zh-CN"/>
        </w:rPr>
        <w:t xml:space="preserve"> </w:t>
      </w:r>
      <w:r>
        <w:rPr>
          <w:rFonts w:hint="eastAsia"/>
          <w:lang w:eastAsia="zh-CN"/>
        </w:rPr>
        <w:t>mo</w:t>
      </w:r>
      <w:r>
        <w:rPr>
          <w:lang w:eastAsia="zh-CN"/>
        </w:rPr>
        <w:t xml:space="preserve">re </w:t>
      </w:r>
      <w:r>
        <w:rPr>
          <w:rFonts w:hint="eastAsia"/>
          <w:lang w:eastAsia="zh-CN"/>
        </w:rPr>
        <w:t>detailed</w:t>
      </w:r>
      <w:r>
        <w:rPr>
          <w:lang w:eastAsia="zh-CN"/>
        </w:rPr>
        <w:t xml:space="preserve"> scene</w:t>
      </w:r>
      <w:ins w:id="322" w:author="小杜" w:date="2023-09-07T11:36:00Z">
        <w:r>
          <w:rPr>
            <w:rFonts w:hint="eastAsia"/>
            <w:lang w:eastAsia="zh-CN"/>
          </w:rPr>
          <w:t>s</w:t>
        </w:r>
      </w:ins>
      <w:r>
        <w:rPr>
          <w:lang w:eastAsia="zh-CN"/>
        </w:rPr>
        <w:t xml:space="preserve"> and clearer features. The process can </w:t>
      </w:r>
      <w:del w:id="323" w:author="Crystal Jing" w:date="2023-09-08T16:08:00Z">
        <w:r w:rsidDel="003B3B4D">
          <w:rPr>
            <w:lang w:eastAsia="zh-CN"/>
          </w:rPr>
          <w:delText xml:space="preserve">actually </w:delText>
        </w:r>
      </w:del>
      <w:r>
        <w:rPr>
          <w:lang w:eastAsia="zh-CN"/>
        </w:rPr>
        <w:t>be simplified</w:t>
      </w:r>
      <w:ins w:id="324" w:author="小杜" w:date="2023-09-07T11:36:00Z">
        <w:r>
          <w:rPr>
            <w:rFonts w:hint="eastAsia"/>
            <w:lang w:eastAsia="zh-CN"/>
          </w:rPr>
          <w:t>,</w:t>
        </w:r>
      </w:ins>
      <w:r>
        <w:rPr>
          <w:lang w:eastAsia="zh-CN"/>
        </w:rPr>
        <w:t xml:space="preserve"> as the human brain perceives the concrete face image information seen by the eyes to extract high-dimensional abstract semantic features. The high-dimensional abstract semantic features are retrieved and matched with the high-dimensional semantic information indexed in memory combining person, event, time</w:t>
      </w:r>
      <w:ins w:id="325" w:author="小杜" w:date="2023-09-07T11:38:00Z">
        <w:r>
          <w:rPr>
            <w:rFonts w:hint="eastAsia"/>
            <w:lang w:eastAsia="zh-CN"/>
          </w:rPr>
          <w:t>,</w:t>
        </w:r>
      </w:ins>
      <w:r>
        <w:rPr>
          <w:lang w:eastAsia="zh-CN"/>
        </w:rPr>
        <w:t xml:space="preserve"> and place</w:t>
      </w:r>
      <w:ins w:id="326" w:author="小杜" w:date="2023-09-07T11:39:00Z">
        <w:r>
          <w:rPr>
            <w:rFonts w:hint="eastAsia"/>
            <w:lang w:eastAsia="zh-CN"/>
          </w:rPr>
          <w:t>.</w:t>
        </w:r>
      </w:ins>
      <w:del w:id="327" w:author="小杜" w:date="2023-09-07T11:39:00Z">
        <w:r>
          <w:rPr>
            <w:lang w:eastAsia="zh-CN"/>
          </w:rPr>
          <w:delText>, and</w:delText>
        </w:r>
      </w:del>
      <w:ins w:id="328" w:author="小杜" w:date="2023-09-07T11:39:00Z">
        <w:r>
          <w:rPr>
            <w:rFonts w:hint="eastAsia"/>
            <w:lang w:eastAsia="zh-CN"/>
          </w:rPr>
          <w:t xml:space="preserve"> This allows for the clear reprod</w:t>
        </w:r>
      </w:ins>
      <w:ins w:id="329" w:author="小杜" w:date="2023-09-07T11:40:00Z">
        <w:r>
          <w:rPr>
            <w:rFonts w:hint="eastAsia"/>
            <w:lang w:eastAsia="zh-CN"/>
          </w:rPr>
          <w:t>uction of</w:t>
        </w:r>
      </w:ins>
      <w:r>
        <w:rPr>
          <w:lang w:eastAsia="zh-CN"/>
        </w:rPr>
        <w:t xml:space="preserve"> the past feature-blurred memory scene </w:t>
      </w:r>
      <w:del w:id="330" w:author="小杜" w:date="2023-09-07T11:40:00Z">
        <w:r>
          <w:rPr>
            <w:lang w:eastAsia="zh-CN"/>
          </w:rPr>
          <w:delText xml:space="preserve">is clearly reproduced </w:delText>
        </w:r>
      </w:del>
      <w:r>
        <w:rPr>
          <w:lang w:eastAsia="zh-CN"/>
        </w:rPr>
        <w:t>in combination with the current perceived face image.</w:t>
      </w:r>
    </w:p>
    <w:p w14:paraId="3EF3C5CE" w14:textId="77777777" w:rsidR="005B6087" w:rsidRDefault="005B6087" w:rsidP="00C20557">
      <w:pPr>
        <w:ind w:firstLine="144"/>
        <w:jc w:val="both"/>
        <w:rPr>
          <w:rFonts w:hint="eastAsia"/>
          <w:lang w:eastAsia="zh-CN"/>
        </w:rPr>
      </w:pPr>
    </w:p>
    <w:bookmarkEnd w:id="303"/>
    <w:p w14:paraId="28F84C9A" w14:textId="77777777" w:rsidR="005B6087" w:rsidRDefault="00000000">
      <w:pPr>
        <w:widowControl w:val="0"/>
        <w:spacing w:line="252" w:lineRule="auto"/>
        <w:jc w:val="both"/>
        <w:rPr>
          <w:b/>
        </w:rPr>
      </w:pPr>
      <w:r>
        <w:rPr>
          <w:b/>
          <w:noProof/>
        </w:rPr>
        <w:drawing>
          <wp:inline distT="0" distB="0" distL="0" distR="0" wp14:anchorId="4F58E6E2" wp14:editId="209E3C0D">
            <wp:extent cx="3128010" cy="18853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143495" cy="1894612"/>
                    </a:xfrm>
                    <a:prstGeom prst="rect">
                      <a:avLst/>
                    </a:prstGeom>
                    <a:noFill/>
                  </pic:spPr>
                </pic:pic>
              </a:graphicData>
            </a:graphic>
          </wp:inline>
        </w:drawing>
      </w:r>
    </w:p>
    <w:p w14:paraId="589F757A" w14:textId="77777777" w:rsidR="005B6087" w:rsidDel="00954806" w:rsidRDefault="00000000">
      <w:pPr>
        <w:widowControl w:val="0"/>
        <w:spacing w:line="252" w:lineRule="auto"/>
        <w:jc w:val="both"/>
        <w:rPr>
          <w:del w:id="331" w:author="Crystal Jing" w:date="2023-09-08T16:11:00Z"/>
          <w:b/>
          <w:lang w:eastAsia="zh-CN"/>
        </w:rPr>
      </w:pPr>
      <w:r>
        <w:rPr>
          <w:b/>
          <w:lang w:eastAsia="zh-CN"/>
        </w:rPr>
        <w:t>Fig. 1. Case: Humanoid abstract associations triggered by perceptual features.</w:t>
      </w:r>
    </w:p>
    <w:p w14:paraId="786AB8BC" w14:textId="77777777" w:rsidR="005B6087" w:rsidRDefault="005B6087">
      <w:pPr>
        <w:widowControl w:val="0"/>
        <w:spacing w:line="252" w:lineRule="auto"/>
        <w:jc w:val="both"/>
        <w:rPr>
          <w:rFonts w:hint="eastAsia"/>
          <w:b/>
          <w:lang w:eastAsia="zh-CN"/>
        </w:rPr>
      </w:pPr>
    </w:p>
    <w:p w14:paraId="313E0852" w14:textId="77777777" w:rsidR="005B6087" w:rsidRDefault="00000000">
      <w:pPr>
        <w:widowControl w:val="0"/>
        <w:tabs>
          <w:tab w:val="center" w:pos="2790"/>
          <w:tab w:val="right" w:pos="5040"/>
        </w:tabs>
        <w:spacing w:line="252" w:lineRule="auto"/>
        <w:ind w:right="800" w:firstLineChars="100" w:firstLine="200"/>
        <w:jc w:val="both"/>
        <w:rPr>
          <w:lang w:eastAsia="zh-CN"/>
        </w:rPr>
      </w:pPr>
      <w:bookmarkStart w:id="332" w:name="_Hlk114593875"/>
      <w:r>
        <w:rPr>
          <w:lang w:eastAsia="zh-CN"/>
        </w:rPr>
        <w:lastRenderedPageBreak/>
        <w:t>The general expression of the Humanoid Association is as follows.</w:t>
      </w:r>
    </w:p>
    <w:bookmarkEnd w:id="332"/>
    <w:p w14:paraId="33D20DBA" w14:textId="77777777" w:rsidR="005B6087" w:rsidRDefault="00000000">
      <w:pPr>
        <w:widowControl w:val="0"/>
        <w:tabs>
          <w:tab w:val="center" w:pos="2790"/>
          <w:tab w:val="right" w:pos="5040"/>
        </w:tabs>
        <w:spacing w:line="252" w:lineRule="auto"/>
        <w:jc w:val="right"/>
        <w:rPr>
          <w:lang w:eastAsia="zh-CN"/>
        </w:rPr>
      </w:pPr>
      <m:oMathPara>
        <m:oMathParaPr>
          <m:jc m:val="right"/>
        </m:oMathParaPr>
        <m:oMath>
          <m:eqArr>
            <m:eqArrPr>
              <m:maxDist m:val="1"/>
              <m:ctrlPr>
                <w:rPr>
                  <w:rFonts w:ascii="Cambria Math" w:hAnsi="Cambria Math"/>
                  <w:lang w:eastAsia="zh-CN"/>
                </w:rPr>
              </m:ctrlPr>
            </m:eqArrPr>
            <m:e>
              <m:r>
                <w:rPr>
                  <w:rFonts w:ascii="Cambria Math" w:hAnsi="Cambria Math"/>
                  <w:lang w:eastAsia="zh-CN"/>
                </w:rPr>
                <m:t>I</m:t>
              </m:r>
              <m:r>
                <m:rPr>
                  <m:nor/>
                </m:rPr>
                <w:rPr>
                  <w:rFonts w:hint="eastAsia"/>
                  <w:i/>
                  <w:lang w:eastAsia="zh-CN"/>
                </w:rPr>
                <m:t>(</m:t>
              </m:r>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r>
                <m:rPr>
                  <m:nor/>
                </m:rPr>
                <w:rPr>
                  <w:rFonts w:hint="eastAsia"/>
                  <w:i/>
                  <w:lang w:eastAsia="zh-CN"/>
                </w:rPr>
                <m:t>,</m:t>
              </m:r>
              <m:sSub>
                <m:sSubPr>
                  <m:ctrlPr>
                    <w:rPr>
                      <w:rFonts w:ascii="Cambria Math" w:hAnsi="Cambria Math"/>
                      <w:i/>
                    </w:rPr>
                  </m:ctrlPr>
                </m:sSubPr>
                <m:e>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r>
                    <w:rPr>
                      <w:rFonts w:ascii="Cambria Math" w:hAnsi="Cambria Math"/>
                      <w:lang w:eastAsia="zh-CN"/>
                    </w:rPr>
                    <m:t>,B</m:t>
                  </m:r>
                </m:e>
                <m:sub>
                  <m:r>
                    <w:rPr>
                      <w:rFonts w:ascii="Cambria Math" w:hAnsi="Cambria Math"/>
                      <w:lang w:eastAsia="zh-CN"/>
                    </w:rPr>
                    <m:t>i</m:t>
                  </m:r>
                </m:sub>
              </m:sSub>
              <m:r>
                <m:rPr>
                  <m:nor/>
                </m:rPr>
                <w:rPr>
                  <w:rFonts w:hint="eastAsia"/>
                  <w:i/>
                  <w:lang w:eastAsia="zh-CN"/>
                </w:rPr>
                <m:t>)</m:t>
              </m:r>
              <m:r>
                <w:rPr>
                  <w:rFonts w:ascii="Cambria Math" w:hAnsi="Cambria Math"/>
                  <w:lang w:eastAsia="zh-CN"/>
                </w:rPr>
                <m:t>→</m:t>
              </m:r>
              <m:r>
                <w:rPr>
                  <w:rFonts w:ascii="Cambria Math" w:hAnsi="Cambria Math"/>
                  <w:color w:val="000000" w:themeColor="text1"/>
                </w:rPr>
                <m:t>I</m:t>
              </m:r>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r>
                    <w:rPr>
                      <w:rFonts w:ascii="Cambria Math" w:hAnsi="Cambria Math"/>
                    </w:rPr>
                    <m:t>,</m:t>
                  </m:r>
                  <m:sSub>
                    <m:sSubPr>
                      <m:ctrlPr>
                        <w:rPr>
                          <w:rFonts w:ascii="Cambria Math" w:hAnsi="Cambria Math"/>
                          <w:i/>
                        </w:rPr>
                      </m:ctrlPr>
                    </m:sSubPr>
                    <m:e>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m:t>
                          </m:r>
                        </m:sup>
                      </m:sSup>
                    </m:e>
                    <m:sub>
                      <m:r>
                        <w:rPr>
                          <w:rFonts w:ascii="Cambria Math" w:hAnsi="Cambria Math"/>
                          <w:lang w:eastAsia="zh-CN"/>
                        </w:rPr>
                        <m:t>i</m:t>
                      </m:r>
                      <m:r>
                        <w:rPr>
                          <w:rFonts w:ascii="Cambria Math" w:hAnsi="Cambria Math" w:hint="eastAsia"/>
                          <w:lang w:eastAsia="zh-CN"/>
                        </w:rPr>
                        <m:t>p</m:t>
                      </m:r>
                    </m:sub>
                  </m:sSub>
                  <m:r>
                    <w:rPr>
                      <w:rFonts w:ascii="Cambria Math" w:hAnsi="Cambria Math"/>
                    </w:rPr>
                    <m:t>,</m:t>
                  </m:r>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e>
              </m:d>
              <m:r>
                <w:rPr>
                  <w:rFonts w:ascii="Cambria Math" w:hAnsi="Cambria Math"/>
                  <w:lang w:eastAsia="zh-CN"/>
                </w:rPr>
                <m:t>#</m:t>
              </m:r>
              <m:d>
                <m:dPr>
                  <m:ctrlPr>
                    <w:rPr>
                      <w:rFonts w:ascii="Cambria Math" w:hAnsi="Cambria Math"/>
                      <w:lang w:eastAsia="zh-CN"/>
                    </w:rPr>
                  </m:ctrlPr>
                </m:dPr>
                <m:e>
                  <m:r>
                    <m:rPr>
                      <m:sty m:val="p"/>
                    </m:rPr>
                    <w:rPr>
                      <w:rFonts w:ascii="Cambria Math"/>
                      <w:lang w:eastAsia="zh-CN"/>
                    </w:rPr>
                    <m:t>1</m:t>
                  </m:r>
                </m:e>
              </m:d>
              <m:ctrlPr>
                <w:rPr>
                  <w:rFonts w:ascii="Cambria Math" w:hAnsi="Cambria Math"/>
                  <w:i/>
                  <w:lang w:eastAsia="zh-CN"/>
                </w:rPr>
              </m:ctrlPr>
            </m:e>
          </m:eqArr>
        </m:oMath>
      </m:oMathPara>
    </w:p>
    <w:p w14:paraId="1C656D8B" w14:textId="77777777" w:rsidR="005B6087" w:rsidRDefault="00000000">
      <w:pPr>
        <w:widowControl w:val="0"/>
        <w:spacing w:line="252" w:lineRule="auto"/>
        <w:ind w:firstLine="270"/>
        <w:rPr>
          <w:lang w:eastAsia="zh-CN"/>
        </w:rPr>
      </w:pPr>
      <w:bookmarkStart w:id="333" w:name="_Hlk114593896"/>
      <w:r>
        <w:rPr>
          <w:lang w:eastAsia="zh-CN"/>
        </w:rPr>
        <w:t>where</w:t>
      </w:r>
      <w:r>
        <w:rPr>
          <w:i/>
          <w:lang w:eastAsia="zh-CN"/>
        </w:rPr>
        <w:t xml:space="preserve"> I is the image, A</w:t>
      </w:r>
      <w:r>
        <w:rPr>
          <w:i/>
          <w:vertAlign w:val="subscript"/>
          <w:lang w:eastAsia="zh-CN"/>
        </w:rPr>
        <w:t>i</w:t>
      </w:r>
      <w:r>
        <w:rPr>
          <w:lang w:eastAsia="zh-CN"/>
        </w:rPr>
        <w:t xml:space="preserve"> is the set of low-dimensional full-dimensional information about the </w:t>
      </w:r>
      <w:proofErr w:type="spellStart"/>
      <w:r>
        <w:rPr>
          <w:i/>
          <w:iCs/>
          <w:lang w:eastAsia="zh-CN"/>
        </w:rPr>
        <w:t>i</w:t>
      </w:r>
      <w:r>
        <w:rPr>
          <w:i/>
          <w:iCs/>
          <w:vertAlign w:val="subscript"/>
          <w:lang w:eastAsia="zh-CN"/>
        </w:rPr>
        <w:t>th</w:t>
      </w:r>
      <w:proofErr w:type="spellEnd"/>
      <w:r>
        <w:rPr>
          <w:lang w:eastAsia="zh-CN"/>
        </w:rPr>
        <w:t xml:space="preserve"> </w:t>
      </w:r>
      <w:del w:id="334" w:author="小杜" w:date="2023-09-07T11:46:00Z">
        <w:r>
          <w:rPr>
            <w:lang w:eastAsia="zh-CN"/>
          </w:rPr>
          <w:delText>people</w:delText>
        </w:r>
      </w:del>
      <w:ins w:id="335" w:author="小杜" w:date="2023-09-07T11:46:00Z">
        <w:r>
          <w:rPr>
            <w:rFonts w:hint="eastAsia"/>
            <w:lang w:eastAsia="zh-CN"/>
          </w:rPr>
          <w:t>person</w:t>
        </w:r>
      </w:ins>
      <w:r>
        <w:rPr>
          <w:lang w:eastAsia="zh-CN"/>
        </w:rPr>
        <w:t xml:space="preserve">’s face perceived by the brain in the first stage,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is the set of high-dimensional abstract semantic features of </w:t>
      </w:r>
      <w:proofErr w:type="spellStart"/>
      <w:r>
        <w:rPr>
          <w:i/>
          <w:iCs/>
          <w:lang w:eastAsia="zh-CN"/>
        </w:rPr>
        <w:t>i</w:t>
      </w:r>
      <w:r>
        <w:rPr>
          <w:i/>
          <w:iCs/>
          <w:vertAlign w:val="subscript"/>
          <w:lang w:eastAsia="zh-CN"/>
        </w:rPr>
        <w:t>th</w:t>
      </w:r>
      <w:proofErr w:type="spellEnd"/>
      <w:r>
        <w:rPr>
          <w:lang w:eastAsia="zh-CN"/>
        </w:rPr>
        <w:t xml:space="preserve"> </w:t>
      </w:r>
      <w:del w:id="336" w:author="小杜" w:date="2023-09-07T11:46:00Z">
        <w:r>
          <w:rPr>
            <w:lang w:eastAsia="zh-CN"/>
          </w:rPr>
          <w:delText>people</w:delText>
        </w:r>
      </w:del>
      <w:ins w:id="337" w:author="小杜" w:date="2023-09-07T11:46:00Z">
        <w:r>
          <w:rPr>
            <w:rFonts w:hint="eastAsia"/>
            <w:lang w:eastAsia="zh-CN"/>
          </w:rPr>
          <w:t>person</w:t>
        </w:r>
      </w:ins>
      <w:r>
        <w:rPr>
          <w:lang w:eastAsia="zh-CN"/>
        </w:rPr>
        <w:t>’s face formed by the brain in the mind based on</w:t>
      </w:r>
      <m:oMath>
        <m:sSub>
          <m:sSubPr>
            <m:ctrlPr>
              <w:rPr>
                <w:rFonts w:ascii="Cambria Math" w:hAnsi="Cambria Math"/>
                <w:i/>
              </w:rPr>
            </m:ctrlPr>
          </m:sSubPr>
          <m:e>
            <m:r>
              <w:rPr>
                <w:rFonts w:ascii="Cambria Math" w:hAnsi="Cambria Math"/>
                <w:lang w:eastAsia="zh-CN"/>
              </w:rPr>
              <m:t xml:space="preserve"> A</m:t>
            </m:r>
          </m:e>
          <m:sub>
            <m:r>
              <w:rPr>
                <w:rFonts w:ascii="Cambria Math" w:hAnsi="Cambria Math"/>
                <w:lang w:eastAsia="zh-CN"/>
              </w:rPr>
              <m:t>i</m:t>
            </m:r>
          </m:sub>
        </m:sSub>
      </m:oMath>
      <w:r>
        <w:rPr>
          <w:lang w:eastAsia="zh-CN"/>
        </w:rPr>
        <w:t xml:space="preserve">,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Pr>
          <w:lang w:eastAsia="zh-CN"/>
        </w:rPr>
        <w:t>is the encrypted data</w:t>
      </w:r>
      <w:del w:id="338" w:author="小杜" w:date="2023-09-07T11:54:00Z">
        <w:r>
          <w:rPr>
            <w:lang w:eastAsia="zh-CN"/>
          </w:rPr>
          <w:delText xml:space="preserve"> </w:delText>
        </w:r>
      </w:del>
      <w:r>
        <w:rPr>
          <w:lang w:eastAsia="zh-CN"/>
        </w:rPr>
        <w:t xml:space="preserve">set of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Pr>
          <w:lang w:eastAsia="zh-CN"/>
        </w:rPr>
        <w:t xml:space="preserve">, </w:t>
      </w:r>
      <m:oMath>
        <m:sSub>
          <m:sSubPr>
            <m:ctrlPr>
              <w:rPr>
                <w:rFonts w:ascii="Cambria Math" w:hAnsi="Cambria Math"/>
                <w:i/>
              </w:rPr>
            </m:ctrlPr>
          </m:sSubPr>
          <m:e>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m:t>
                </m:r>
              </m:sup>
            </m:sSup>
          </m:e>
          <m:sub>
            <m:r>
              <w:rPr>
                <w:rFonts w:ascii="Cambria Math" w:hAnsi="Cambria Math"/>
                <w:lang w:eastAsia="zh-CN"/>
              </w:rPr>
              <m:t>i</m:t>
            </m:r>
            <m:r>
              <w:rPr>
                <w:rFonts w:ascii="Cambria Math" w:hAnsi="Cambria Math" w:hint="eastAsia"/>
                <w:lang w:eastAsia="zh-CN"/>
              </w:rPr>
              <m:t>p</m:t>
            </m:r>
          </m:sub>
        </m:sSub>
        <m:r>
          <w:rPr>
            <w:rFonts w:ascii="Cambria Math" w:hAnsi="Cambria Math"/>
          </w:rPr>
          <m:t xml:space="preserve"> </m:t>
        </m:r>
      </m:oMath>
      <w:r>
        <w:rPr>
          <w:lang w:eastAsia="zh-CN"/>
        </w:rPr>
        <w:t>is the decryption set partially from</w:t>
      </w:r>
      <m:oMath>
        <m:r>
          <w:rPr>
            <w:rFonts w:ascii="Cambria Math" w:hAnsi="Cambria Math"/>
            <w:lang w:eastAsia="zh-CN"/>
          </w:rPr>
          <m:t xml:space="preserve"> </m:t>
        </m:r>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Pr>
          <w:rFonts w:hint="eastAsia"/>
          <w:lang w:eastAsia="zh-CN"/>
        </w:rPr>
        <w:t xml:space="preserve"> </w:t>
      </w:r>
      <w:r>
        <w:rPr>
          <w:lang w:eastAsia="zh-CN"/>
        </w:rPr>
        <w:t xml:space="preserve">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Pr>
          <w:lang w:eastAsia="zh-CN"/>
        </w:rPr>
        <w:t xml:space="preserve"> is the set of low-dimensional full-dimensional information about the face perceived by the brain </w:t>
      </w:r>
      <w:bookmarkStart w:id="339" w:name="OLE_LINK6"/>
      <w:r>
        <w:rPr>
          <w:lang w:eastAsia="zh-CN"/>
        </w:rPr>
        <w:t>in the second stage</w:t>
      </w:r>
      <w:bookmarkEnd w:id="339"/>
      <w:r>
        <w:rPr>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is the set of high-dimensional abstract semantic features formed by the brain in the mind based on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Pr>
          <w:lang w:eastAsia="zh-CN"/>
        </w:rPr>
        <w:t xml:space="preserve"> . The algorithm for solving the above expression is as follows.</w:t>
      </w:r>
    </w:p>
    <w:tbl>
      <w:tblPr>
        <w:tblW w:w="5000" w:type="pct"/>
        <w:tblCellSpacing w:w="11" w:type="dxa"/>
        <w:tblCellMar>
          <w:left w:w="0" w:type="dxa"/>
          <w:right w:w="0" w:type="dxa"/>
        </w:tblCellMar>
        <w:tblLook w:val="04A0" w:firstRow="1" w:lastRow="0" w:firstColumn="1" w:lastColumn="0" w:noHBand="0" w:noVBand="1"/>
      </w:tblPr>
      <w:tblGrid>
        <w:gridCol w:w="5040"/>
      </w:tblGrid>
      <w:tr w:rsidR="005B6087" w14:paraId="7069036B" w14:textId="77777777">
        <w:trPr>
          <w:trHeight w:val="211"/>
          <w:tblCellSpacing w:w="11" w:type="dxa"/>
        </w:trPr>
        <w:tc>
          <w:tcPr>
            <w:tcW w:w="4954" w:type="pct"/>
            <w:tcBorders>
              <w:top w:val="single" w:sz="4" w:space="0" w:color="auto"/>
              <w:left w:val="nil"/>
              <w:right w:val="nil"/>
            </w:tcBorders>
            <w:shd w:val="clear" w:color="auto" w:fill="auto"/>
            <w:tcMar>
              <w:top w:w="15" w:type="dxa"/>
              <w:left w:w="108" w:type="dxa"/>
              <w:bottom w:w="0" w:type="dxa"/>
              <w:right w:w="108" w:type="dxa"/>
            </w:tcMar>
            <w:vAlign w:val="center"/>
          </w:tcPr>
          <w:bookmarkEnd w:id="333"/>
          <w:p w14:paraId="7A282038" w14:textId="72D52F9D" w:rsidR="005B6087" w:rsidRDefault="00000000">
            <w:pPr>
              <w:widowControl w:val="0"/>
              <w:spacing w:line="252" w:lineRule="auto"/>
              <w:ind w:firstLine="270"/>
              <w:rPr>
                <w:lang w:eastAsia="zh-CN"/>
              </w:rPr>
            </w:pPr>
            <w:r>
              <w:rPr>
                <w:b/>
                <w:bCs/>
                <w:lang w:eastAsia="zh-CN"/>
              </w:rPr>
              <w:t xml:space="preserve">Algorithm: </w:t>
            </w:r>
            <w:del w:id="340" w:author="Crystal Jing" w:date="2023-09-08T16:09:00Z">
              <w:r w:rsidDel="00C20557">
                <w:rPr>
                  <w:b/>
                  <w:bCs/>
                  <w:lang w:eastAsia="zh-CN"/>
                </w:rPr>
                <w:delText xml:space="preserve">encryption </w:delText>
              </w:r>
            </w:del>
            <w:ins w:id="341" w:author="Crystal Jing" w:date="2023-09-08T16:09:00Z">
              <w:r w:rsidR="00C20557">
                <w:rPr>
                  <w:b/>
                  <w:bCs/>
                  <w:lang w:eastAsia="zh-CN"/>
                </w:rPr>
                <w:t>Encryption</w:t>
              </w:r>
              <w:r w:rsidR="00C20557">
                <w:rPr>
                  <w:b/>
                  <w:bCs/>
                  <w:lang w:eastAsia="zh-CN"/>
                </w:rPr>
                <w:t xml:space="preserve"> </w:t>
              </w:r>
            </w:ins>
            <w:r>
              <w:rPr>
                <w:b/>
                <w:bCs/>
                <w:lang w:eastAsia="zh-CN"/>
              </w:rPr>
              <w:t>and decryption</w:t>
            </w:r>
          </w:p>
        </w:tc>
      </w:tr>
      <w:tr w:rsidR="005B6087" w14:paraId="28BD9145" w14:textId="77777777">
        <w:trPr>
          <w:trHeight w:val="1231"/>
          <w:tblCellSpacing w:w="11" w:type="dxa"/>
        </w:trPr>
        <w:tc>
          <w:tcPr>
            <w:tcW w:w="4954"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vAlign w:val="center"/>
          </w:tcPr>
          <w:p w14:paraId="07B5227A" w14:textId="77777777" w:rsidR="005B6087" w:rsidRDefault="00000000">
            <w:pPr>
              <w:widowControl w:val="0"/>
              <w:spacing w:line="252" w:lineRule="auto"/>
              <w:ind w:firstLine="270"/>
              <w:rPr>
                <w:lang w:eastAsia="zh-CN"/>
              </w:rPr>
            </w:pPr>
            <w:r>
              <w:rPr>
                <w:lang w:eastAsia="zh-CN"/>
              </w:rPr>
              <w:t>Input:</w:t>
            </w:r>
            <w:r>
              <w:rPr>
                <w:i/>
                <w:lang w:eastAsia="zh-CN"/>
              </w:rPr>
              <w:t xml:space="preserve">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Pr>
                <w:i/>
                <w:lang w:eastAsia="zh-CN"/>
              </w:rPr>
              <w:t>, B</w:t>
            </w:r>
            <w:proofErr w:type="spellStart"/>
            <w:r>
              <w:rPr>
                <w:i/>
                <w:vertAlign w:val="subscript"/>
                <w:lang w:eastAsia="zh-CN"/>
              </w:rPr>
              <w:t>i</w:t>
            </w:r>
            <w:proofErr w:type="spellEnd"/>
            <w:r>
              <w:rPr>
                <w:i/>
                <w:lang w:eastAsia="zh-CN"/>
              </w:rPr>
              <w:t xml:space="preserve">, </w:t>
            </w:r>
            <w:proofErr w:type="spellStart"/>
            <w:r>
              <w:rPr>
                <w:i/>
                <w:lang w:eastAsia="zh-CN"/>
              </w:rPr>
              <w:t>A'</w:t>
            </w:r>
            <w:r>
              <w:rPr>
                <w:i/>
                <w:vertAlign w:val="subscript"/>
                <w:lang w:eastAsia="zh-CN"/>
              </w:rPr>
              <w:t>i</w:t>
            </w:r>
            <w:proofErr w:type="spellEnd"/>
            <w:r>
              <w:rPr>
                <w:i/>
                <w:lang w:eastAsia="zh-CN"/>
              </w:rPr>
              <w:t xml:space="preserve">, </w:t>
            </w:r>
          </w:p>
          <w:p w14:paraId="4AF84683" w14:textId="77777777" w:rsidR="005B6087" w:rsidRDefault="00000000">
            <w:pPr>
              <w:widowControl w:val="0"/>
              <w:spacing w:line="252" w:lineRule="auto"/>
              <w:ind w:firstLine="270"/>
              <w:rPr>
                <w:lang w:eastAsia="zh-CN"/>
              </w:rPr>
            </w:pPr>
            <w:r>
              <w:rPr>
                <w:lang w:eastAsia="zh-CN"/>
              </w:rPr>
              <w:t xml:space="preserve">Output: </w:t>
            </w:r>
            <w:proofErr w:type="spellStart"/>
            <w:r>
              <w:rPr>
                <w:i/>
                <w:lang w:eastAsia="zh-CN"/>
              </w:rPr>
              <w:t>A'</w:t>
            </w:r>
            <w:r>
              <w:rPr>
                <w:i/>
                <w:vertAlign w:val="subscript"/>
                <w:lang w:eastAsia="zh-CN"/>
              </w:rPr>
              <w:t>ip</w:t>
            </w:r>
            <w:proofErr w:type="spellEnd"/>
          </w:p>
          <w:p w14:paraId="31B5DF2A" w14:textId="77777777" w:rsidR="005B6087" w:rsidRDefault="00000000">
            <w:pPr>
              <w:widowControl w:val="0"/>
              <w:spacing w:line="252" w:lineRule="auto"/>
              <w:ind w:firstLine="270"/>
              <w:rPr>
                <w:lang w:eastAsia="zh-CN"/>
              </w:rPr>
            </w:pPr>
            <w:r>
              <w:rPr>
                <w:lang w:eastAsia="zh-CN"/>
              </w:rPr>
              <w:t xml:space="preserve">For </w:t>
            </w:r>
            <w:r>
              <w:rPr>
                <w:i/>
                <w:lang w:eastAsia="zh-CN"/>
              </w:rPr>
              <w:t>A</w:t>
            </w:r>
            <w:r>
              <w:rPr>
                <w:i/>
                <w:vertAlign w:val="subscript"/>
                <w:lang w:eastAsia="zh-CN"/>
              </w:rPr>
              <w:t>i</w:t>
            </w:r>
            <w:r>
              <w:rPr>
                <w:lang w:eastAsia="zh-CN"/>
              </w:rPr>
              <w:t xml:space="preserve"> in Brain Do encryption Key matching </w:t>
            </w:r>
          </w:p>
          <w:p w14:paraId="293F245A" w14:textId="77777777" w:rsidR="005B6087" w:rsidRDefault="00000000">
            <w:pPr>
              <w:widowControl w:val="0"/>
              <w:spacing w:line="252" w:lineRule="auto"/>
              <w:ind w:leftChars="200" w:left="400"/>
              <w:rPr>
                <w:lang w:eastAsia="zh-CN"/>
              </w:rPr>
            </w:pPr>
            <w:r>
              <w:rPr>
                <w:lang w:eastAsia="zh-CN"/>
              </w:rPr>
              <w:t xml:space="preserve">Using </w:t>
            </w:r>
            <w:bookmarkStart w:id="342" w:name="OLE_LINK5"/>
            <w:r>
              <w:rPr>
                <w:lang w:eastAsia="zh-CN"/>
              </w:rPr>
              <w:t xml:space="preserve">cerebral </w:t>
            </w:r>
            <w:bookmarkEnd w:id="342"/>
            <w:r>
              <w:rPr>
                <w:lang w:eastAsia="zh-CN"/>
              </w:rPr>
              <w:t>neural network for high dimensional semantic abstraction</w:t>
            </w:r>
          </w:p>
          <w:p w14:paraId="76625F38" w14:textId="77777777" w:rsidR="005B6087" w:rsidRDefault="00000000">
            <w:pPr>
              <w:widowControl w:val="0"/>
              <w:spacing w:line="252" w:lineRule="auto"/>
              <w:ind w:firstLineChars="200" w:firstLine="400"/>
              <w:rPr>
                <w:lang w:eastAsia="zh-CN"/>
              </w:rPr>
            </w:pPr>
            <w:r>
              <w:rPr>
                <w:rFonts w:hint="eastAsia"/>
                <w:i/>
                <w:lang w:eastAsia="zh-CN"/>
              </w:rPr>
              <w:t>f</w:t>
            </w:r>
            <w:r>
              <w:rPr>
                <w:i/>
                <w:vertAlign w:val="subscript"/>
                <w:lang w:eastAsia="zh-CN"/>
              </w:rPr>
              <w:t>1</w:t>
            </w:r>
            <w:r>
              <w:rPr>
                <w:i/>
                <w:lang w:eastAsia="zh-CN"/>
              </w:rPr>
              <w:t>(A</w:t>
            </w:r>
            <w:r>
              <w:rPr>
                <w:i/>
                <w:vertAlign w:val="subscript"/>
                <w:lang w:eastAsia="zh-CN"/>
              </w:rPr>
              <w:t>i</w:t>
            </w:r>
            <w:r>
              <w:rPr>
                <w:i/>
                <w:lang w:eastAsia="zh-CN"/>
              </w:rPr>
              <w:t>) →</w:t>
            </w:r>
            <w:proofErr w:type="spellStart"/>
            <w:r>
              <w:rPr>
                <w:i/>
                <w:lang w:eastAsia="zh-CN"/>
              </w:rPr>
              <w:t>A</w:t>
            </w:r>
            <w:r>
              <w:rPr>
                <w:i/>
                <w:vertAlign w:val="subscript"/>
                <w:lang w:eastAsia="zh-CN"/>
              </w:rPr>
              <w:t>iP</w:t>
            </w:r>
            <w:proofErr w:type="spellEnd"/>
            <w:r>
              <w:rPr>
                <w:i/>
                <w:vertAlign w:val="subscript"/>
                <w:lang w:eastAsia="zh-CN"/>
              </w:rPr>
              <w:t xml:space="preserve">, </w:t>
            </w:r>
            <w:r>
              <w:rPr>
                <w:lang w:eastAsia="zh-CN"/>
              </w:rPr>
              <w:t>where</w:t>
            </w:r>
            <w:r>
              <w:rPr>
                <w:i/>
                <w:vertAlign w:val="subscript"/>
                <w:lang w:eastAsia="zh-CN"/>
              </w:rPr>
              <w:t xml:space="preserve"> </w:t>
            </w:r>
            <w:proofErr w:type="spellStart"/>
            <w:r>
              <w:rPr>
                <w:i/>
                <w:lang w:eastAsia="zh-CN"/>
              </w:rPr>
              <w:t>A</w:t>
            </w:r>
            <w:r>
              <w:rPr>
                <w:i/>
                <w:vertAlign w:val="subscript"/>
                <w:lang w:eastAsia="zh-CN"/>
              </w:rPr>
              <w:t>iP</w:t>
            </w:r>
            <w:proofErr w:type="spellEnd"/>
            <w:r>
              <w:rPr>
                <w:rFonts w:ascii="Cambria Math" w:hAnsi="Cambria Math" w:cs="Cambria Math"/>
                <w:i/>
                <w:sz w:val="21"/>
                <w:szCs w:val="21"/>
                <w:shd w:val="clear" w:color="auto" w:fill="FFFFFF"/>
              </w:rPr>
              <w:t xml:space="preserve"> </w:t>
            </w:r>
            <w:r>
              <w:rPr>
                <w:rFonts w:ascii="Cambria Math" w:hAnsi="Cambria Math" w:cs="Cambria Math"/>
                <w:sz w:val="21"/>
                <w:szCs w:val="21"/>
                <w:shd w:val="clear" w:color="auto" w:fill="FFFFFF"/>
              </w:rPr>
              <w:t>⊊</w:t>
            </w:r>
            <w:r>
              <w:rPr>
                <w:rFonts w:ascii="Cambria Math" w:hAnsi="Cambria Math" w:cs="Cambria Math"/>
                <w:i/>
                <w:sz w:val="21"/>
                <w:szCs w:val="21"/>
                <w:shd w:val="clear" w:color="auto" w:fill="FFFFFF"/>
              </w:rPr>
              <w:t>A</w:t>
            </w:r>
            <w:r>
              <w:rPr>
                <w:rFonts w:ascii="Cambria Math" w:hAnsi="Cambria Math" w:cs="Cambria Math"/>
                <w:i/>
                <w:sz w:val="21"/>
                <w:szCs w:val="21"/>
                <w:shd w:val="clear" w:color="auto" w:fill="FFFFFF"/>
                <w:vertAlign w:val="subscript"/>
              </w:rPr>
              <w:t xml:space="preserve">i, </w:t>
            </w:r>
            <w:proofErr w:type="spellStart"/>
            <w:r>
              <w:rPr>
                <w:i/>
                <w:lang w:eastAsia="zh-CN"/>
              </w:rPr>
              <w:t>i</w:t>
            </w:r>
            <w:proofErr w:type="spellEnd"/>
            <w:r>
              <w:rPr>
                <w:lang w:eastAsia="zh-CN"/>
              </w:rPr>
              <w:t>=</w:t>
            </w:r>
            <w:r>
              <w:rPr>
                <w:i/>
                <w:lang w:eastAsia="zh-CN"/>
              </w:rPr>
              <w:t>1, 2,</w:t>
            </w:r>
            <w:r>
              <w:rPr>
                <w:lang w:eastAsia="zh-CN"/>
              </w:rPr>
              <w:t xml:space="preserve"> ……</w:t>
            </w:r>
          </w:p>
          <w:p w14:paraId="36EBCEF8" w14:textId="77777777" w:rsidR="005B6087" w:rsidRDefault="00000000">
            <w:pPr>
              <w:widowControl w:val="0"/>
              <w:spacing w:line="252" w:lineRule="auto"/>
              <w:ind w:firstLine="270"/>
              <w:rPr>
                <w:lang w:eastAsia="zh-CN"/>
              </w:rPr>
            </w:pPr>
            <w:r>
              <w:rPr>
                <w:lang w:eastAsia="zh-CN"/>
              </w:rPr>
              <w:t>For</w:t>
            </w:r>
            <w:r>
              <w:rPr>
                <w:i/>
                <w:lang w:eastAsia="zh-CN"/>
              </w:rPr>
              <w:t xml:space="preserve"> B</w:t>
            </w:r>
            <w:r>
              <w:rPr>
                <w:i/>
                <w:vertAlign w:val="subscript"/>
                <w:lang w:eastAsia="zh-CN"/>
              </w:rPr>
              <w:t>i</w:t>
            </w:r>
            <w:r>
              <w:rPr>
                <w:lang w:eastAsia="zh-CN"/>
              </w:rPr>
              <w:t xml:space="preserve"> in Brain Do decryption</w:t>
            </w:r>
          </w:p>
          <w:p w14:paraId="0F6FE207" w14:textId="77777777" w:rsidR="005B6087" w:rsidRDefault="00000000">
            <w:pPr>
              <w:widowControl w:val="0"/>
              <w:spacing w:line="252" w:lineRule="auto"/>
              <w:ind w:leftChars="100" w:left="200"/>
              <w:rPr>
                <w:lang w:eastAsia="zh-CN"/>
              </w:rPr>
            </w:pPr>
            <w:r>
              <w:rPr>
                <w:rFonts w:hint="eastAsia"/>
                <w:lang w:eastAsia="zh-CN"/>
              </w:rPr>
              <w:t xml:space="preserve"> </w:t>
            </w:r>
            <w:r>
              <w:rPr>
                <w:lang w:eastAsia="zh-CN"/>
              </w:rPr>
              <w:t xml:space="preserve">  </w:t>
            </w:r>
            <w:r>
              <w:rPr>
                <w:rFonts w:hint="eastAsia"/>
                <w:i/>
                <w:lang w:eastAsia="zh-CN"/>
              </w:rPr>
              <w:t>f</w:t>
            </w:r>
            <w:r>
              <w:rPr>
                <w:i/>
                <w:vertAlign w:val="subscript"/>
                <w:lang w:eastAsia="zh-CN"/>
              </w:rPr>
              <w:t>1</w:t>
            </w:r>
            <w:r>
              <w:rPr>
                <w:i/>
                <w:lang w:eastAsia="zh-CN"/>
              </w:rPr>
              <w:t>(</w:t>
            </w:r>
            <w:proofErr w:type="spellStart"/>
            <w:r>
              <w:rPr>
                <w:i/>
                <w:lang w:eastAsia="zh-CN"/>
              </w:rPr>
              <w:t>A'</w:t>
            </w:r>
            <w:r>
              <w:rPr>
                <w:i/>
                <w:vertAlign w:val="subscript"/>
                <w:lang w:eastAsia="zh-CN"/>
              </w:rPr>
              <w:t>i</w:t>
            </w:r>
            <w:proofErr w:type="spellEnd"/>
            <w:r>
              <w:rPr>
                <w:i/>
                <w:lang w:eastAsia="zh-CN"/>
              </w:rPr>
              <w:t>) →</w:t>
            </w:r>
            <w:proofErr w:type="spellStart"/>
            <w:r>
              <w:rPr>
                <w:i/>
                <w:lang w:eastAsia="zh-CN"/>
              </w:rPr>
              <w:t>B'</w:t>
            </w:r>
            <w:r>
              <w:rPr>
                <w:i/>
                <w:vertAlign w:val="subscript"/>
                <w:lang w:eastAsia="zh-CN"/>
              </w:rPr>
              <w:t>i</w:t>
            </w:r>
            <w:proofErr w:type="spellEnd"/>
          </w:p>
          <w:p w14:paraId="523EE987" w14:textId="77777777" w:rsidR="005B6087" w:rsidRDefault="00000000">
            <w:pPr>
              <w:widowControl w:val="0"/>
              <w:spacing w:line="252" w:lineRule="auto"/>
              <w:ind w:leftChars="100" w:left="200"/>
              <w:rPr>
                <w:lang w:eastAsia="zh-CN"/>
              </w:rPr>
            </w:pPr>
            <w:r>
              <w:rPr>
                <w:lang w:eastAsia="zh-CN"/>
              </w:rPr>
              <w:t>Find matching key</w:t>
            </w:r>
            <w:r>
              <w:rPr>
                <w:i/>
                <w:lang w:eastAsia="zh-CN"/>
              </w:rPr>
              <w:t xml:space="preserve"> </w:t>
            </w:r>
            <w:proofErr w:type="spellStart"/>
            <w:r>
              <w:rPr>
                <w:i/>
                <w:lang w:eastAsia="zh-CN"/>
              </w:rPr>
              <w:t>B'</w:t>
            </w:r>
            <w:r>
              <w:rPr>
                <w:i/>
                <w:vertAlign w:val="subscript"/>
                <w:lang w:eastAsia="zh-CN"/>
              </w:rPr>
              <w:t>i</w:t>
            </w:r>
            <w:proofErr w:type="spellEnd"/>
            <w:r>
              <w:rPr>
                <w:rFonts w:hint="eastAsia"/>
                <w:lang w:eastAsia="zh-CN"/>
              </w:rPr>
              <w:t xml:space="preserve"> </w:t>
            </w:r>
            <w:r>
              <w:rPr>
                <w:lang w:eastAsia="zh-CN"/>
              </w:rPr>
              <w:t xml:space="preserve">to </w:t>
            </w:r>
            <w:r>
              <w:rPr>
                <w:i/>
                <w:lang w:eastAsia="zh-CN"/>
              </w:rPr>
              <w:t>B</w:t>
            </w:r>
            <w:r>
              <w:rPr>
                <w:i/>
                <w:vertAlign w:val="subscript"/>
                <w:lang w:eastAsia="zh-CN"/>
              </w:rPr>
              <w:t>i</w:t>
            </w:r>
            <w:r>
              <w:rPr>
                <w:rFonts w:hint="eastAsia"/>
                <w:lang w:eastAsia="zh-CN"/>
              </w:rPr>
              <w:t>，</w:t>
            </w:r>
            <w:r>
              <w:rPr>
                <w:lang w:eastAsia="zh-CN"/>
              </w:rPr>
              <w:t xml:space="preserve"> </w:t>
            </w:r>
            <w:r>
              <w:rPr>
                <w:rFonts w:hint="eastAsia"/>
                <w:lang w:eastAsia="zh-CN"/>
              </w:rPr>
              <w:t>w</w:t>
            </w:r>
            <w:r>
              <w:rPr>
                <w:lang w:eastAsia="zh-CN"/>
              </w:rPr>
              <w:t>here is</w:t>
            </w:r>
            <w:r>
              <w:rPr>
                <w:rFonts w:hint="eastAsia"/>
                <w:lang w:eastAsia="zh-CN"/>
              </w:rPr>
              <w:t xml:space="preserve"> the maximum face similarity </w:t>
            </w:r>
          </w:p>
          <w:p w14:paraId="5291C8B8" w14:textId="77777777" w:rsidR="005B6087" w:rsidRDefault="00000000">
            <w:pPr>
              <w:widowControl w:val="0"/>
              <w:spacing w:line="252" w:lineRule="auto"/>
              <w:ind w:firstLine="270"/>
              <w:rPr>
                <w:lang w:eastAsia="zh-CN"/>
              </w:rPr>
            </w:pPr>
            <w:r>
              <w:rPr>
                <w:rFonts w:hint="eastAsia"/>
                <w:i/>
                <w:lang w:eastAsia="zh-CN"/>
              </w:rPr>
              <w:t>P</w:t>
            </w:r>
            <w:r>
              <w:rPr>
                <w:rFonts w:hint="eastAsia"/>
                <w:lang w:eastAsia="zh-CN"/>
              </w:rPr>
              <w:t>(</w:t>
            </w:r>
            <w:proofErr w:type="spellStart"/>
            <w:r>
              <w:rPr>
                <w:i/>
                <w:lang w:eastAsia="zh-CN"/>
              </w:rPr>
              <w:t>A'</w:t>
            </w:r>
            <w:r>
              <w:rPr>
                <w:i/>
                <w:vertAlign w:val="subscript"/>
                <w:lang w:eastAsia="zh-CN"/>
              </w:rPr>
              <w:t>ip</w:t>
            </w:r>
            <w:proofErr w:type="spellEnd"/>
            <w:r>
              <w:rPr>
                <w:i/>
                <w:lang w:eastAsia="zh-CN"/>
              </w:rPr>
              <w:t xml:space="preserve"> |</w:t>
            </w:r>
            <w:r>
              <w:rPr>
                <w:rFonts w:hint="eastAsia"/>
                <w:i/>
                <w:lang w:eastAsia="zh-CN"/>
              </w:rPr>
              <w:t xml:space="preserve"> </w:t>
            </w:r>
            <w:proofErr w:type="spellStart"/>
            <w:r>
              <w:rPr>
                <w:rFonts w:hint="eastAsia"/>
                <w:i/>
                <w:lang w:eastAsia="zh-CN"/>
              </w:rPr>
              <w:t>A</w:t>
            </w:r>
            <w:r>
              <w:rPr>
                <w:i/>
                <w:vertAlign w:val="subscript"/>
                <w:lang w:eastAsia="zh-CN"/>
              </w:rPr>
              <w:t>ip</w:t>
            </w:r>
            <w:proofErr w:type="spellEnd"/>
            <w:r>
              <w:rPr>
                <w:rFonts w:hint="eastAsia"/>
                <w:lang w:eastAsia="zh-CN"/>
              </w:rPr>
              <w:t>)=</w:t>
            </w:r>
            <w:r>
              <w:rPr>
                <w:i/>
                <w:lang w:eastAsia="zh-CN"/>
              </w:rPr>
              <w:t xml:space="preserve"> f</w:t>
            </w:r>
            <w:r>
              <w:rPr>
                <w:i/>
                <w:vertAlign w:val="subscript"/>
                <w:lang w:eastAsia="zh-CN"/>
              </w:rPr>
              <w:t>2</w:t>
            </w:r>
            <w:r>
              <w:rPr>
                <w:lang w:eastAsia="zh-CN"/>
              </w:rPr>
              <w:t>(</w:t>
            </w:r>
            <w:proofErr w:type="spellStart"/>
            <w:r>
              <w:rPr>
                <w:i/>
                <w:lang w:eastAsia="zh-CN"/>
              </w:rPr>
              <w:t>B'</w:t>
            </w:r>
            <w:r>
              <w:rPr>
                <w:i/>
                <w:vertAlign w:val="subscript"/>
                <w:lang w:eastAsia="zh-CN"/>
              </w:rPr>
              <w:t>i</w:t>
            </w:r>
            <w:proofErr w:type="spellEnd"/>
            <w:r>
              <w:rPr>
                <w:i/>
                <w:lang w:eastAsia="zh-CN"/>
              </w:rPr>
              <w:t xml:space="preserve"> </w:t>
            </w:r>
            <w:r>
              <w:rPr>
                <w:rFonts w:hint="eastAsia"/>
                <w:lang w:eastAsia="zh-CN"/>
              </w:rPr>
              <w:t>∩</w:t>
            </w:r>
            <w:r>
              <w:rPr>
                <w:lang w:eastAsia="zh-CN"/>
              </w:rPr>
              <w:t xml:space="preserve"> </w:t>
            </w:r>
            <w:r>
              <w:rPr>
                <w:i/>
                <w:lang w:eastAsia="zh-CN"/>
              </w:rPr>
              <w:t>B</w:t>
            </w:r>
            <w:r>
              <w:rPr>
                <w:i/>
                <w:vertAlign w:val="subscript"/>
                <w:lang w:eastAsia="zh-CN"/>
              </w:rPr>
              <w:t>i</w:t>
            </w:r>
            <w:r>
              <w:rPr>
                <w:lang w:eastAsia="zh-CN"/>
              </w:rPr>
              <w:t>)</w:t>
            </w:r>
            <w:r>
              <w:rPr>
                <w:rFonts w:hint="eastAsia"/>
                <w:lang w:eastAsia="zh-CN"/>
              </w:rPr>
              <w:t>→</w:t>
            </w:r>
            <w:r>
              <w:rPr>
                <w:rFonts w:hint="eastAsia"/>
                <w:lang w:eastAsia="zh-CN"/>
              </w:rPr>
              <w:t>1</w:t>
            </w:r>
          </w:p>
          <w:p w14:paraId="3DCE0B2B" w14:textId="77777777" w:rsidR="005B6087" w:rsidRDefault="00000000">
            <w:pPr>
              <w:widowControl w:val="0"/>
              <w:spacing w:line="252" w:lineRule="auto"/>
              <w:ind w:firstLineChars="100" w:firstLine="200"/>
              <w:rPr>
                <w:lang w:eastAsia="zh-CN"/>
              </w:rPr>
            </w:pPr>
            <w:r>
              <w:rPr>
                <w:lang w:eastAsia="zh-CN"/>
              </w:rPr>
              <w:t>For</w:t>
            </w:r>
            <w:r>
              <w:rPr>
                <w:i/>
                <w:lang w:eastAsia="zh-CN"/>
              </w:rPr>
              <w:t xml:space="preserve"> </w:t>
            </w:r>
            <w:proofErr w:type="spellStart"/>
            <w:r>
              <w:rPr>
                <w:i/>
                <w:lang w:eastAsia="zh-CN"/>
              </w:rPr>
              <w:t>A</w:t>
            </w:r>
            <w:r>
              <w:rPr>
                <w:i/>
                <w:vertAlign w:val="subscript"/>
                <w:lang w:eastAsia="zh-CN"/>
              </w:rPr>
              <w:t>iP</w:t>
            </w:r>
            <w:proofErr w:type="spellEnd"/>
            <w:r>
              <w:rPr>
                <w:lang w:eastAsia="zh-CN"/>
              </w:rPr>
              <w:t xml:space="preserve"> in Brain Do encryption</w:t>
            </w:r>
          </w:p>
          <w:p w14:paraId="248F3FAC" w14:textId="77777777" w:rsidR="005B6087" w:rsidRDefault="00000000">
            <w:pPr>
              <w:widowControl w:val="0"/>
              <w:spacing w:line="252" w:lineRule="auto"/>
              <w:ind w:firstLineChars="200" w:firstLine="400"/>
              <w:rPr>
                <w:vertAlign w:val="subscript"/>
                <w:lang w:eastAsia="zh-CN"/>
              </w:rPr>
            </w:pPr>
            <w:r>
              <w:rPr>
                <w:i/>
                <w:lang w:eastAsia="zh-CN"/>
              </w:rPr>
              <w:t>f</w:t>
            </w:r>
            <w:r>
              <w:rPr>
                <w:i/>
                <w:vertAlign w:val="subscript"/>
                <w:lang w:eastAsia="zh-CN"/>
              </w:rPr>
              <w:t>3</w:t>
            </w:r>
            <w:r>
              <w:rPr>
                <w:lang w:eastAsia="zh-CN"/>
              </w:rPr>
              <w:t>(</w:t>
            </w:r>
            <w:proofErr w:type="spellStart"/>
            <w:r>
              <w:rPr>
                <w:i/>
                <w:lang w:eastAsia="zh-CN"/>
              </w:rPr>
              <w:t>A</w:t>
            </w:r>
            <w:r>
              <w:rPr>
                <w:i/>
                <w:vertAlign w:val="subscript"/>
                <w:lang w:eastAsia="zh-CN"/>
              </w:rPr>
              <w:t>iP</w:t>
            </w:r>
            <w:proofErr w:type="spellEnd"/>
            <w:r>
              <w:rPr>
                <w:i/>
                <w:lang w:eastAsia="zh-CN"/>
              </w:rPr>
              <w:t>, B</w:t>
            </w:r>
            <w:r>
              <w:rPr>
                <w:i/>
                <w:vertAlign w:val="subscript"/>
                <w:lang w:eastAsia="zh-CN"/>
              </w:rPr>
              <w:t>i</w:t>
            </w:r>
            <w:r>
              <w:rPr>
                <w:lang w:eastAsia="zh-CN"/>
              </w:rPr>
              <w:t>) →</w:t>
            </w:r>
            <w:proofErr w:type="spellStart"/>
            <w:r>
              <w:rPr>
                <w:i/>
                <w:lang w:eastAsia="zh-CN"/>
              </w:rPr>
              <w:t>A'</w:t>
            </w:r>
            <w:r>
              <w:rPr>
                <w:i/>
                <w:vertAlign w:val="subscript"/>
                <w:lang w:eastAsia="zh-CN"/>
              </w:rPr>
              <w:t>ip</w:t>
            </w:r>
            <w:proofErr w:type="spellEnd"/>
          </w:p>
          <w:p w14:paraId="268A752A" w14:textId="77777777" w:rsidR="005B6087" w:rsidRDefault="00000000">
            <w:pPr>
              <w:widowControl w:val="0"/>
              <w:spacing w:line="252" w:lineRule="auto"/>
              <w:ind w:firstLine="270"/>
              <w:rPr>
                <w:lang w:eastAsia="zh-CN"/>
              </w:rPr>
            </w:pPr>
            <w:r>
              <w:rPr>
                <w:rFonts w:hint="eastAsia"/>
                <w:lang w:eastAsia="zh-CN"/>
              </w:rPr>
              <w:t>return</w:t>
            </w:r>
            <w:r>
              <w:rPr>
                <w:lang w:eastAsia="zh-CN"/>
              </w:rPr>
              <w:t xml:space="preserve"> </w:t>
            </w:r>
            <w:proofErr w:type="spellStart"/>
            <w:r>
              <w:rPr>
                <w:i/>
                <w:lang w:eastAsia="zh-CN"/>
              </w:rPr>
              <w:t>A'</w:t>
            </w:r>
            <w:r>
              <w:rPr>
                <w:i/>
                <w:vertAlign w:val="subscript"/>
                <w:lang w:eastAsia="zh-CN"/>
              </w:rPr>
              <w:t>ip</w:t>
            </w:r>
            <w:proofErr w:type="spellEnd"/>
          </w:p>
        </w:tc>
      </w:tr>
    </w:tbl>
    <w:p w14:paraId="0B7AC2B6" w14:textId="4C9A30FD" w:rsidR="005B6087" w:rsidRDefault="00000000">
      <w:pPr>
        <w:ind w:firstLine="144"/>
        <w:jc w:val="both"/>
        <w:rPr>
          <w:lang w:eastAsia="zh-CN"/>
        </w:rPr>
      </w:pPr>
      <w:bookmarkStart w:id="343" w:name="_Hlk114593922"/>
      <w:r>
        <w:rPr>
          <w:lang w:eastAsia="zh-CN"/>
        </w:rPr>
        <w:t xml:space="preserve">This paper combines the above humanoid perceptual associative memory algorithm with </w:t>
      </w:r>
      <w:ins w:id="344" w:author="Crystal Jing" w:date="2023-09-08T16:12:00Z">
        <w:r w:rsidR="00954806" w:rsidRPr="00954806">
          <w:rPr>
            <w:lang w:eastAsia="zh-CN"/>
          </w:rPr>
          <w:t xml:space="preserve">surveillance video's face encryption and decryption requirements </w:t>
        </w:r>
      </w:ins>
      <w:del w:id="345" w:author="Crystal Jing" w:date="2023-09-08T16:12:00Z">
        <w:r w:rsidDel="00954806">
          <w:rPr>
            <w:lang w:eastAsia="zh-CN"/>
          </w:rPr>
          <w:delText xml:space="preserve">the face encryption and decryption requirements of surveillance video </w:delText>
        </w:r>
      </w:del>
      <w:r>
        <w:rPr>
          <w:lang w:eastAsia="zh-CN"/>
        </w:rPr>
        <w:t>to solve the following problems.</w:t>
      </w:r>
    </w:p>
    <w:p w14:paraId="7F8C6DE5" w14:textId="2C401395" w:rsidR="005B6087" w:rsidRDefault="00000000">
      <w:pPr>
        <w:ind w:firstLine="144"/>
        <w:jc w:val="both"/>
        <w:rPr>
          <w:lang w:eastAsia="zh-CN"/>
        </w:rPr>
      </w:pPr>
      <w:r>
        <w:rPr>
          <w:lang w:eastAsia="zh-CN"/>
        </w:rPr>
        <w:t xml:space="preserve">1) </w:t>
      </w:r>
      <w:del w:id="346" w:author="小杜" w:date="2023-09-07T11:57:00Z">
        <w:r>
          <w:rPr>
            <w:lang w:eastAsia="zh-CN"/>
          </w:rPr>
          <w:delText>To modeling</w:delText>
        </w:r>
      </w:del>
      <w:ins w:id="347" w:author="小杜" w:date="2023-09-07T11:57:00Z">
        <w:del w:id="348" w:author="Crystal Jing" w:date="2023-09-08T16:14:00Z">
          <w:r w:rsidDel="001D2D4B">
            <w:rPr>
              <w:rFonts w:hint="eastAsia"/>
              <w:lang w:eastAsia="zh-CN"/>
            </w:rPr>
            <w:delText>In order to</w:delText>
          </w:r>
        </w:del>
      </w:ins>
      <w:ins w:id="349" w:author="Crystal Jing" w:date="2023-09-08T16:14:00Z">
        <w:r w:rsidR="001D2D4B">
          <w:rPr>
            <w:lang w:eastAsia="zh-CN"/>
          </w:rPr>
          <w:t>To</w:t>
        </w:r>
      </w:ins>
      <w:ins w:id="350" w:author="小杜" w:date="2023-09-07T11:57:00Z">
        <w:r>
          <w:rPr>
            <w:rFonts w:hint="eastAsia"/>
            <w:lang w:eastAsia="zh-CN"/>
          </w:rPr>
          <w:t xml:space="preserve"> model</w:t>
        </w:r>
      </w:ins>
      <w:r>
        <w:rPr>
          <w:lang w:eastAsia="zh-CN"/>
        </w:rPr>
        <w:t xml:space="preserve"> the humanoid cognitive mechanism, the high-dimensional abstract memory and compressed perception process </w:t>
      </w:r>
      <w:r>
        <w:rPr>
          <w:rFonts w:hint="eastAsia"/>
          <w:i/>
          <w:color w:val="000000" w:themeColor="text1"/>
          <w:lang w:eastAsia="zh-CN"/>
        </w:rPr>
        <w:t>f</w:t>
      </w:r>
      <w:r>
        <w:rPr>
          <w:i/>
          <w:color w:val="000000" w:themeColor="text1"/>
          <w:vertAlign w:val="subscript"/>
          <w:lang w:eastAsia="zh-CN"/>
        </w:rPr>
        <w:t>1</w:t>
      </w:r>
      <w:r>
        <w:rPr>
          <w:lang w:eastAsia="zh-CN"/>
        </w:rPr>
        <w:t xml:space="preserve"> function need to be solved. </w:t>
      </w:r>
      <w:del w:id="351" w:author="小杜" w:date="2023-09-07T11:59:00Z">
        <w:r>
          <w:rPr>
            <w:lang w:eastAsia="zh-CN"/>
          </w:rPr>
          <w:delText>and</w:delText>
        </w:r>
      </w:del>
      <w:ins w:id="352" w:author="小杜" w:date="2023-09-07T11:59:00Z">
        <w:r>
          <w:rPr>
            <w:rFonts w:hint="eastAsia"/>
            <w:lang w:eastAsia="zh-CN"/>
          </w:rPr>
          <w:t>We</w:t>
        </w:r>
      </w:ins>
      <w:r>
        <w:rPr>
          <w:lang w:eastAsia="zh-CN"/>
        </w:rPr>
        <w:t xml:space="preserve"> propose an artificial intelligence algorithm for solving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Pr>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r>
          <w:rPr>
            <w:rFonts w:ascii="Cambria Math" w:hAnsi="Cambria Math"/>
          </w:rPr>
          <m:t xml:space="preserve"> </m:t>
        </m:r>
      </m:oMath>
      <w:r>
        <w:rPr>
          <w:lang w:eastAsia="zh-CN"/>
        </w:rPr>
        <w:t>to identify and locate faces in videos, extract high-dimensional semantic features while encrypting video faces with reduced resolution.</w:t>
      </w:r>
    </w:p>
    <w:p w14:paraId="4C28894E" w14:textId="519A240C" w:rsidR="00810183" w:rsidRDefault="00000000">
      <w:pPr>
        <w:ind w:firstLine="144"/>
        <w:jc w:val="both"/>
        <w:rPr>
          <w:ins w:id="353" w:author="Crystal Jing" w:date="2023-09-08T16:23:00Z"/>
          <w:lang w:eastAsia="zh-CN"/>
        </w:rPr>
      </w:pPr>
      <w:r>
        <w:rPr>
          <w:lang w:eastAsia="zh-CN"/>
        </w:rPr>
        <w:t xml:space="preserve">2) </w:t>
      </w:r>
      <w:ins w:id="354" w:author="Crystal Jing" w:date="2023-09-08T16:26:00Z">
        <w:r w:rsidR="00810183" w:rsidRPr="00810183">
          <w:rPr>
            <w:lang w:eastAsia="zh-CN"/>
          </w:rPr>
          <w:t xml:space="preserve">The algorithm models </w:t>
        </w:r>
        <w:r w:rsidR="00810183">
          <w:rPr>
            <w:lang w:eastAsia="zh-CN"/>
          </w:rPr>
          <w:t xml:space="preserve">the </w:t>
        </w:r>
        <w:r w:rsidR="00810183" w:rsidRPr="00810183">
          <w:rPr>
            <w:lang w:eastAsia="zh-CN"/>
          </w:rPr>
          <w:t xml:space="preserve">storage and matching of high-dimensional semantic features using human-like associative memory. Its associative matching function </w:t>
        </w:r>
      </w:ins>
      <w:ins w:id="355" w:author="Crystal Jing" w:date="2023-09-08T16:27:00Z">
        <w:r w:rsidR="00810183">
          <w:rPr>
            <w:i/>
            <w:color w:val="000000" w:themeColor="text1"/>
            <w:lang w:eastAsia="zh-CN"/>
          </w:rPr>
          <w:t>f</w:t>
        </w:r>
        <w:r w:rsidR="00810183">
          <w:rPr>
            <w:i/>
            <w:color w:val="000000" w:themeColor="text1"/>
            <w:vertAlign w:val="subscript"/>
            <w:lang w:eastAsia="zh-CN"/>
          </w:rPr>
          <w:t>2</w:t>
        </w:r>
      </w:ins>
      <w:ins w:id="356" w:author="Crystal Jing" w:date="2023-09-08T16:26:00Z">
        <w:r w:rsidR="00810183" w:rsidRPr="00810183">
          <w:rPr>
            <w:lang w:eastAsia="zh-CN"/>
          </w:rPr>
          <w:t xml:space="preserve"> </w:t>
        </w:r>
      </w:ins>
      <w:ins w:id="357" w:author="Crystal Jing" w:date="2023-09-08T16:28:00Z">
        <w:r w:rsidR="00810183">
          <w:rPr>
            <w:lang w:eastAsia="zh-CN"/>
          </w:rPr>
          <w:t>i</w:t>
        </w:r>
      </w:ins>
      <w:ins w:id="358" w:author="Crystal Jing" w:date="2023-09-08T16:26:00Z">
        <w:r w:rsidR="00810183" w:rsidRPr="00810183">
          <w:rPr>
            <w:lang w:eastAsia="zh-CN"/>
          </w:rPr>
          <w:t xml:space="preserve">s based on </w:t>
        </w:r>
      </w:ins>
      <m:oMath>
        <m:sSub>
          <m:sSubPr>
            <m:ctrlPr>
              <w:ins w:id="359" w:author="Crystal Jing" w:date="2023-09-08T16:27:00Z">
                <w:rPr>
                  <w:rFonts w:ascii="Cambria Math" w:hAnsi="Cambria Math"/>
                  <w:i/>
                </w:rPr>
              </w:ins>
            </m:ctrlPr>
          </m:sSubPr>
          <m:e>
            <m:r>
              <w:ins w:id="360" w:author="Crystal Jing" w:date="2023-09-08T16:27:00Z">
                <w:rPr>
                  <w:rFonts w:ascii="Cambria Math" w:hAnsi="Cambria Math"/>
                  <w:lang w:eastAsia="zh-CN"/>
                </w:rPr>
                <m:t>B</m:t>
              </w:ins>
            </m:r>
          </m:e>
          <m:sub>
            <m:r>
              <w:ins w:id="361" w:author="Crystal Jing" w:date="2023-09-08T16:27:00Z">
                <w:rPr>
                  <w:rFonts w:ascii="Cambria Math" w:hAnsi="Cambria Math"/>
                  <w:lang w:eastAsia="zh-CN"/>
                </w:rPr>
                <m:t>i</m:t>
              </w:ins>
            </m:r>
          </m:sub>
        </m:sSub>
      </m:oMath>
      <w:ins w:id="362" w:author="Crystal Jing" w:date="2023-09-08T16:26:00Z">
        <w:r w:rsidR="00810183" w:rsidRPr="00810183">
          <w:rPr>
            <w:lang w:eastAsia="zh-CN"/>
          </w:rPr>
          <w:t xml:space="preserve"> and </w:t>
        </w:r>
      </w:ins>
      <m:oMath>
        <m:sSub>
          <m:sSubPr>
            <m:ctrlPr>
              <w:ins w:id="363" w:author="Crystal Jing" w:date="2023-09-08T16:27:00Z">
                <w:rPr>
                  <w:rFonts w:ascii="Cambria Math" w:hAnsi="Cambria Math"/>
                  <w:i/>
                </w:rPr>
              </w:ins>
            </m:ctrlPr>
          </m:sSubPr>
          <m:e>
            <m:r>
              <w:ins w:id="364" w:author="Crystal Jing" w:date="2023-09-08T16:27:00Z">
                <w:rPr>
                  <w:rFonts w:ascii="Cambria Math" w:hAnsi="Cambria Math"/>
                  <w:lang w:eastAsia="zh-CN"/>
                </w:rPr>
                <m:t>B'</m:t>
              </w:ins>
            </m:r>
          </m:e>
          <m:sub>
            <m:r>
              <w:ins w:id="365" w:author="Crystal Jing" w:date="2023-09-08T16:27:00Z">
                <w:rPr>
                  <w:rFonts w:ascii="Cambria Math" w:hAnsi="Cambria Math"/>
                  <w:lang w:eastAsia="zh-CN"/>
                </w:rPr>
                <m:t>i</m:t>
              </w:ins>
            </m:r>
          </m:sub>
        </m:sSub>
      </m:oMath>
      <w:ins w:id="366" w:author="Crystal Jing" w:date="2023-09-08T16:26:00Z">
        <w:r w:rsidR="00810183" w:rsidRPr="00810183">
          <w:rPr>
            <w:lang w:eastAsia="zh-CN"/>
          </w:rPr>
          <w:t xml:space="preserve"> through the recall-triggered indexing mechanism.</w:t>
        </w:r>
      </w:ins>
    </w:p>
    <w:p w14:paraId="4960E9B8" w14:textId="799B2429" w:rsidR="005B6087" w:rsidDel="00810183" w:rsidRDefault="00000000">
      <w:pPr>
        <w:ind w:firstLine="144"/>
        <w:jc w:val="both"/>
        <w:rPr>
          <w:del w:id="367" w:author="Crystal Jing" w:date="2023-09-08T16:27:00Z"/>
          <w:lang w:eastAsia="zh-CN"/>
        </w:rPr>
      </w:pPr>
      <w:del w:id="368" w:author="Crystal Jing" w:date="2023-09-08T16:27:00Z">
        <w:r w:rsidDel="00810183">
          <w:rPr>
            <w:lang w:eastAsia="zh-CN"/>
          </w:rPr>
          <w:delText xml:space="preserve">Drawing on humanoid  associative memory mechanism, the algorithm models the memory storage of high-dimensional semantic features and associative matching </w:delText>
        </w:r>
        <w:r w:rsidDel="00810183">
          <w:rPr>
            <w:rFonts w:hint="eastAsia"/>
            <w:i/>
            <w:color w:val="000000" w:themeColor="text1"/>
            <w:lang w:eastAsia="zh-CN"/>
          </w:rPr>
          <w:delText>f</w:delText>
        </w:r>
        <w:r w:rsidDel="00810183">
          <w:rPr>
            <w:i/>
            <w:color w:val="000000" w:themeColor="text1"/>
            <w:vertAlign w:val="subscript"/>
            <w:lang w:eastAsia="zh-CN"/>
          </w:rPr>
          <w:delText>2</w:delText>
        </w:r>
      </w:del>
      <w:del w:id="369" w:author="Crystal Jing" w:date="2023-09-08T16:16:00Z">
        <w:r w:rsidDel="001D2D4B">
          <w:rPr>
            <w:lang w:eastAsia="zh-CN"/>
          </w:rPr>
          <w:delText>,</w:delText>
        </w:r>
      </w:del>
      <w:del w:id="370" w:author="Crystal Jing" w:date="2023-09-08T16:27:00Z">
        <w:r w:rsidDel="00810183">
          <w:rPr>
            <w:lang w:eastAsia="zh-CN"/>
          </w:rPr>
          <w:delText xml:space="preserve"> and proposes a recall-triggered matching index mechanism to achieve associative </w:delText>
        </w:r>
      </w:del>
      <w:del w:id="371" w:author="Crystal Jing" w:date="2023-09-08T16:16:00Z">
        <w:r w:rsidDel="001D2D4B">
          <w:rPr>
            <w:lang w:eastAsia="zh-CN"/>
          </w:rPr>
          <w:delText>memory</w:delText>
        </w:r>
      </w:del>
      <w:del w:id="372" w:author="Crystal Jing" w:date="2023-09-08T16:27:00Z">
        <w:r w:rsidDel="00810183">
          <w:rPr>
            <w:lang w:eastAsia="zh-CN"/>
          </w:rPr>
          <w:delText xml:space="preserve"> </w:delText>
        </w:r>
      </w:del>
      <w:del w:id="373" w:author="Crystal Jing" w:date="2023-09-08T16:16:00Z">
        <w:r w:rsidDel="001D2D4B">
          <w:rPr>
            <w:lang w:eastAsia="zh-CN"/>
          </w:rPr>
          <w:delText>matching</w:delText>
        </w:r>
      </w:del>
      <w:del w:id="374" w:author="Crystal Jing" w:date="2023-09-08T16:27:00Z">
        <w:r w:rsidDel="00810183">
          <w:rPr>
            <w:lang w:eastAsia="zh-CN"/>
          </w:rPr>
          <w:delText xml:space="preserve"> based on </w:delText>
        </w:r>
      </w:del>
      <m:oMath>
        <m:sSub>
          <m:sSubPr>
            <m:ctrlPr>
              <w:del w:id="375" w:author="Crystal Jing" w:date="2023-09-08T16:27:00Z">
                <w:rPr>
                  <w:rFonts w:ascii="Cambria Math" w:hAnsi="Cambria Math"/>
                  <w:i/>
                </w:rPr>
              </w:del>
            </m:ctrlPr>
          </m:sSubPr>
          <m:e>
            <m:r>
              <w:del w:id="376" w:author="Crystal Jing" w:date="2023-09-08T16:27:00Z">
                <w:rPr>
                  <w:rFonts w:ascii="Cambria Math" w:hAnsi="Cambria Math"/>
                  <w:lang w:eastAsia="zh-CN"/>
                </w:rPr>
                <m:t>B</m:t>
              </w:del>
            </m:r>
          </m:e>
          <m:sub>
            <m:r>
              <w:del w:id="377" w:author="Crystal Jing" w:date="2023-09-08T16:27:00Z">
                <w:rPr>
                  <w:rFonts w:ascii="Cambria Math" w:hAnsi="Cambria Math"/>
                  <w:lang w:eastAsia="zh-CN"/>
                </w:rPr>
                <m:t>i</m:t>
              </w:del>
            </m:r>
          </m:sub>
        </m:sSub>
      </m:oMath>
      <w:del w:id="378" w:author="Crystal Jing" w:date="2023-09-08T16:27:00Z">
        <w:r w:rsidDel="00810183">
          <w:rPr>
            <w:lang w:eastAsia="zh-CN"/>
          </w:rPr>
          <w:delText xml:space="preserve"> and </w:delText>
        </w:r>
      </w:del>
      <m:oMath>
        <m:sSub>
          <m:sSubPr>
            <m:ctrlPr>
              <w:del w:id="379" w:author="Crystal Jing" w:date="2023-09-08T16:27:00Z">
                <w:rPr>
                  <w:rFonts w:ascii="Cambria Math" w:hAnsi="Cambria Math"/>
                  <w:i/>
                </w:rPr>
              </w:del>
            </m:ctrlPr>
          </m:sSubPr>
          <m:e>
            <m:r>
              <w:del w:id="380" w:author="Crystal Jing" w:date="2023-09-08T16:27:00Z">
                <w:rPr>
                  <w:rFonts w:ascii="Cambria Math" w:hAnsi="Cambria Math"/>
                  <w:lang w:eastAsia="zh-CN"/>
                </w:rPr>
                <m:t>B'</m:t>
              </w:del>
            </m:r>
          </m:e>
          <m:sub>
            <m:r>
              <w:del w:id="381" w:author="Crystal Jing" w:date="2023-09-08T16:27:00Z">
                <w:rPr>
                  <w:rFonts w:ascii="Cambria Math" w:hAnsi="Cambria Math"/>
                  <w:lang w:eastAsia="zh-CN"/>
                </w:rPr>
                <m:t>i</m:t>
              </w:del>
            </m:r>
          </m:sub>
        </m:sSub>
        <m:r>
          <w:del w:id="382" w:author="Crystal Jing" w:date="2023-09-08T16:27:00Z">
            <w:rPr>
              <w:rFonts w:ascii="Cambria Math" w:hAnsi="Cambria Math"/>
            </w:rPr>
            <m:t xml:space="preserve"> </m:t>
          </w:del>
        </m:r>
      </m:oMath>
      <w:del w:id="383" w:author="Crystal Jing" w:date="2023-09-08T16:27:00Z">
        <w:r w:rsidDel="00810183">
          <w:rPr>
            <w:rFonts w:hint="eastAsia"/>
            <w:lang w:eastAsia="zh-CN"/>
          </w:rPr>
          <w:delText>.</w:delText>
        </w:r>
      </w:del>
    </w:p>
    <w:p w14:paraId="25F317AE" w14:textId="6BF3A982" w:rsidR="005B6087" w:rsidRDefault="00000000">
      <w:pPr>
        <w:ind w:firstLine="144"/>
        <w:jc w:val="both"/>
        <w:rPr>
          <w:lang w:eastAsia="zh-CN"/>
        </w:rPr>
      </w:pPr>
      <w:r>
        <w:rPr>
          <w:lang w:eastAsia="zh-CN"/>
        </w:rPr>
        <w:t xml:space="preserve">3) Drawing on the </w:t>
      </w:r>
      <w:del w:id="384" w:author="Crystal Jing" w:date="2023-09-08T16:18:00Z">
        <w:r w:rsidDel="001D2D4B">
          <w:rPr>
            <w:lang w:eastAsia="zh-CN"/>
          </w:rPr>
          <w:delText xml:space="preserve">humanoid  </w:delText>
        </w:r>
      </w:del>
      <w:ins w:id="385" w:author="Crystal Jing" w:date="2023-09-08T16:18:00Z">
        <w:r w:rsidR="001D2D4B">
          <w:rPr>
            <w:lang w:eastAsia="zh-CN"/>
          </w:rPr>
          <w:t>humanoid</w:t>
        </w:r>
        <w:r w:rsidR="001D2D4B">
          <w:rPr>
            <w:lang w:eastAsia="zh-CN"/>
          </w:rPr>
          <w:t xml:space="preserve"> </w:t>
        </w:r>
      </w:ins>
      <w:r>
        <w:rPr>
          <w:lang w:eastAsia="zh-CN"/>
        </w:rPr>
        <w:t xml:space="preserve">perception-triggered recall mechanism, the associative recall of high-dimensional semantic features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and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Pr>
          <w:lang w:eastAsia="zh-CN"/>
        </w:rPr>
        <w:t xml:space="preserve"> low-resolution video is </w:t>
      </w:r>
      <w:del w:id="386" w:author="Crystal Jing" w:date="2023-09-08T16:18:00Z">
        <w:r w:rsidDel="001D2D4B">
          <w:rPr>
            <w:lang w:eastAsia="zh-CN"/>
          </w:rPr>
          <w:delText xml:space="preserve">modelled </w:delText>
        </w:r>
      </w:del>
      <w:ins w:id="387" w:author="Crystal Jing" w:date="2023-09-08T16:18:00Z">
        <w:r w:rsidR="001D2D4B">
          <w:rPr>
            <w:lang w:eastAsia="zh-CN"/>
          </w:rPr>
          <w:t>modeled</w:t>
        </w:r>
        <w:r w:rsidR="001D2D4B">
          <w:rPr>
            <w:lang w:eastAsia="zh-CN"/>
          </w:rPr>
          <w:t xml:space="preserve"> </w:t>
        </w:r>
      </w:ins>
      <w:r>
        <w:rPr>
          <w:lang w:eastAsia="zh-CN"/>
        </w:rPr>
        <w:t xml:space="preserve">to solve </w:t>
      </w:r>
      <w:r>
        <w:rPr>
          <w:i/>
          <w:color w:val="000000" w:themeColor="text1"/>
          <w:lang w:eastAsia="zh-CN"/>
        </w:rPr>
        <w:t>f</w:t>
      </w:r>
      <w:r>
        <w:rPr>
          <w:i/>
          <w:color w:val="000000" w:themeColor="text1"/>
          <w:vertAlign w:val="subscript"/>
          <w:lang w:eastAsia="zh-CN"/>
        </w:rPr>
        <w:t>3</w:t>
      </w:r>
      <w:r>
        <w:rPr>
          <w:color w:val="000000" w:themeColor="text1"/>
          <w:lang w:eastAsia="zh-CN"/>
        </w:rPr>
        <w:t xml:space="preserve"> </w:t>
      </w:r>
      <w:r>
        <w:rPr>
          <w:lang w:eastAsia="zh-CN"/>
        </w:rPr>
        <w:t xml:space="preserve">for indexing location as well as high-resolution decryption. </w:t>
      </w:r>
    </w:p>
    <w:bookmarkEnd w:id="343"/>
    <w:p w14:paraId="79E02DE6" w14:textId="77777777" w:rsidR="005B6087" w:rsidRDefault="00000000">
      <w:pPr>
        <w:pStyle w:val="2"/>
        <w:numPr>
          <w:ilvl w:val="0"/>
          <w:numId w:val="0"/>
        </w:numPr>
        <w:rPr>
          <w:lang w:eastAsia="zh-CN"/>
        </w:rPr>
      </w:pPr>
      <w:r>
        <w:rPr>
          <w:lang w:eastAsia="zh-CN"/>
        </w:rPr>
        <w:t>B. AI Methodologies</w:t>
      </w:r>
    </w:p>
    <w:p w14:paraId="284DB988" w14:textId="1516A8E6" w:rsidR="005B6087" w:rsidDel="00A0046B" w:rsidRDefault="00000000">
      <w:pPr>
        <w:widowControl w:val="0"/>
        <w:spacing w:line="252" w:lineRule="auto"/>
        <w:ind w:firstLineChars="100" w:firstLine="200"/>
        <w:jc w:val="both"/>
        <w:rPr>
          <w:del w:id="388" w:author="Crystal Jing" w:date="2023-09-08T16:31:00Z"/>
          <w:color w:val="000000"/>
          <w:lang w:eastAsia="zh-CN"/>
        </w:rPr>
      </w:pPr>
      <w:bookmarkStart w:id="389" w:name="_Hlk114593957"/>
      <w:r>
        <w:rPr>
          <w:color w:val="000000"/>
          <w:lang w:eastAsia="zh-CN"/>
        </w:rPr>
        <w:t xml:space="preserve">Inspired by </w:t>
      </w:r>
      <w:del w:id="390" w:author="Crystal Jing" w:date="2023-09-08T16:29:00Z">
        <w:r w:rsidDel="00A0046B">
          <w:rPr>
            <w:color w:val="000000"/>
            <w:lang w:eastAsia="zh-CN"/>
          </w:rPr>
          <w:delText xml:space="preserve">humanoid  </w:delText>
        </w:r>
      </w:del>
      <w:ins w:id="391" w:author="Crystal Jing" w:date="2023-09-08T16:29:00Z">
        <w:r w:rsidR="00A0046B">
          <w:rPr>
            <w:color w:val="000000"/>
            <w:lang w:eastAsia="zh-CN"/>
          </w:rPr>
          <w:t>humanoid</w:t>
        </w:r>
        <w:r w:rsidR="00A0046B">
          <w:rPr>
            <w:color w:val="000000"/>
            <w:lang w:eastAsia="zh-CN"/>
          </w:rPr>
          <w:t xml:space="preserve"> </w:t>
        </w:r>
      </w:ins>
      <w:r>
        <w:rPr>
          <w:color w:val="000000"/>
          <w:lang w:eastAsia="zh-CN"/>
        </w:rPr>
        <w:t xml:space="preserve">perception, compressed memory, and associative recall, we propose an algorithmic framework that can be used to encrypt/decrypt surveillance video faces as shown in </w:t>
      </w:r>
      <w:del w:id="392" w:author="Crystal Jing" w:date="2023-09-08T16:29:00Z">
        <w:r w:rsidDel="00A0046B">
          <w:rPr>
            <w:color w:val="000000"/>
            <w:lang w:eastAsia="zh-CN"/>
          </w:rPr>
          <w:delText xml:space="preserve">the </w:delText>
        </w:r>
      </w:del>
      <w:r>
        <w:rPr>
          <w:lang w:eastAsia="zh-CN"/>
        </w:rPr>
        <w:t>Fig 2</w:t>
      </w:r>
      <w:r>
        <w:rPr>
          <w:color w:val="000000"/>
          <w:lang w:eastAsia="zh-CN"/>
        </w:rPr>
        <w:t>.</w:t>
      </w:r>
      <w:bookmarkEnd w:id="389"/>
    </w:p>
    <w:p w14:paraId="48D35C50" w14:textId="282CCC79" w:rsidR="005B6087" w:rsidDel="00A0046B" w:rsidRDefault="005B6087" w:rsidP="00A0046B">
      <w:pPr>
        <w:widowControl w:val="0"/>
        <w:spacing w:line="252" w:lineRule="auto"/>
        <w:rPr>
          <w:del w:id="393" w:author="Crystal Jing" w:date="2023-09-08T16:28:00Z"/>
          <w:rFonts w:hint="eastAsia"/>
          <w:color w:val="000000"/>
          <w:lang w:eastAsia="zh-CN"/>
        </w:rPr>
        <w:sectPr w:rsidR="005B6087" w:rsidDel="00A0046B">
          <w:footnotePr>
            <w:numRestart w:val="eachSect"/>
          </w:footnotePr>
          <w:type w:val="continuous"/>
          <w:pgSz w:w="12240" w:h="15840"/>
          <w:pgMar w:top="1008" w:right="936" w:bottom="1008" w:left="936" w:header="432" w:footer="432" w:gutter="0"/>
          <w:pgNumType w:start="1"/>
          <w:cols w:num="2" w:space="288"/>
        </w:sectPr>
        <w:pPrChange w:id="394" w:author="Crystal Jing" w:date="2023-09-08T16:31:00Z">
          <w:pPr>
            <w:widowControl w:val="0"/>
            <w:spacing w:line="252" w:lineRule="auto"/>
            <w:jc w:val="both"/>
          </w:pPr>
        </w:pPrChange>
      </w:pPr>
    </w:p>
    <w:p w14:paraId="6F8954F5" w14:textId="16D5272F" w:rsidR="005B6087" w:rsidRDefault="00000000" w:rsidP="00A0046B">
      <w:pPr>
        <w:widowControl w:val="0"/>
        <w:spacing w:line="252" w:lineRule="auto"/>
        <w:ind w:firstLineChars="100" w:firstLine="200"/>
        <w:jc w:val="both"/>
        <w:rPr>
          <w:color w:val="000000"/>
          <w:lang w:eastAsia="zh-CN"/>
        </w:rPr>
        <w:pPrChange w:id="395" w:author="Crystal Jing" w:date="2023-09-08T16:31:00Z">
          <w:pPr>
            <w:widowControl w:val="0"/>
            <w:spacing w:line="252" w:lineRule="auto"/>
            <w:jc w:val="center"/>
          </w:pPr>
        </w:pPrChange>
      </w:pPr>
      <w:del w:id="396" w:author="Crystal Jing" w:date="2023-09-08T16:28:00Z">
        <w:r w:rsidDel="00A0046B">
          <w:rPr>
            <w:noProof/>
            <w:color w:val="000000"/>
            <w:lang w:eastAsia="zh-CN"/>
          </w:rPr>
          <w:drawing>
            <wp:inline distT="0" distB="0" distL="0" distR="0" wp14:anchorId="7172914A" wp14:editId="0A4CE728">
              <wp:extent cx="5982970" cy="2149475"/>
              <wp:effectExtent l="0" t="0" r="0" b="3175"/>
              <wp:docPr id="14392195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19580" name="图片 5"/>
                      <pic:cNvPicPr>
                        <a:picLocks noChangeAspect="1" noChangeArrowheads="1"/>
                      </pic:cNvPicPr>
                    </pic:nvPicPr>
                    <pic:blipFill>
                      <a:blip r:embed="rId11" cstate="print">
                        <a:extLst>
                          <a:ext uri="{28A0092B-C50C-407E-A947-70E740481C1C}">
                            <a14:useLocalDpi xmlns:a14="http://schemas.microsoft.com/office/drawing/2010/main" val="0"/>
                          </a:ext>
                        </a:extLst>
                      </a:blip>
                      <a:srcRect t="19972" b="16136"/>
                      <a:stretch>
                        <a:fillRect/>
                      </a:stretch>
                    </pic:blipFill>
                    <pic:spPr>
                      <a:xfrm>
                        <a:off x="0" y="0"/>
                        <a:ext cx="6049585" cy="2173836"/>
                      </a:xfrm>
                      <a:prstGeom prst="rect">
                        <a:avLst/>
                      </a:prstGeom>
                      <a:noFill/>
                      <a:ln>
                        <a:noFill/>
                      </a:ln>
                    </pic:spPr>
                  </pic:pic>
                </a:graphicData>
              </a:graphic>
            </wp:inline>
          </w:drawing>
        </w:r>
      </w:del>
    </w:p>
    <w:p w14:paraId="028D2A6D" w14:textId="5A3B933A" w:rsidR="005B6087" w:rsidRPr="00FF4F6D" w:rsidDel="00A0046B" w:rsidRDefault="00000000" w:rsidP="00FF4F6D">
      <w:pPr>
        <w:ind w:firstLine="144"/>
        <w:rPr>
          <w:moveFrom w:id="397" w:author="Crystal Jing" w:date="2023-09-08T16:31:00Z"/>
          <w:b/>
          <w:color w:val="000000"/>
          <w:lang w:eastAsia="zh-CN"/>
          <w:rPrChange w:id="398" w:author="Crystal Jing" w:date="2023-09-08T16:33:00Z">
            <w:rPr>
              <w:moveFrom w:id="399" w:author="Crystal Jing" w:date="2023-09-08T16:31:00Z"/>
              <w:b/>
            </w:rPr>
          </w:rPrChange>
        </w:rPr>
        <w:sectPr w:rsidR="005B6087" w:rsidRPr="00FF4F6D" w:rsidDel="00A0046B">
          <w:footnotePr>
            <w:numRestart w:val="eachSect"/>
          </w:footnotePr>
          <w:type w:val="continuous"/>
          <w:pgSz w:w="12240" w:h="15840"/>
          <w:pgMar w:top="1008" w:right="936" w:bottom="1008" w:left="936" w:header="432" w:footer="432" w:gutter="0"/>
          <w:pgNumType w:start="1"/>
          <w:cols w:space="288"/>
        </w:sectPr>
        <w:pPrChange w:id="400" w:author="Crystal Jing" w:date="2023-09-08T16:33:00Z">
          <w:pPr>
            <w:widowControl w:val="0"/>
            <w:spacing w:line="252" w:lineRule="auto"/>
            <w:jc w:val="center"/>
          </w:pPr>
        </w:pPrChange>
      </w:pPr>
      <w:moveFromRangeStart w:id="401" w:author="Crystal Jing" w:date="2023-09-08T16:31:00Z" w:name="move145083080"/>
      <w:moveFrom w:id="402" w:author="Crystal Jing" w:date="2023-09-08T16:31:00Z">
        <w:r w:rsidRPr="00FF4F6D" w:rsidDel="00A0046B">
          <w:rPr>
            <w:b/>
            <w:color w:val="000000"/>
            <w:lang w:eastAsia="zh-CN"/>
            <w:rPrChange w:id="403" w:author="Crystal Jing" w:date="2023-09-08T16:33:00Z">
              <w:rPr>
                <w:b/>
              </w:rPr>
            </w:rPrChange>
          </w:rPr>
          <w:t>Fig. 2. AI algorithms integration framework for BAMMechanism .</w:t>
        </w:r>
      </w:moveFrom>
    </w:p>
    <w:moveFromRangeEnd w:id="401"/>
    <w:p w14:paraId="7CA14EF7" w14:textId="77777777" w:rsidR="005B6087" w:rsidRPr="00CF4985" w:rsidRDefault="00000000" w:rsidP="00CF4985">
      <w:pPr>
        <w:ind w:firstLine="144"/>
        <w:rPr>
          <w:b/>
          <w:color w:val="000000"/>
          <w:lang w:eastAsia="zh-CN"/>
        </w:rPr>
      </w:pPr>
      <w:r w:rsidRPr="00CF4985">
        <w:rPr>
          <w:b/>
          <w:color w:val="000000"/>
          <w:lang w:eastAsia="zh-CN"/>
        </w:rPr>
        <w:t>1) Encryption method</w:t>
      </w:r>
    </w:p>
    <w:p w14:paraId="535F62DA" w14:textId="2735FDF0" w:rsidR="005B6087" w:rsidRDefault="00000000">
      <w:pPr>
        <w:widowControl w:val="0"/>
        <w:spacing w:line="252" w:lineRule="auto"/>
        <w:ind w:firstLine="202"/>
        <w:jc w:val="both"/>
        <w:rPr>
          <w:color w:val="000000"/>
          <w:lang w:eastAsia="zh-CN"/>
        </w:rPr>
      </w:pPr>
      <w:r>
        <w:rPr>
          <w:color w:val="000000"/>
          <w:lang w:eastAsia="zh-CN"/>
        </w:rPr>
        <w:t xml:space="preserve">For the video frame input </w:t>
      </w:r>
      <w:r>
        <w:rPr>
          <w:i/>
          <w:color w:val="000000"/>
          <w:lang w:eastAsia="zh-CN"/>
        </w:rPr>
        <w:t>V</w:t>
      </w:r>
      <w:r>
        <w:rPr>
          <w:color w:val="000000"/>
          <w:lang w:eastAsia="zh-CN"/>
        </w:rPr>
        <w:t xml:space="preserve">, the YOLO5-face deep learning model </w:t>
      </w:r>
      <w:r>
        <w:rPr>
          <w:i/>
          <w:color w:val="000000"/>
          <w:lang w:eastAsia="zh-CN"/>
        </w:rPr>
        <w:t>ф</w:t>
      </w:r>
      <w:r>
        <w:rPr>
          <w:color w:val="000000"/>
          <w:lang w:eastAsia="zh-CN"/>
        </w:rPr>
        <w:t xml:space="preserve"> is used to achieve the recognition and </w:t>
      </w:r>
      <w:del w:id="404" w:author="Crystal Jing" w:date="2023-09-08T16:34:00Z">
        <w:r w:rsidDel="00CF4985">
          <w:rPr>
            <w:color w:val="000000"/>
            <w:lang w:eastAsia="zh-CN"/>
          </w:rPr>
          <w:delText xml:space="preserve">localisation </w:delText>
        </w:r>
      </w:del>
      <w:ins w:id="405" w:author="Crystal Jing" w:date="2023-09-08T16:34:00Z">
        <w:r w:rsidR="00CF4985">
          <w:rPr>
            <w:color w:val="000000"/>
            <w:lang w:eastAsia="zh-CN"/>
          </w:rPr>
          <w:t>localization</w:t>
        </w:r>
        <w:r w:rsidR="00CF4985">
          <w:rPr>
            <w:color w:val="000000"/>
            <w:lang w:eastAsia="zh-CN"/>
          </w:rPr>
          <w:t xml:space="preserve"> </w:t>
        </w:r>
      </w:ins>
      <w:r>
        <w:rPr>
          <w:color w:val="000000"/>
          <w:lang w:eastAsia="zh-CN"/>
        </w:rPr>
        <w:t xml:space="preserve">of faces by the surveillance cameras at the edge end, </w:t>
      </w:r>
      <w:del w:id="406" w:author="Crystal Jing" w:date="2023-09-08T16:34:00Z">
        <w:r w:rsidDel="00CF4985">
          <w:rPr>
            <w:color w:val="000000"/>
            <w:lang w:eastAsia="zh-CN"/>
          </w:rPr>
          <w:delText>into obtaining</w:delText>
        </w:r>
      </w:del>
      <w:ins w:id="407" w:author="Crystal Jing" w:date="2023-09-08T16:34:00Z">
        <w:r w:rsidR="00CF4985">
          <w:rPr>
            <w:color w:val="000000"/>
            <w:lang w:eastAsia="zh-CN"/>
          </w:rPr>
          <w:t>to obtain</w:t>
        </w:r>
      </w:ins>
      <w:r>
        <w:rPr>
          <w:color w:val="000000"/>
          <w:lang w:eastAsia="zh-CN"/>
        </w:rPr>
        <w:t xml:space="preserve"> </w:t>
      </w:r>
      <w:r>
        <w:rPr>
          <w:i/>
          <w:color w:val="000000"/>
          <w:lang w:eastAsia="zh-CN"/>
        </w:rPr>
        <w:t>A</w:t>
      </w:r>
      <w:r>
        <w:rPr>
          <w:i/>
          <w:color w:val="000000"/>
          <w:vertAlign w:val="subscript"/>
          <w:lang w:eastAsia="zh-CN"/>
        </w:rPr>
        <w:t>1</w:t>
      </w:r>
      <w:r>
        <w:rPr>
          <w:color w:val="000000"/>
          <w:lang w:eastAsia="zh-CN"/>
        </w:rPr>
        <w:t xml:space="preserve"> = ф(</w:t>
      </w:r>
      <w:r>
        <w:rPr>
          <w:i/>
          <w:color w:val="000000"/>
          <w:lang w:eastAsia="zh-CN"/>
        </w:rPr>
        <w:t>V</w:t>
      </w:r>
      <w:r>
        <w:rPr>
          <w:color w:val="000000"/>
          <w:lang w:eastAsia="zh-CN"/>
        </w:rPr>
        <w:t xml:space="preserve">), YOLO5-face is chosen because the model targets the face recognition segmentation needs, adds landmark branches in YOLOV5, and improves the accuracy of face detection and </w:t>
      </w:r>
      <w:del w:id="408" w:author="Crystal Jing" w:date="2023-09-08T16:34:00Z">
        <w:r w:rsidDel="00CF4985">
          <w:rPr>
            <w:color w:val="000000"/>
            <w:lang w:eastAsia="zh-CN"/>
          </w:rPr>
          <w:delText xml:space="preserve">localisation </w:delText>
        </w:r>
      </w:del>
      <w:ins w:id="409" w:author="Crystal Jing" w:date="2023-09-08T16:34:00Z">
        <w:r w:rsidR="00CF4985">
          <w:rPr>
            <w:color w:val="000000"/>
            <w:lang w:eastAsia="zh-CN"/>
          </w:rPr>
          <w:t>localization</w:t>
        </w:r>
        <w:r w:rsidR="00CF4985">
          <w:rPr>
            <w:color w:val="000000"/>
            <w:lang w:eastAsia="zh-CN"/>
          </w:rPr>
          <w:t xml:space="preserve"> </w:t>
        </w:r>
      </w:ins>
      <w:r>
        <w:rPr>
          <w:color w:val="000000"/>
          <w:lang w:eastAsia="zh-CN"/>
        </w:rPr>
        <w:t>by regressing the wing loss function through five facial key points. The wing-loss function and the overall loss function are as follows.</w:t>
      </w:r>
    </w:p>
    <w:p w14:paraId="0D601F30" w14:textId="77777777" w:rsidR="005B6087" w:rsidRDefault="00000000">
      <w:pPr>
        <w:widowControl w:val="0"/>
        <w:tabs>
          <w:tab w:val="center" w:pos="2790"/>
          <w:tab w:val="right" w:pos="5040"/>
        </w:tabs>
        <w:wordWrap w:val="0"/>
        <w:spacing w:line="252" w:lineRule="auto"/>
        <w:jc w:val="right"/>
        <w:rPr>
          <w:lang w:eastAsia="zh-CN"/>
        </w:rPr>
      </w:pPr>
      <m:oMathPara>
        <m:oMathParaPr>
          <m:jc m:val="right"/>
        </m:oMathParaPr>
        <m:oMath>
          <m:eqArr>
            <m:eqArrPr>
              <m:maxDist m:val="1"/>
              <m:ctrlPr>
                <w:rPr>
                  <w:rFonts w:ascii="Cambria Math" w:hAnsi="Cambria Math"/>
                  <w:lang w:eastAsia="zh-CN"/>
                </w:rPr>
              </m:ctrlPr>
            </m:eqArrPr>
            <m:e>
              <m:r>
                <w:rPr>
                  <w:rFonts w:ascii="Cambria Math" w:hAnsi="Cambria Math"/>
                  <w:lang w:eastAsia="zh-CN"/>
                </w:rPr>
                <m:t>loss</m:t>
              </m:r>
              <m:d>
                <m:dPr>
                  <m:ctrlPr>
                    <w:rPr>
                      <w:rFonts w:ascii="Cambria Math" w:hAnsi="Cambria Math"/>
                      <w:i/>
                      <w:lang w:eastAsia="zh-CN"/>
                    </w:rPr>
                  </m:ctrlPr>
                </m:dPr>
                <m:e>
                  <m:r>
                    <w:rPr>
                      <w:rFonts w:ascii="Cambria Math" w:hAnsi="Cambria Math"/>
                      <w:lang w:eastAsia="zh-CN"/>
                    </w:rPr>
                    <m:t>s</m:t>
                  </m:r>
                </m:e>
              </m:d>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loss</m:t>
                  </m:r>
                </m:e>
                <m:sub>
                  <m:r>
                    <w:rPr>
                      <w:rFonts w:ascii="Cambria Math" w:hAnsi="Cambria Math"/>
                      <w:lang w:eastAsia="zh-CN"/>
                    </w:rPr>
                    <m:t>O</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λ</m:t>
                  </m:r>
                </m:e>
                <m:sub>
                  <m:r>
                    <w:rPr>
                      <w:rFonts w:ascii="Cambria Math" w:hAnsi="Cambria Math"/>
                      <w:lang w:eastAsia="zh-CN"/>
                    </w:rPr>
                    <m:t>L</m:t>
                  </m:r>
                </m:sub>
              </m:sSub>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loss</m:t>
                  </m:r>
                </m:e>
                <m:sub>
                  <m:r>
                    <w:rPr>
                      <w:rFonts w:ascii="Cambria Math" w:hAnsi="Cambria Math"/>
                      <w:lang w:eastAsia="zh-CN"/>
                    </w:rPr>
                    <m:t>L</m:t>
                  </m:r>
                </m:sub>
              </m:sSub>
              <m:r>
                <m:rPr>
                  <m:sty m:val="p"/>
                </m:rPr>
                <w:rPr>
                  <w:rFonts w:ascii="Cambria Math" w:hAnsi="Cambria Math"/>
                  <w:lang w:eastAsia="zh-CN"/>
                </w:rPr>
                <m:t xml:space="preserve"> </m:t>
              </m:r>
              <m:r>
                <w:rPr>
                  <w:rFonts w:ascii="Cambria Math" w:hAnsi="Cambria Math"/>
                  <w:lang w:eastAsia="zh-CN"/>
                </w:rPr>
                <m:t>#</m:t>
              </m:r>
              <m:d>
                <m:dPr>
                  <m:ctrlPr>
                    <w:rPr>
                      <w:rFonts w:ascii="Cambria Math" w:hAnsi="Cambria Math"/>
                      <w:lang w:eastAsia="zh-CN"/>
                    </w:rPr>
                  </m:ctrlPr>
                </m:dPr>
                <m:e>
                  <m:r>
                    <m:rPr>
                      <m:sty m:val="p"/>
                    </m:rPr>
                    <w:rPr>
                      <w:rFonts w:ascii="Cambria Math" w:hAnsi="Cambria Math"/>
                      <w:lang w:eastAsia="zh-CN"/>
                    </w:rPr>
                    <m:t>2</m:t>
                  </m:r>
                </m:e>
              </m:d>
              <m:ctrlPr>
                <w:rPr>
                  <w:rFonts w:ascii="Cambria Math" w:hAnsi="Cambria Math"/>
                  <w:i/>
                  <w:lang w:eastAsia="zh-CN"/>
                </w:rPr>
              </m:ctrlPr>
            </m:e>
          </m:eqArr>
        </m:oMath>
      </m:oMathPara>
    </w:p>
    <w:p w14:paraId="3B992DAF" w14:textId="77777777" w:rsidR="005B6087" w:rsidRDefault="00000000">
      <w:pPr>
        <w:widowControl w:val="0"/>
        <w:tabs>
          <w:tab w:val="center" w:pos="2790"/>
          <w:tab w:val="right" w:pos="5040"/>
        </w:tabs>
        <w:wordWrap w:val="0"/>
        <w:spacing w:line="252" w:lineRule="auto"/>
        <w:jc w:val="right"/>
        <w:rPr>
          <w:lang w:eastAsia="zh-CN"/>
        </w:rPr>
      </w:pPr>
      <m:oMathPara>
        <m:oMathParaPr>
          <m:jc m:val="right"/>
        </m:oMathParaPr>
        <m:oMath>
          <m:eqArr>
            <m:eqArrPr>
              <m:maxDist m:val="1"/>
              <m:ctrlPr>
                <w:rPr>
                  <w:rFonts w:ascii="Cambria Math" w:hAnsi="Cambria Math"/>
                  <w:lang w:eastAsia="zh-CN"/>
                </w:rPr>
              </m:ctrlPr>
            </m:eqArrPr>
            <m:e>
              <m:r>
                <w:rPr>
                  <w:rFonts w:ascii="Cambria Math" w:hAnsi="Cambria Math"/>
                  <w:lang w:eastAsia="zh-CN"/>
                </w:rPr>
                <m:t>wing</m:t>
              </m:r>
              <m:d>
                <m:dPr>
                  <m:ctrlPr>
                    <w:rPr>
                      <w:rFonts w:ascii="Cambria Math" w:hAnsi="Cambria Math"/>
                      <w:i/>
                      <w:lang w:eastAsia="zh-CN"/>
                    </w:rPr>
                  </m:ctrlPr>
                </m:dPr>
                <m:e>
                  <m:r>
                    <w:rPr>
                      <w:rFonts w:ascii="Cambria Math" w:hAnsi="Cambria Math"/>
                      <w:lang w:eastAsia="zh-CN"/>
                    </w:rPr>
                    <m:t>x</m:t>
                  </m:r>
                </m:e>
              </m:d>
              <m:r>
                <w:rPr>
                  <w:rFonts w:ascii="Cambria Math" w:hAnsi="Cambria Math"/>
                  <w:lang w:eastAsia="zh-CN"/>
                </w:rPr>
                <m:t>=</m:t>
              </m:r>
              <m:d>
                <m:dPr>
                  <m:begChr m:val="{"/>
                  <m:endChr m:val=""/>
                  <m:ctrlPr>
                    <w:rPr>
                      <w:rFonts w:ascii="Cambria Math" w:hAnsi="Cambria Math"/>
                      <w:i/>
                      <w:lang w:eastAsia="zh-CN"/>
                    </w:rPr>
                  </m:ctrlPr>
                </m:dPr>
                <m:e>
                  <m:eqArr>
                    <m:eqArrPr>
                      <m:ctrlPr>
                        <w:rPr>
                          <w:rFonts w:ascii="Cambria Math" w:hAnsi="Cambria Math"/>
                          <w:i/>
                          <w:lang w:eastAsia="zh-CN"/>
                        </w:rPr>
                      </m:ctrlPr>
                    </m:eqArrPr>
                    <m:e>
                      <m:r>
                        <w:rPr>
                          <w:rFonts w:ascii="Cambria Math" w:hAnsi="Cambria Math"/>
                          <w:lang w:eastAsia="zh-CN"/>
                        </w:rPr>
                        <m:t>ω</m:t>
                      </m:r>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rPr>
                            <m:t>ln</m:t>
                          </m:r>
                        </m:fName>
                        <m:e>
                          <m:d>
                            <m:dPr>
                              <m:ctrlPr>
                                <w:rPr>
                                  <w:rFonts w:ascii="Cambria Math" w:hAnsi="Cambria Math"/>
                                  <w:i/>
                                  <w:lang w:eastAsia="zh-CN"/>
                                </w:rPr>
                              </m:ctrlPr>
                            </m:dPr>
                            <m:e>
                              <m:r>
                                <w:rPr>
                                  <w:rFonts w:ascii="Cambria Math" w:hAnsi="Cambria Math"/>
                                  <w:lang w:eastAsia="zh-CN"/>
                                </w:rPr>
                                <m:t>1+</m:t>
                              </m:r>
                              <m:f>
                                <m:fPr>
                                  <m:ctrlPr>
                                    <w:rPr>
                                      <w:rFonts w:ascii="Cambria Math" w:hAnsi="Cambria Math"/>
                                      <w:i/>
                                      <w:lang w:eastAsia="zh-CN"/>
                                    </w:rPr>
                                  </m:ctrlPr>
                                </m:fPr>
                                <m:num>
                                  <m:d>
                                    <m:dPr>
                                      <m:begChr m:val="|"/>
                                      <m:endChr m:val="|"/>
                                      <m:ctrlPr>
                                        <w:rPr>
                                          <w:rFonts w:ascii="Cambria Math" w:hAnsi="Cambria Math"/>
                                          <w:i/>
                                          <w:lang w:eastAsia="zh-CN"/>
                                        </w:rPr>
                                      </m:ctrlPr>
                                    </m:dPr>
                                    <m:e>
                                      <m:r>
                                        <w:rPr>
                                          <w:rFonts w:ascii="Cambria Math" w:hAnsi="Cambria Math"/>
                                          <w:lang w:eastAsia="zh-CN"/>
                                        </w:rPr>
                                        <m:t>x</m:t>
                                      </m:r>
                                    </m:e>
                                  </m:d>
                                </m:num>
                                <m:den>
                                  <m:r>
                                    <w:rPr>
                                      <w:rFonts w:ascii="Cambria Math" w:hAnsi="Cambria Math"/>
                                      <w:lang w:eastAsia="zh-CN"/>
                                    </w:rPr>
                                    <m:t>e</m:t>
                                  </m:r>
                                </m:den>
                              </m:f>
                            </m:e>
                          </m:d>
                          <m:r>
                            <w:rPr>
                              <w:rFonts w:ascii="Cambria Math" w:hAnsi="Cambria Math"/>
                              <w:lang w:eastAsia="zh-CN"/>
                            </w:rPr>
                            <m:t>, if x&lt;ω</m:t>
                          </m:r>
                        </m:e>
                      </m:func>
                    </m:e>
                    <m:e>
                      <m:d>
                        <m:dPr>
                          <m:begChr m:val="|"/>
                          <m:endChr m:val="|"/>
                          <m:ctrlPr>
                            <w:rPr>
                              <w:rFonts w:ascii="Cambria Math" w:hAnsi="Cambria Math"/>
                              <w:i/>
                              <w:lang w:eastAsia="zh-CN"/>
                            </w:rPr>
                          </m:ctrlPr>
                        </m:dPr>
                        <m:e>
                          <m:r>
                            <w:rPr>
                              <w:rFonts w:ascii="Cambria Math" w:hAnsi="Cambria Math"/>
                              <w:lang w:eastAsia="zh-CN"/>
                            </w:rPr>
                            <m:t>x</m:t>
                          </m:r>
                        </m:e>
                      </m:d>
                      <m:r>
                        <w:rPr>
                          <w:rFonts w:ascii="Cambria Math" w:hAnsi="Cambria Math"/>
                          <w:lang w:eastAsia="zh-CN"/>
                        </w:rPr>
                        <m:t>-C,                     otherwise</m:t>
                      </m:r>
                    </m:e>
                  </m:eqArr>
                </m:e>
              </m:d>
              <m:r>
                <w:rPr>
                  <w:rFonts w:ascii="Cambria Math" w:hAnsi="Cambria Math"/>
                  <w:lang w:eastAsia="zh-CN"/>
                </w:rPr>
                <m:t>#</m:t>
              </m:r>
              <m:d>
                <m:dPr>
                  <m:ctrlPr>
                    <w:rPr>
                      <w:rFonts w:ascii="Cambria Math" w:hAnsi="Cambria Math"/>
                      <w:lang w:eastAsia="zh-CN"/>
                    </w:rPr>
                  </m:ctrlPr>
                </m:dPr>
                <m:e>
                  <m:r>
                    <m:rPr>
                      <m:sty m:val="p"/>
                    </m:rPr>
                    <w:rPr>
                      <w:rFonts w:ascii="Cambria Math" w:hAnsi="Cambria Math"/>
                      <w:lang w:eastAsia="zh-CN"/>
                    </w:rPr>
                    <m:t>3</m:t>
                  </m:r>
                </m:e>
              </m:d>
              <m:ctrlPr>
                <w:rPr>
                  <w:rFonts w:ascii="Cambria Math" w:hAnsi="Cambria Math"/>
                  <w:i/>
                  <w:lang w:eastAsia="zh-CN"/>
                </w:rPr>
              </m:ctrlPr>
            </m:e>
          </m:eqArr>
        </m:oMath>
      </m:oMathPara>
    </w:p>
    <w:p w14:paraId="7E7A63B8" w14:textId="77777777" w:rsidR="005B6087" w:rsidRDefault="00000000">
      <w:pPr>
        <w:widowControl w:val="0"/>
        <w:spacing w:line="252" w:lineRule="auto"/>
        <w:ind w:firstLine="202"/>
        <w:jc w:val="both"/>
        <w:rPr>
          <w:color w:val="000000"/>
          <w:lang w:eastAsia="zh-CN"/>
        </w:rPr>
      </w:pPr>
      <w:r>
        <w:rPr>
          <w:color w:val="000000"/>
          <w:lang w:eastAsia="zh-CN"/>
        </w:rPr>
        <w:t xml:space="preserve">After completing face target detection, the face in the recognition frame is subjected to Gaussian blurring, </w:t>
      </w:r>
      <w:proofErr w:type="gramStart"/>
      <w:r>
        <w:rPr>
          <w:color w:val="000000"/>
          <w:lang w:eastAsia="zh-CN"/>
        </w:rPr>
        <w:t>i.e.</w:t>
      </w:r>
      <w:proofErr w:type="gramEnd"/>
      <w:r>
        <w:rPr>
          <w:color w:val="000000"/>
          <w:lang w:eastAsia="zh-CN"/>
        </w:rPr>
        <w:t xml:space="preserve"> a Gaussian convolution budget is applied to the face image with the probability density distribution function shown below.</w:t>
      </w:r>
    </w:p>
    <w:p w14:paraId="38507F2F" w14:textId="77777777" w:rsidR="005B6087" w:rsidRDefault="00000000">
      <w:pPr>
        <w:widowControl w:val="0"/>
        <w:spacing w:line="252" w:lineRule="auto"/>
        <w:ind w:firstLine="202"/>
        <w:jc w:val="both"/>
        <w:rPr>
          <w:color w:val="FF0000"/>
          <w:lang w:eastAsia="zh-CN"/>
        </w:rPr>
      </w:pPr>
      <m:oMathPara>
        <m:oMathParaPr>
          <m:jc m:val="right"/>
        </m:oMathParaPr>
        <m:oMath>
          <m:eqArr>
            <m:eqArrPr>
              <m:maxDist m:val="1"/>
              <m:ctrlPr>
                <w:rPr>
                  <w:rFonts w:ascii="Cambria Math" w:hAnsi="Cambria Math"/>
                  <w:i/>
                  <w:color w:val="000000"/>
                  <w:lang w:eastAsia="zh-CN"/>
                </w:rPr>
              </m:ctrlPr>
            </m:eqArrPr>
            <m:e>
              <m:r>
                <m:rPr>
                  <m:sty m:val="p"/>
                </m:rPr>
                <w:rPr>
                  <w:rFonts w:ascii="Cambria Math" w:hAnsi="Cambria Math" w:hint="eastAsia"/>
                  <w:color w:val="FF0000"/>
                  <w:lang w:eastAsia="zh-CN"/>
                </w:rPr>
                <m:t xml:space="preserve"> </m:t>
              </m:r>
              <m:r>
                <m:rPr>
                  <m:sty m:val="p"/>
                </m:rPr>
                <w:rPr>
                  <w:rFonts w:ascii="Cambria Math" w:hAnsi="Cambria Math"/>
                  <w:color w:val="FF0000"/>
                  <w:lang w:eastAsia="zh-CN"/>
                </w:rPr>
                <m:t xml:space="preserve"> </m:t>
              </m:r>
              <m:r>
                <m:rPr>
                  <m:sty m:val="p"/>
                </m:rPr>
                <w:rPr>
                  <w:rFonts w:ascii="Cambria Math" w:hAnsi="Cambria Math"/>
                  <w:color w:val="000000" w:themeColor="text1"/>
                  <w:lang w:eastAsia="zh-CN"/>
                </w:rPr>
                <m:t xml:space="preserve"> </m:t>
              </m:r>
              <m:r>
                <w:rPr>
                  <w:rFonts w:ascii="Cambria Math" w:hAnsi="Cambria Math" w:hint="eastAsia"/>
                  <w:color w:val="000000" w:themeColor="text1"/>
                  <w:lang w:eastAsia="zh-CN"/>
                </w:rPr>
                <m:t>f</m:t>
              </m:r>
              <m:d>
                <m:dPr>
                  <m:ctrlPr>
                    <w:rPr>
                      <w:rFonts w:ascii="Cambria Math" w:hAnsi="Cambria Math"/>
                      <w:i/>
                      <w:color w:val="000000" w:themeColor="text1"/>
                      <w:lang w:eastAsia="zh-CN"/>
                    </w:rPr>
                  </m:ctrlPr>
                </m:dPr>
                <m:e>
                  <m:r>
                    <w:rPr>
                      <w:rFonts w:ascii="Cambria Math" w:hAnsi="Cambria Math"/>
                      <w:color w:val="000000" w:themeColor="text1"/>
                      <w:lang w:eastAsia="zh-CN"/>
                    </w:rPr>
                    <m:t>x,y</m:t>
                  </m:r>
                </m:e>
              </m:d>
              <m:r>
                <m:rPr>
                  <m:sty m:val="p"/>
                </m:rPr>
                <w:rPr>
                  <w:rFonts w:ascii="Cambria Math" w:hAnsi="Cambria Math"/>
                  <w:color w:val="000000"/>
                  <w:lang w:eastAsia="zh-CN"/>
                </w:rPr>
                <m:t>=</m:t>
              </m:r>
              <m:sSup>
                <m:sSupPr>
                  <m:ctrlPr>
                    <w:rPr>
                      <w:rFonts w:ascii="Cambria Math" w:hAnsi="Cambria Math"/>
                      <w:color w:val="000000"/>
                      <w:lang w:eastAsia="zh-CN"/>
                    </w:rPr>
                  </m:ctrlPr>
                </m:sSupPr>
                <m:e>
                  <m:f>
                    <m:fPr>
                      <m:ctrlPr>
                        <w:rPr>
                          <w:rFonts w:ascii="Cambria Math" w:hAnsi="Cambria Math"/>
                          <w:color w:val="000000"/>
                        </w:rPr>
                      </m:ctrlPr>
                    </m:fPr>
                    <m:num>
                      <m:r>
                        <w:rPr>
                          <w:rFonts w:ascii="Cambria Math" w:hAnsi="Cambria Math"/>
                          <w:color w:val="000000"/>
                        </w:rPr>
                        <m:t>1</m:t>
                      </m:r>
                    </m:num>
                    <m:den>
                      <m:rad>
                        <m:radPr>
                          <m:degHide m:val="1"/>
                          <m:ctrlPr>
                            <w:rPr>
                              <w:rFonts w:ascii="Cambria Math" w:hAnsi="Cambria Math"/>
                              <w:i/>
                              <w:color w:val="000000"/>
                            </w:rPr>
                          </m:ctrlPr>
                        </m:radPr>
                        <m:deg/>
                        <m:e>
                          <m:r>
                            <w:rPr>
                              <w:rFonts w:ascii="Cambria Math" w:hAnsi="Cambria Math"/>
                              <w:color w:val="000000"/>
                            </w:rPr>
                            <m:t>2</m:t>
                          </m:r>
                          <m:r>
                            <w:rPr>
                              <w:rFonts w:ascii="Cambria Math" w:hAnsi="Cambria Math"/>
                              <w:color w:val="000000"/>
                              <w:lang w:eastAsia="zh-CN"/>
                            </w:rPr>
                            <m:t>π</m:t>
                          </m:r>
                        </m:e>
                      </m:rad>
                    </m:den>
                  </m:f>
                  <m:r>
                    <m:rPr>
                      <m:sty m:val="p"/>
                    </m:rPr>
                    <w:rPr>
                      <w:rFonts w:ascii="Cambria Math" w:hAnsi="Cambria Math"/>
                      <w:color w:val="000000"/>
                    </w:rPr>
                    <m:t>e</m:t>
                  </m:r>
                </m:e>
                <m:sup>
                  <m:r>
                    <m:rPr>
                      <m:sty m:val="p"/>
                    </m:rPr>
                    <w:rPr>
                      <w:rFonts w:ascii="Cambria Math" w:hAnsi="Cambria Math"/>
                      <w:color w:val="000000"/>
                    </w:rPr>
                    <m:t>-</m:t>
                  </m:r>
                  <m:f>
                    <m:fPr>
                      <m:ctrlPr>
                        <w:rPr>
                          <w:rFonts w:ascii="Cambria Math" w:hAnsi="Cambria Math"/>
                          <w:color w:val="000000"/>
                        </w:rPr>
                      </m:ctrlPr>
                    </m:fPr>
                    <m:num>
                      <m:sSubSup>
                        <m:sSubSupPr>
                          <m:ctrlPr>
                            <w:rPr>
                              <w:rFonts w:ascii="Cambria Math" w:hAnsi="Cambria Math"/>
                              <w:i/>
                              <w:color w:val="000000"/>
                              <w:lang w:eastAsia="zh-CN"/>
                            </w:rPr>
                          </m:ctrlPr>
                        </m:sSubSupPr>
                        <m:e>
                          <m:r>
                            <w:rPr>
                              <w:rFonts w:ascii="Cambria Math" w:hAnsi="Cambria Math" w:hint="eastAsia"/>
                              <w:color w:val="000000"/>
                              <w:lang w:eastAsia="zh-CN"/>
                            </w:rPr>
                            <m:t>d</m:t>
                          </m:r>
                        </m:e>
                        <m:sub>
                          <m:r>
                            <w:rPr>
                              <w:rFonts w:ascii="Cambria Math" w:hAnsi="Cambria Math" w:hint="eastAsia"/>
                              <w:color w:val="000000"/>
                              <w:lang w:eastAsia="zh-CN"/>
                            </w:rPr>
                            <m:t>x</m:t>
                          </m:r>
                        </m:sub>
                        <m:sup>
                          <m:r>
                            <w:rPr>
                              <w:rFonts w:ascii="Cambria Math" w:hAnsi="Cambria Math"/>
                              <w:color w:val="000000"/>
                              <w:lang w:eastAsia="zh-CN"/>
                            </w:rPr>
                            <m:t>2</m:t>
                          </m:r>
                        </m:sup>
                      </m:sSubSup>
                      <m:r>
                        <w:rPr>
                          <w:rFonts w:ascii="Cambria Math" w:hAnsi="Cambria Math"/>
                          <w:color w:val="000000"/>
                        </w:rPr>
                        <m:t>+</m:t>
                      </m:r>
                      <m:sSubSup>
                        <m:sSubSupPr>
                          <m:ctrlPr>
                            <w:rPr>
                              <w:rFonts w:ascii="Cambria Math" w:hAnsi="Cambria Math"/>
                              <w:i/>
                              <w:color w:val="000000"/>
                              <w:lang w:eastAsia="zh-CN"/>
                            </w:rPr>
                          </m:ctrlPr>
                        </m:sSubSupPr>
                        <m:e>
                          <m:r>
                            <w:rPr>
                              <w:rFonts w:ascii="Cambria Math" w:hAnsi="Cambria Math" w:hint="eastAsia"/>
                              <w:color w:val="000000"/>
                              <w:lang w:eastAsia="zh-CN"/>
                            </w:rPr>
                            <m:t>d</m:t>
                          </m:r>
                        </m:e>
                        <m:sub>
                          <m:r>
                            <w:rPr>
                              <w:rFonts w:ascii="Cambria Math" w:hAnsi="Cambria Math"/>
                              <w:color w:val="000000"/>
                              <w:lang w:eastAsia="zh-CN"/>
                            </w:rPr>
                            <m:t>y</m:t>
                          </m:r>
                        </m:sub>
                        <m:sup>
                          <m:r>
                            <w:rPr>
                              <w:rFonts w:ascii="Cambria Math" w:hAnsi="Cambria Math"/>
                              <w:color w:val="000000"/>
                              <w:lang w:eastAsia="zh-CN"/>
                            </w:rPr>
                            <m:t>2</m:t>
                          </m:r>
                        </m:sup>
                      </m:sSubSup>
                    </m:num>
                    <m:den>
                      <m:r>
                        <w:rPr>
                          <w:rFonts w:ascii="Cambria Math" w:hAnsi="Cambria Math"/>
                          <w:color w:val="000000"/>
                        </w:rPr>
                        <m:t>2</m:t>
                      </m:r>
                      <m:sSup>
                        <m:sSupPr>
                          <m:ctrlPr>
                            <w:rPr>
                              <w:rFonts w:ascii="Cambria Math" w:hAnsi="Cambria Math"/>
                              <w:i/>
                              <w:color w:val="000000"/>
                            </w:rPr>
                          </m:ctrlPr>
                        </m:sSupPr>
                        <m:e>
                          <m:r>
                            <m:rPr>
                              <m:sty m:val="p"/>
                            </m:rPr>
                            <w:rPr>
                              <w:rFonts w:ascii="Cambria Math" w:hAnsi="Cambria Math"/>
                              <w:color w:val="000000"/>
                            </w:rPr>
                            <m:t>σ</m:t>
                          </m:r>
                        </m:e>
                        <m:sup>
                          <m:r>
                            <w:rPr>
                              <w:rFonts w:ascii="Cambria Math" w:hAnsi="Cambria Math"/>
                              <w:color w:val="000000"/>
                            </w:rPr>
                            <m:t>2</m:t>
                          </m:r>
                        </m:sup>
                      </m:sSup>
                    </m:den>
                  </m:f>
                </m:sup>
              </m:sSup>
              <m:r>
                <w:rPr>
                  <w:rFonts w:ascii="Cambria Math" w:hAnsi="Cambria Math"/>
                  <w:color w:val="FF0000"/>
                  <w:lang w:eastAsia="zh-CN"/>
                </w:rPr>
                <m:t>#</m:t>
              </m:r>
              <m:d>
                <m:dPr>
                  <m:ctrlPr>
                    <w:rPr>
                      <w:rFonts w:ascii="Cambria Math" w:hAnsi="Cambria Math"/>
                      <w:i/>
                      <w:color w:val="000000"/>
                      <w:lang w:eastAsia="zh-CN"/>
                    </w:rPr>
                  </m:ctrlPr>
                </m:dPr>
                <m:e>
                  <m:r>
                    <w:rPr>
                      <w:rFonts w:ascii="Cambria Math" w:hAnsi="Cambria Math"/>
                      <w:color w:val="000000"/>
                      <w:lang w:eastAsia="zh-CN"/>
                    </w:rPr>
                    <m:t>4</m:t>
                  </m:r>
                </m:e>
              </m:d>
              <m:ctrlPr>
                <w:rPr>
                  <w:rFonts w:ascii="Cambria Math" w:hAnsi="Cambria Math"/>
                  <w:i/>
                  <w:color w:val="FF0000"/>
                  <w:lang w:eastAsia="zh-CN"/>
                </w:rPr>
              </m:ctrlPr>
            </m:e>
          </m:eqArr>
        </m:oMath>
      </m:oMathPara>
    </w:p>
    <w:p w14:paraId="4A1F56BB" w14:textId="64F176B4" w:rsidR="00A0046B" w:rsidRDefault="00000000">
      <w:pPr>
        <w:widowControl w:val="0"/>
        <w:spacing w:line="252" w:lineRule="auto"/>
        <w:ind w:firstLine="202"/>
        <w:jc w:val="both"/>
        <w:rPr>
          <w:ins w:id="410" w:author="Crystal Jing" w:date="2023-09-08T16:30:00Z"/>
          <w:color w:val="000000" w:themeColor="text1"/>
          <w:lang w:eastAsia="zh-CN"/>
        </w:rPr>
        <w:sectPr w:rsidR="00A0046B">
          <w:footnotePr>
            <w:numRestart w:val="eachSect"/>
          </w:footnotePr>
          <w:type w:val="continuous"/>
          <w:pgSz w:w="12240" w:h="15840"/>
          <w:pgMar w:top="1008" w:right="936" w:bottom="1008" w:left="936" w:header="432" w:footer="432" w:gutter="0"/>
          <w:pgNumType w:start="1"/>
          <w:cols w:num="2" w:space="288"/>
        </w:sectPr>
      </w:pPr>
      <w:r>
        <w:rPr>
          <w:color w:val="000000" w:themeColor="text1"/>
          <w:lang w:eastAsia="zh-CN"/>
        </w:rPr>
        <w:t>After the above face localization + Gaussian blurring, a video will be obtained in which part of the face is displayed by encrypted blurring and the rest is displayed normally, this video corresponds to</w:t>
      </w:r>
      <m:oMath>
        <m:r>
          <w:rPr>
            <w:rFonts w:ascii="Cambria Math" w:hAnsi="Cambria Math"/>
            <w:color w:val="000000" w:themeColor="text1"/>
            <w:lang w:eastAsia="zh-CN"/>
          </w:rPr>
          <m:t xml:space="preserve"> </m:t>
        </m:r>
        <m:sSub>
          <m:sSubPr>
            <m:ctrlPr>
              <w:rPr>
                <w:rFonts w:ascii="Cambria Math" w:hAnsi="Cambria Math"/>
                <w:i/>
                <w:color w:val="000000" w:themeColor="text1"/>
                <w:lang w:eastAsia="zh-CN"/>
              </w:rPr>
            </m:ctrlPr>
          </m:sSubPr>
          <m:e>
            <m:r>
              <w:rPr>
                <w:rFonts w:ascii="Cambria Math" w:hAnsi="Cambria Math"/>
                <w:color w:val="000000" w:themeColor="text1"/>
                <w:lang w:eastAsia="zh-CN"/>
              </w:rPr>
              <m:t>A</m:t>
            </m:r>
          </m:e>
          <m:sub>
            <m:r>
              <w:rPr>
                <w:rFonts w:ascii="Cambria Math" w:hAnsi="Cambria Math"/>
                <w:color w:val="000000" w:themeColor="text1"/>
                <w:lang w:eastAsia="zh-CN"/>
              </w:rPr>
              <m:t>ip</m:t>
            </m:r>
          </m:sub>
        </m:sSub>
      </m:oMath>
      <w:r>
        <w:rPr>
          <w:color w:val="000000" w:themeColor="text1"/>
          <w:lang w:eastAsia="zh-CN"/>
        </w:rPr>
        <w:t xml:space="preserve"> in E</w:t>
      </w:r>
      <w:ins w:id="411" w:author="Crystal Jing" w:date="2023-09-08T16:35:00Z">
        <w:r w:rsidR="00CF4985">
          <w:rPr>
            <w:color w:val="000000" w:themeColor="text1"/>
            <w:lang w:eastAsia="zh-CN"/>
          </w:rPr>
          <w:t>q</w:t>
        </w:r>
      </w:ins>
      <w:del w:id="412" w:author="Crystal Jing" w:date="2023-09-08T16:35:00Z">
        <w:r w:rsidDel="00CF4985">
          <w:rPr>
            <w:color w:val="000000" w:themeColor="text1"/>
            <w:lang w:eastAsia="zh-CN"/>
          </w:rPr>
          <w:delText>q</w:delText>
        </w:r>
      </w:del>
      <w:r>
        <w:rPr>
          <w:color w:val="000000" w:themeColor="text1"/>
          <w:lang w:eastAsia="zh-CN"/>
        </w:rPr>
        <w:t xml:space="preserve">. </w:t>
      </w:r>
      <m:oMath>
        <m:d>
          <m:dPr>
            <m:ctrlPr>
              <w:rPr>
                <w:rFonts w:ascii="Cambria Math" w:hAnsi="Cambria Math"/>
                <w:lang w:eastAsia="zh-CN"/>
              </w:rPr>
            </m:ctrlPr>
          </m:dPr>
          <m:e>
            <m:r>
              <m:rPr>
                <m:sty m:val="p"/>
              </m:rPr>
              <w:rPr>
                <w:rFonts w:ascii="Cambria Math"/>
                <w:lang w:eastAsia="zh-CN"/>
              </w:rPr>
              <m:t>1</m:t>
            </m:r>
          </m:e>
        </m:d>
      </m:oMath>
      <w:r>
        <w:rPr>
          <w:color w:val="000000" w:themeColor="text1"/>
          <w:lang w:eastAsia="zh-CN"/>
        </w:rPr>
        <w:t xml:space="preserve"> above and is stored locally. The solving process of </w:t>
      </w:r>
      <w:r>
        <w:rPr>
          <w:rFonts w:hint="eastAsia"/>
          <w:i/>
          <w:color w:val="000000" w:themeColor="text1"/>
          <w:lang w:eastAsia="zh-CN"/>
        </w:rPr>
        <w:t>f</w:t>
      </w:r>
      <w:r>
        <w:rPr>
          <w:i/>
          <w:color w:val="000000" w:themeColor="text1"/>
          <w:vertAlign w:val="subscript"/>
          <w:lang w:eastAsia="zh-CN"/>
        </w:rPr>
        <w:t>1</w:t>
      </w:r>
      <w:r>
        <w:rPr>
          <w:i/>
          <w:color w:val="000000" w:themeColor="text1"/>
          <w:lang w:eastAsia="zh-CN"/>
        </w:rPr>
        <w:t>(A</w:t>
      </w:r>
      <w:r>
        <w:rPr>
          <w:i/>
          <w:color w:val="000000" w:themeColor="text1"/>
          <w:vertAlign w:val="subscript"/>
          <w:lang w:eastAsia="zh-CN"/>
        </w:rPr>
        <w:t>i</w:t>
      </w:r>
      <w:r>
        <w:rPr>
          <w:i/>
          <w:color w:val="000000" w:themeColor="text1"/>
          <w:lang w:eastAsia="zh-CN"/>
        </w:rPr>
        <w:t xml:space="preserve">) </w:t>
      </w:r>
      <w:r>
        <w:rPr>
          <w:color w:val="000000" w:themeColor="text1"/>
          <w:lang w:eastAsia="zh-CN"/>
        </w:rPr>
        <w:t>is thus completed.</w:t>
      </w:r>
    </w:p>
    <w:p w14:paraId="032BF2F0" w14:textId="5AD6A963" w:rsidR="005B6087" w:rsidRDefault="00A0046B">
      <w:pPr>
        <w:widowControl w:val="0"/>
        <w:spacing w:line="252" w:lineRule="auto"/>
        <w:ind w:firstLine="202"/>
        <w:jc w:val="both"/>
        <w:rPr>
          <w:ins w:id="413" w:author="Crystal Jing" w:date="2023-09-08T16:31:00Z"/>
          <w:color w:val="000000" w:themeColor="text1"/>
          <w:lang w:eastAsia="zh-CN"/>
        </w:rPr>
      </w:pPr>
      <w:ins w:id="414" w:author="Crystal Jing" w:date="2023-09-08T16:30:00Z">
        <w:r>
          <w:rPr>
            <w:noProof/>
            <w:color w:val="000000"/>
            <w:lang w:eastAsia="zh-CN"/>
          </w:rPr>
          <w:drawing>
            <wp:inline distT="0" distB="0" distL="0" distR="0" wp14:anchorId="782D13D4" wp14:editId="18C3510C">
              <wp:extent cx="6372792" cy="2289976"/>
              <wp:effectExtent l="0" t="0" r="9525" b="0"/>
              <wp:docPr id="1513804185" name="图片 1513804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19580" name="图片 5"/>
                      <pic:cNvPicPr>
                        <a:picLocks noChangeAspect="1" noChangeArrowheads="1"/>
                      </pic:cNvPicPr>
                    </pic:nvPicPr>
                    <pic:blipFill>
                      <a:blip r:embed="rId11" cstate="print">
                        <a:extLst>
                          <a:ext uri="{28A0092B-C50C-407E-A947-70E740481C1C}">
                            <a14:useLocalDpi xmlns:a14="http://schemas.microsoft.com/office/drawing/2010/main" val="0"/>
                          </a:ext>
                        </a:extLst>
                      </a:blip>
                      <a:srcRect t="19972" b="16136"/>
                      <a:stretch>
                        <a:fillRect/>
                      </a:stretch>
                    </pic:blipFill>
                    <pic:spPr>
                      <a:xfrm>
                        <a:off x="0" y="0"/>
                        <a:ext cx="6449449" cy="2317522"/>
                      </a:xfrm>
                      <a:prstGeom prst="rect">
                        <a:avLst/>
                      </a:prstGeom>
                      <a:noFill/>
                      <a:ln>
                        <a:noFill/>
                      </a:ln>
                    </pic:spPr>
                  </pic:pic>
                </a:graphicData>
              </a:graphic>
            </wp:inline>
          </w:drawing>
        </w:r>
      </w:ins>
    </w:p>
    <w:p w14:paraId="63754453" w14:textId="13E7AAB5" w:rsidR="00FF4F6D" w:rsidRDefault="00A0046B" w:rsidP="00A0046B">
      <w:pPr>
        <w:widowControl w:val="0"/>
        <w:spacing w:line="252" w:lineRule="auto"/>
        <w:ind w:firstLine="202"/>
        <w:jc w:val="center"/>
        <w:rPr>
          <w:ins w:id="415" w:author="Crystal Jing" w:date="2023-09-08T16:33:00Z"/>
          <w:b/>
        </w:rPr>
        <w:sectPr w:rsidR="00FF4F6D" w:rsidSect="00A0046B">
          <w:footnotePr>
            <w:numRestart w:val="eachSect"/>
          </w:footnotePr>
          <w:type w:val="continuous"/>
          <w:pgSz w:w="12240" w:h="15840"/>
          <w:pgMar w:top="1008" w:right="936" w:bottom="1008" w:left="936" w:header="432" w:footer="432" w:gutter="0"/>
          <w:pgNumType w:start="1"/>
          <w:cols w:space="288"/>
        </w:sectPr>
      </w:pPr>
      <w:moveToRangeStart w:id="416" w:author="Crystal Jing" w:date="2023-09-08T16:31:00Z" w:name="move145083080"/>
      <w:moveTo w:id="417" w:author="Crystal Jing" w:date="2023-09-08T16:31:00Z">
        <w:r>
          <w:rPr>
            <w:b/>
          </w:rPr>
          <w:t xml:space="preserve">Fig. 2. AI algorithms integration framework for </w:t>
        </w:r>
        <w:proofErr w:type="spellStart"/>
        <w:r>
          <w:rPr>
            <w:b/>
          </w:rPr>
          <w:t>BAMMechanism</w:t>
        </w:r>
        <w:proofErr w:type="spellEnd"/>
        <w:del w:id="418" w:author="Crystal Jing" w:date="2023-09-08T16:38:00Z">
          <w:r w:rsidDel="00CF4985">
            <w:rPr>
              <w:b/>
            </w:rPr>
            <w:delText xml:space="preserve"> </w:delText>
          </w:r>
        </w:del>
        <w:r>
          <w:rPr>
            <w:b/>
          </w:rPr>
          <w:t>.</w:t>
        </w:r>
      </w:moveTo>
      <w:moveToRangeEnd w:id="416"/>
    </w:p>
    <w:p w14:paraId="148A9203" w14:textId="04531EAC" w:rsidR="00A0046B" w:rsidRPr="00FF4F6D" w:rsidDel="00FF4F6D" w:rsidRDefault="00A0046B" w:rsidP="00FF4F6D">
      <w:pPr>
        <w:widowControl w:val="0"/>
        <w:spacing w:line="252" w:lineRule="auto"/>
        <w:ind w:firstLine="144"/>
        <w:rPr>
          <w:del w:id="419" w:author="Crystal Jing" w:date="2023-09-08T16:33:00Z"/>
          <w:rFonts w:hint="eastAsia"/>
          <w:b/>
          <w:color w:val="000000"/>
          <w:lang w:eastAsia="zh-CN"/>
          <w:rPrChange w:id="420" w:author="Crystal Jing" w:date="2023-09-08T16:33:00Z">
            <w:rPr>
              <w:del w:id="421" w:author="Crystal Jing" w:date="2023-09-08T16:33:00Z"/>
              <w:rFonts w:hint="eastAsia"/>
              <w:color w:val="000000" w:themeColor="text1"/>
              <w:lang w:eastAsia="zh-CN"/>
            </w:rPr>
          </w:rPrChange>
        </w:rPr>
        <w:pPrChange w:id="422" w:author="Crystal Jing" w:date="2023-09-08T16:33:00Z">
          <w:pPr>
            <w:widowControl w:val="0"/>
            <w:spacing w:line="252" w:lineRule="auto"/>
            <w:ind w:firstLine="202"/>
            <w:jc w:val="both"/>
          </w:pPr>
        </w:pPrChange>
      </w:pPr>
    </w:p>
    <w:p w14:paraId="481391E4" w14:textId="77777777" w:rsidR="005B6087" w:rsidRDefault="00000000" w:rsidP="00CF4985">
      <w:pPr>
        <w:ind w:firstLine="144"/>
        <w:rPr>
          <w:b/>
          <w:color w:val="000000"/>
          <w:lang w:eastAsia="zh-CN"/>
        </w:rPr>
      </w:pPr>
      <w:r>
        <w:rPr>
          <w:b/>
          <w:color w:val="000000"/>
          <w:lang w:eastAsia="zh-CN"/>
        </w:rPr>
        <w:t>2) Key storage and matching</w:t>
      </w:r>
    </w:p>
    <w:p w14:paraId="31D0B438" w14:textId="77777777" w:rsidR="005B6087" w:rsidRDefault="00000000">
      <w:pPr>
        <w:widowControl w:val="0"/>
        <w:spacing w:line="252" w:lineRule="auto"/>
        <w:ind w:firstLine="202"/>
        <w:jc w:val="both"/>
        <w:rPr>
          <w:color w:val="000000"/>
          <w:lang w:eastAsia="zh-CN"/>
        </w:rPr>
      </w:pPr>
      <w:r>
        <w:rPr>
          <w:color w:val="000000"/>
          <w:lang w:eastAsia="zh-CN"/>
        </w:rPr>
        <w:t xml:space="preserve">Unlike traditional video surveillance systems, this </w:t>
      </w:r>
      <w:r>
        <w:rPr>
          <w:rFonts w:hint="eastAsia"/>
          <w:color w:val="000000"/>
          <w:lang w:eastAsia="zh-CN"/>
        </w:rPr>
        <w:t>method</w:t>
      </w:r>
      <w:r>
        <w:rPr>
          <w:color w:val="000000"/>
          <w:lang w:eastAsia="zh-CN"/>
        </w:rPr>
        <w:t xml:space="preserve"> no longer stores the original video</w:t>
      </w:r>
      <w:ins w:id="423" w:author="小杜" w:date="2023-09-07T12:10:00Z">
        <w:r>
          <w:rPr>
            <w:rFonts w:hint="eastAsia"/>
            <w:color w:val="000000"/>
            <w:lang w:eastAsia="zh-CN"/>
          </w:rPr>
          <w:t>. Instead</w:t>
        </w:r>
      </w:ins>
      <w:r>
        <w:rPr>
          <w:color w:val="000000"/>
          <w:lang w:eastAsia="zh-CN"/>
        </w:rPr>
        <w:t xml:space="preserve">, </w:t>
      </w:r>
      <w:del w:id="424" w:author="小杜" w:date="2023-09-07T12:12:00Z">
        <w:r>
          <w:rPr>
            <w:color w:val="000000"/>
            <w:lang w:eastAsia="zh-CN"/>
          </w:rPr>
          <w:delText>but</w:delText>
        </w:r>
      </w:del>
      <w:ins w:id="425" w:author="小杜" w:date="2023-09-07T12:12:00Z">
        <w:r>
          <w:rPr>
            <w:rFonts w:hint="eastAsia"/>
            <w:color w:val="000000"/>
            <w:lang w:eastAsia="zh-CN"/>
          </w:rPr>
          <w:t>it</w:t>
        </w:r>
      </w:ins>
      <w:r>
        <w:rPr>
          <w:color w:val="000000"/>
          <w:lang w:eastAsia="zh-CN"/>
        </w:rPr>
        <w:t xml:space="preserve"> chooses to locally store the encrypted video</w:t>
      </w:r>
      <w:del w:id="426" w:author="小杜" w:date="2023-09-07T12:12:00Z">
        <w:r>
          <w:rPr>
            <w:color w:val="000000"/>
            <w:lang w:eastAsia="zh-CN"/>
          </w:rPr>
          <w:delText>,</w:delText>
        </w:r>
      </w:del>
      <w:r>
        <w:rPr>
          <w:color w:val="000000"/>
          <w:lang w:eastAsia="zh-CN"/>
        </w:rPr>
        <w:t xml:space="preserve"> while uploading the high-dimensional abstract semantics to the cloud for subsequent processing and analysis. </w:t>
      </w:r>
      <w:ins w:id="427" w:author="小杜" w:date="2023-09-07T12:22:00Z">
        <w:r>
          <w:rPr>
            <w:rFonts w:hint="eastAsia"/>
            <w:color w:val="000000"/>
            <w:lang w:eastAsia="zh-CN"/>
          </w:rPr>
          <w:t>For example, in the case of post-surveillance face retrieval service, the local storage of encrypted faces results in a significant loss of face feature information. As a result, the video cannot be directly retrieved for review. Instead, it</w:t>
        </w:r>
      </w:ins>
      <w:del w:id="428" w:author="小杜" w:date="2023-09-07T12:22:00Z">
        <w:r>
          <w:rPr>
            <w:color w:val="000000"/>
            <w:lang w:eastAsia="zh-CN"/>
          </w:rPr>
          <w:delText>For example, for the face retrieval service of post-surveillance, as the local storage of encrypted faces loses a large amount of face feature information, the video cannot be retrieved for review, but</w:delText>
        </w:r>
      </w:del>
      <w:r>
        <w:rPr>
          <w:color w:val="000000"/>
          <w:lang w:eastAsia="zh-CN"/>
        </w:rPr>
        <w:t xml:space="preserve"> needs to be indexed for the high-dimensional semantic B for query service, which is similar to the human perceptual memory. </w:t>
      </w:r>
    </w:p>
    <w:p w14:paraId="2E9E9166" w14:textId="6168F65E" w:rsidR="005B6087" w:rsidRDefault="00000000">
      <w:pPr>
        <w:widowControl w:val="0"/>
        <w:spacing w:line="252" w:lineRule="auto"/>
        <w:ind w:firstLine="202"/>
        <w:jc w:val="both"/>
        <w:rPr>
          <w:color w:val="000000"/>
          <w:lang w:eastAsia="zh-CN"/>
        </w:rPr>
      </w:pPr>
      <w:r>
        <w:rPr>
          <w:color w:val="000000"/>
          <w:lang w:eastAsia="zh-CN"/>
        </w:rPr>
        <w:t>Inspired by the pixel2style2pixel (</w:t>
      </w:r>
      <w:proofErr w:type="spellStart"/>
      <w:r>
        <w:rPr>
          <w:color w:val="000000"/>
          <w:lang w:eastAsia="zh-CN"/>
        </w:rPr>
        <w:t>pSp</w:t>
      </w:r>
      <w:proofErr w:type="spellEnd"/>
      <w:r>
        <w:rPr>
          <w:color w:val="000000"/>
          <w:lang w:eastAsia="zh-CN"/>
        </w:rPr>
        <w:t xml:space="preserve">) framework </w:t>
      </w:r>
      <w:r>
        <w:rPr>
          <w:color w:val="000000"/>
        </w:rPr>
        <w:t>[34]</w:t>
      </w:r>
      <w:r>
        <w:rPr>
          <w:color w:val="000000"/>
          <w:lang w:eastAsia="zh-CN"/>
        </w:rPr>
        <w:t xml:space="preserve"> that solves a variety of image-to-image conversion tasks, we use the </w:t>
      </w:r>
      <w:proofErr w:type="spellStart"/>
      <w:r>
        <w:rPr>
          <w:color w:val="000000"/>
          <w:lang w:eastAsia="zh-CN"/>
        </w:rPr>
        <w:t>pSp</w:t>
      </w:r>
      <w:proofErr w:type="spellEnd"/>
      <w:r>
        <w:rPr>
          <w:color w:val="000000"/>
          <w:lang w:eastAsia="zh-CN"/>
        </w:rPr>
        <w:t xml:space="preserve"> encoder, which directly encodes a given image </w:t>
      </w:r>
      <w:ins w:id="429" w:author="小杜" w:date="2023-09-07T12:33:00Z">
        <w:r>
          <w:rPr>
            <w:rFonts w:hint="eastAsia"/>
            <w:color w:val="000000"/>
            <w:lang w:eastAsia="zh-CN"/>
          </w:rPr>
          <w:t>in</w:t>
        </w:r>
      </w:ins>
      <w:r>
        <w:rPr>
          <w:color w:val="000000"/>
          <w:lang w:eastAsia="zh-CN"/>
        </w:rPr>
        <w:t>to the desired latent code</w:t>
      </w:r>
      <w:del w:id="430" w:author="小杜" w:date="2023-09-07T12:34:00Z">
        <w:r>
          <w:rPr>
            <w:color w:val="000000"/>
            <w:lang w:eastAsia="zh-CN"/>
          </w:rPr>
          <w:delText>,</w:delText>
        </w:r>
      </w:del>
      <w:ins w:id="431" w:author="小杜" w:date="2023-09-07T12:34:00Z">
        <w:r>
          <w:rPr>
            <w:rFonts w:hint="eastAsia"/>
            <w:color w:val="000000"/>
            <w:lang w:eastAsia="zh-CN"/>
          </w:rPr>
          <w:t>. This allows us</w:t>
        </w:r>
      </w:ins>
      <w:r>
        <w:rPr>
          <w:color w:val="000000"/>
          <w:lang w:eastAsia="zh-CN"/>
        </w:rPr>
        <w:t xml:space="preserve"> to extract high-dimensional abstract semantic </w:t>
      </w:r>
      <w:del w:id="432" w:author="Crystal Jing" w:date="2023-09-08T16:38:00Z">
        <w:r w:rsidDel="00CF4985">
          <w:rPr>
            <w:color w:val="000000"/>
            <w:lang w:eastAsia="zh-CN"/>
          </w:rPr>
          <w:delText xml:space="preserve">features  </w:delText>
        </w:r>
      </w:del>
      <w:ins w:id="433" w:author="Crystal Jing" w:date="2023-09-08T16:38:00Z">
        <w:r w:rsidR="00CF4985">
          <w:rPr>
            <w:color w:val="000000"/>
            <w:lang w:eastAsia="zh-CN"/>
          </w:rPr>
          <w:t>features</w:t>
        </w:r>
        <w:r w:rsidR="00CF4985">
          <w:rPr>
            <w:color w:val="000000"/>
            <w:lang w:eastAsia="zh-CN"/>
          </w:rPr>
          <w:t xml:space="preserve"> </w:t>
        </w:r>
      </w:ins>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Pr>
          <w:color w:val="000000"/>
          <w:lang w:eastAsia="zh-CN"/>
        </w:rPr>
        <w:t>.</w:t>
      </w:r>
      <w:r>
        <w:t xml:space="preserve"> The </w:t>
      </w:r>
      <w:r>
        <w:rPr>
          <w:color w:val="000000"/>
          <w:lang w:eastAsia="zh-CN"/>
        </w:rPr>
        <w:t>model expression is as follows:</w:t>
      </w:r>
    </w:p>
    <w:p w14:paraId="143CD3B8" w14:textId="77777777" w:rsidR="005B6087" w:rsidRDefault="00000000">
      <w:pPr>
        <w:widowControl w:val="0"/>
        <w:spacing w:line="252" w:lineRule="auto"/>
        <w:jc w:val="center"/>
        <w:rPr>
          <w:color w:val="000000"/>
          <w:lang w:eastAsia="zh-CN"/>
        </w:rPr>
      </w:pPr>
      <m:oMathPara>
        <m:oMathParaPr>
          <m:jc m:val="right"/>
        </m:oMathParaPr>
        <m:oMath>
          <m:eqArr>
            <m:eqArrPr>
              <m:maxDist m:val="1"/>
              <m:ctrlPr>
                <w:rPr>
                  <w:rFonts w:ascii="Cambria Math" w:hAnsi="Cambria Math"/>
                  <w:i/>
                  <w:color w:val="000000"/>
                  <w:lang w:eastAsia="zh-CN"/>
                </w:rPr>
              </m:ctrlPr>
            </m:eqArrPr>
            <m:e>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r>
                <w:rPr>
                  <w:rFonts w:ascii="Cambria Math" w:hAnsi="Cambria Math"/>
                  <w:color w:val="000000"/>
                  <w:lang w:eastAsia="zh-CN"/>
                </w:rPr>
                <m:t>=L</m:t>
              </m:r>
              <m:d>
                <m:dPr>
                  <m:ctrlPr>
                    <w:rPr>
                      <w:rFonts w:ascii="Cambria Math" w:hAnsi="Cambria Math"/>
                      <w:i/>
                      <w:color w:val="000000"/>
                      <w:lang w:eastAsia="zh-CN"/>
                    </w:rPr>
                  </m:ctrlPr>
                </m:dPr>
                <m:e>
                  <m:r>
                    <w:rPr>
                      <w:rFonts w:ascii="Cambria Math" w:hAnsi="Cambria Math"/>
                      <w:color w:val="000000"/>
                      <w:lang w:eastAsia="zh-CN"/>
                    </w:rPr>
                    <m:t>E</m:t>
                  </m:r>
                  <m:d>
                    <m:dPr>
                      <m:ctrlPr>
                        <w:rPr>
                          <w:rFonts w:ascii="Cambria Math" w:hAnsi="Cambria Math"/>
                          <w:i/>
                          <w:color w:val="000000"/>
                          <w:lang w:eastAsia="zh-CN"/>
                        </w:rPr>
                      </m:ctrlPr>
                    </m:dPr>
                    <m:e>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m:t>
                          </m:r>
                        </m:sub>
                      </m:sSub>
                    </m:e>
                  </m:d>
                  <m:r>
                    <w:rPr>
                      <w:rFonts w:ascii="Cambria Math" w:hAnsi="Cambria Math"/>
                      <w:color w:val="000000"/>
                      <w:lang w:eastAsia="zh-CN"/>
                    </w:rPr>
                    <m:t>+</m:t>
                  </m:r>
                  <m:acc>
                    <m:accPr>
                      <m:chr m:val="̅"/>
                      <m:ctrlPr>
                        <w:rPr>
                          <w:rFonts w:ascii="Cambria Math" w:hAnsi="Cambria Math"/>
                          <w:i/>
                          <w:color w:val="000000"/>
                          <w:lang w:eastAsia="zh-CN"/>
                        </w:rPr>
                      </m:ctrlPr>
                    </m:accPr>
                    <m:e>
                      <m:r>
                        <w:rPr>
                          <w:rFonts w:ascii="Cambria Math" w:hAnsi="Cambria Math"/>
                          <w:color w:val="000000"/>
                          <w:lang w:eastAsia="zh-CN"/>
                        </w:rPr>
                        <m:t>w</m:t>
                      </m:r>
                    </m:e>
                  </m:acc>
                </m:e>
              </m:d>
              <m:r>
                <w:rPr>
                  <w:rFonts w:ascii="Cambria Math" w:hAnsi="Cambria Math"/>
                  <w:color w:val="000000"/>
                  <w:lang w:eastAsia="zh-CN"/>
                </w:rPr>
                <m:t>#</m:t>
              </m:r>
              <m:d>
                <m:dPr>
                  <m:ctrlPr>
                    <w:rPr>
                      <w:rFonts w:ascii="Cambria Math" w:hAnsi="Cambria Math"/>
                      <w:i/>
                      <w:color w:val="000000"/>
                      <w:lang w:eastAsia="zh-CN"/>
                    </w:rPr>
                  </m:ctrlPr>
                </m:dPr>
                <m:e>
                  <m:r>
                    <w:rPr>
                      <w:rFonts w:ascii="Cambria Math" w:hAnsi="Cambria Math"/>
                      <w:color w:val="000000"/>
                      <w:lang w:eastAsia="zh-CN"/>
                    </w:rPr>
                    <m:t>5</m:t>
                  </m:r>
                </m:e>
              </m:d>
            </m:e>
          </m:eqArr>
        </m:oMath>
      </m:oMathPara>
    </w:p>
    <w:p w14:paraId="7C92EF44" w14:textId="4BA194F0" w:rsidR="005B6087" w:rsidRDefault="00000000">
      <w:pPr>
        <w:widowControl w:val="0"/>
        <w:spacing w:line="252" w:lineRule="auto"/>
        <w:ind w:firstLine="202"/>
        <w:jc w:val="both"/>
        <w:rPr>
          <w:color w:val="000000"/>
          <w:lang w:eastAsia="zh-CN"/>
        </w:rPr>
      </w:pPr>
      <w:r>
        <w:rPr>
          <w:color w:val="000000"/>
          <w:lang w:eastAsia="zh-CN"/>
        </w:rPr>
        <w:t xml:space="preserve">Taking the previous original video </w:t>
      </w:r>
      <m:oMath>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m:t>
            </m:r>
          </m:sub>
        </m:sSub>
      </m:oMath>
      <w:r>
        <w:rPr>
          <w:color w:val="000000"/>
          <w:lang w:eastAsia="zh-CN"/>
        </w:rPr>
        <w:t xml:space="preserve"> as input,</w:t>
      </w:r>
      <w:r>
        <w:rPr>
          <w:rFonts w:ascii="Cambria Math" w:hAnsi="Cambria Math"/>
          <w:i/>
          <w:color w:val="000000"/>
          <w:lang w:eastAsia="zh-CN"/>
        </w:rPr>
        <w:t xml:space="preserve"> </w:t>
      </w:r>
      <m:oMath>
        <m:r>
          <w:rPr>
            <w:rFonts w:ascii="Cambria Math" w:hAnsi="Cambria Math"/>
            <w:color w:val="000000"/>
            <w:lang w:eastAsia="zh-CN"/>
          </w:rPr>
          <m:t>L</m:t>
        </m:r>
      </m:oMath>
      <w:r>
        <w:rPr>
          <w:color w:val="000000"/>
          <w:lang w:eastAsia="zh-CN"/>
        </w:rPr>
        <w:t xml:space="preserve"> (*) denotes the latent code of obtaining </w:t>
      </w:r>
      <m:oMath>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m:t>
            </m:r>
          </m:sub>
        </m:sSub>
      </m:oMath>
      <w:r>
        <w:rPr>
          <w:color w:val="000000"/>
          <w:lang w:eastAsia="zh-CN"/>
        </w:rPr>
        <w:t xml:space="preserve"> to get the abstract semantic feature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Pr>
          <w:color w:val="000000"/>
          <w:lang w:eastAsia="zh-CN"/>
        </w:rPr>
        <w:t xml:space="preserve">. </w:t>
      </w:r>
      <m:oMath>
        <m:r>
          <w:ins w:id="434" w:author="Crystal Jing" w:date="2023-09-08T16:39:00Z">
            <w:rPr>
              <w:rFonts w:ascii="Cambria Math" w:hAnsi="Cambria Math"/>
              <w:color w:val="000000"/>
              <w:lang w:eastAsia="zh-CN"/>
            </w:rPr>
            <m:t>E</m:t>
          </w:ins>
        </m:r>
        <m:d>
          <m:dPr>
            <m:ctrlPr>
              <w:ins w:id="435" w:author="Crystal Jing" w:date="2023-09-08T16:39:00Z">
                <w:rPr>
                  <w:rFonts w:ascii="Cambria Math" w:hAnsi="Cambria Math"/>
                  <w:i/>
                  <w:color w:val="000000"/>
                  <w:lang w:eastAsia="zh-CN"/>
                </w:rPr>
              </w:ins>
            </m:ctrlPr>
          </m:dPr>
          <m:e>
            <m:r>
              <w:ins w:id="436" w:author="Crystal Jing" w:date="2023-09-08T16:39:00Z">
                <w:rPr>
                  <w:rFonts w:ascii="Cambria Math" w:hAnsi="Cambria Math"/>
                  <w:color w:val="000000"/>
                  <w:lang w:eastAsia="zh-CN"/>
                </w:rPr>
                <m:t>*</m:t>
              </w:ins>
            </m:r>
          </m:e>
        </m:d>
      </m:oMath>
      <w:del w:id="437" w:author="Crystal Jing" w:date="2023-09-08T16:39:00Z">
        <w:r w:rsidDel="00AB18F9">
          <w:rPr>
            <w:color w:val="000000"/>
            <w:lang w:eastAsia="zh-CN"/>
          </w:rPr>
          <w:delText>E(*) d</w:delText>
        </w:r>
      </w:del>
      <w:ins w:id="438" w:author="Crystal Jing" w:date="2023-09-08T16:39:00Z">
        <w:r w:rsidR="00AB18F9">
          <w:rPr>
            <w:color w:val="000000"/>
            <w:lang w:eastAsia="zh-CN"/>
          </w:rPr>
          <w:t xml:space="preserve">  d</w:t>
        </w:r>
      </w:ins>
      <w:r>
        <w:rPr>
          <w:color w:val="000000"/>
          <w:lang w:eastAsia="zh-CN"/>
        </w:rPr>
        <w:t xml:space="preserve">enotes the </w:t>
      </w:r>
      <w:proofErr w:type="spellStart"/>
      <w:r>
        <w:rPr>
          <w:color w:val="000000"/>
          <w:lang w:eastAsia="zh-CN"/>
        </w:rPr>
        <w:t>pSp</w:t>
      </w:r>
      <w:proofErr w:type="spellEnd"/>
      <w:r>
        <w:rPr>
          <w:color w:val="000000"/>
          <w:lang w:eastAsia="zh-CN"/>
        </w:rPr>
        <w:t xml:space="preserve"> encoder.</w:t>
      </w:r>
      <w:ins w:id="439" w:author="Crystal Jing" w:date="2023-09-08T16:38:00Z">
        <w:r w:rsidR="00CF4985">
          <w:rPr>
            <w:color w:val="000000"/>
            <w:lang w:eastAsia="zh-CN"/>
          </w:rPr>
          <w:t xml:space="preserve"> </w:t>
        </w:r>
      </w:ins>
      <w:r>
        <w:rPr>
          <w:color w:val="000000"/>
          <w:lang w:eastAsia="zh-CN"/>
        </w:rPr>
        <w:t xml:space="preserve">The potential vector obtained from </w:t>
      </w:r>
      <m:oMath>
        <m:r>
          <w:rPr>
            <w:rFonts w:ascii="Cambria Math" w:hAnsi="Cambria Math"/>
            <w:color w:val="000000"/>
            <w:lang w:eastAsia="zh-CN"/>
          </w:rPr>
          <m:t>E</m:t>
        </m:r>
        <m:d>
          <m:dPr>
            <m:ctrlPr>
              <w:rPr>
                <w:rFonts w:ascii="Cambria Math" w:hAnsi="Cambria Math"/>
                <w:i/>
                <w:color w:val="000000"/>
                <w:lang w:eastAsia="zh-CN"/>
              </w:rPr>
            </m:ctrlPr>
          </m:dPr>
          <m:e>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m:t>
                </m:r>
              </m:sub>
            </m:sSub>
          </m:e>
        </m:d>
      </m:oMath>
      <w:r>
        <w:rPr>
          <w:color w:val="000000"/>
          <w:lang w:eastAsia="zh-CN"/>
        </w:rPr>
        <w:t xml:space="preserve"> is summed with the average potential vector </w:t>
      </w:r>
      <m:oMath>
        <m:acc>
          <m:accPr>
            <m:chr m:val="̅"/>
            <m:ctrlPr>
              <w:rPr>
                <w:rFonts w:ascii="Cambria Math" w:hAnsi="Cambria Math"/>
                <w:i/>
                <w:color w:val="000000"/>
                <w:lang w:eastAsia="zh-CN"/>
              </w:rPr>
            </m:ctrlPr>
          </m:accPr>
          <m:e>
            <m:r>
              <w:rPr>
                <w:rFonts w:ascii="Cambria Math" w:hAnsi="Cambria Math"/>
                <w:color w:val="000000"/>
                <w:lang w:eastAsia="zh-CN"/>
              </w:rPr>
              <m:t>w</m:t>
            </m:r>
          </m:e>
        </m:acc>
        <m:r>
          <w:rPr>
            <w:rFonts w:ascii="Cambria Math" w:hAnsi="Cambria Math"/>
            <w:color w:val="000000"/>
            <w:lang w:eastAsia="zh-CN"/>
          </w:rPr>
          <m:t xml:space="preserve"> </m:t>
        </m:r>
      </m:oMath>
      <w:r>
        <w:rPr>
          <w:color w:val="000000"/>
          <w:lang w:eastAsia="zh-CN"/>
        </w:rPr>
        <w:t xml:space="preserve">in the network model to obtain the final potential vector. This step usually helps to balance the quality and diversity of the generated images. In practical applications, customized mathematical conversion operations can be introduced after the above formula to generate customized conversion keys, </w:t>
      </w:r>
      <w:del w:id="440" w:author="Crystal Jing" w:date="2023-09-08T16:40:00Z">
        <w:r w:rsidDel="00AB18F9">
          <w:rPr>
            <w:color w:val="000000"/>
            <w:lang w:eastAsia="zh-CN"/>
          </w:rPr>
          <w:delText>so as to</w:delText>
        </w:r>
      </w:del>
      <w:ins w:id="441" w:author="Crystal Jing" w:date="2023-09-08T16:40:00Z">
        <w:r w:rsidR="00AB18F9">
          <w:rPr>
            <w:color w:val="000000"/>
            <w:lang w:eastAsia="zh-CN"/>
          </w:rPr>
          <w:t>to</w:t>
        </w:r>
      </w:ins>
      <w:r>
        <w:rPr>
          <w:color w:val="000000"/>
          <w:lang w:eastAsia="zh-CN"/>
        </w:rPr>
        <w:t xml:space="preserve"> ensure the personalization and security of the keys of each monitoring cloud platform.</w:t>
      </w:r>
    </w:p>
    <w:p w14:paraId="2BF1F11A" w14:textId="77777777" w:rsidR="005B6087" w:rsidRDefault="00000000">
      <w:pPr>
        <w:widowControl w:val="0"/>
        <w:spacing w:line="252" w:lineRule="auto"/>
        <w:ind w:firstLine="202"/>
        <w:jc w:val="both"/>
        <w:rPr>
          <w:color w:val="000000"/>
          <w:lang w:eastAsia="zh-CN"/>
        </w:rPr>
      </w:pPr>
      <w:r>
        <w:rPr>
          <w:color w:val="000000"/>
          <w:lang w:eastAsia="zh-CN"/>
        </w:rPr>
        <w:t xml:space="preserve">After extracting the high-dimensional abstract semantic feature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Pr>
          <w:color w:val="000000"/>
          <w:lang w:eastAsia="zh-CN"/>
        </w:rPr>
        <w:t xml:space="preserve"> from the original video using the above encoder, the temporal sequence of the video frames, </w:t>
      </w:r>
      <w:ins w:id="442" w:author="小杜" w:date="2023-09-07T17:35:00Z">
        <w:r>
          <w:rPr>
            <w:rFonts w:hint="eastAsia"/>
            <w:color w:val="000000"/>
            <w:lang w:eastAsia="zh-CN"/>
          </w:rPr>
          <w:t xml:space="preserve">along with </w:t>
        </w:r>
      </w:ins>
      <w:r>
        <w:rPr>
          <w:color w:val="000000"/>
          <w:lang w:eastAsia="zh-CN"/>
        </w:rPr>
        <w:t>the latitude, longitude</w:t>
      </w:r>
      <w:ins w:id="443" w:author="小杜" w:date="2023-09-07T17:34:00Z">
        <w:r>
          <w:rPr>
            <w:rFonts w:hint="eastAsia"/>
            <w:color w:val="000000"/>
            <w:lang w:eastAsia="zh-CN"/>
          </w:rPr>
          <w:t>,</w:t>
        </w:r>
      </w:ins>
      <w:r>
        <w:rPr>
          <w:color w:val="000000"/>
          <w:lang w:eastAsia="zh-CN"/>
        </w:rPr>
        <w:t xml:space="preserve"> and pixel coordinates of the edge camera itself</w:t>
      </w:r>
      <w:ins w:id="444" w:author="小杜" w:date="2023-09-07T17:36:00Z">
        <w:r>
          <w:rPr>
            <w:rFonts w:hint="eastAsia"/>
            <w:color w:val="000000"/>
            <w:lang w:eastAsia="zh-CN"/>
          </w:rPr>
          <w:t>,</w:t>
        </w:r>
      </w:ins>
      <w:r>
        <w:rPr>
          <w:color w:val="000000"/>
          <w:lang w:eastAsia="zh-CN"/>
        </w:rPr>
        <w:t xml:space="preserve"> are fused as the symbolic bit encoding of the high-dimensional abstract semantic feature</w:t>
      </w:r>
      <w:del w:id="445" w:author="小杜" w:date="2023-09-07T17:36:00Z">
        <w:r>
          <w:rPr>
            <w:color w:val="000000"/>
            <w:lang w:eastAsia="zh-CN"/>
          </w:rPr>
          <w:delText>, and</w:delText>
        </w:r>
      </w:del>
      <w:ins w:id="446" w:author="小杜" w:date="2023-09-07T17:36:00Z">
        <w:r>
          <w:rPr>
            <w:rFonts w:hint="eastAsia"/>
            <w:color w:val="000000"/>
            <w:lang w:eastAsia="zh-CN"/>
          </w:rPr>
          <w:t xml:space="preserve"> This symbolic bit encoding is then associated with</w:t>
        </w:r>
      </w:ins>
      <w:r>
        <w:rPr>
          <w:color w:val="000000"/>
          <w:lang w:eastAsia="zh-CN"/>
        </w:rPr>
        <w:t xml:space="preserve"> the mapping relationship between the high-dimensional abstract semantic feature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Pr>
          <w:color w:val="000000"/>
          <w:lang w:eastAsia="zh-CN"/>
        </w:rPr>
        <w:t xml:space="preserve"> and the encrypted face image frames</w:t>
      </w:r>
      <w:ins w:id="447" w:author="小杜" w:date="2023-09-07T17:37:00Z">
        <w:r>
          <w:rPr>
            <w:rFonts w:hint="eastAsia"/>
            <w:color w:val="000000"/>
            <w:lang w:eastAsia="zh-CN"/>
          </w:rPr>
          <w:t>,</w:t>
        </w:r>
      </w:ins>
      <w:r>
        <w:rPr>
          <w:color w:val="000000"/>
          <w:lang w:eastAsia="zh-CN"/>
        </w:rPr>
        <w:t xml:space="preserve"> </w:t>
      </w:r>
      <w:del w:id="448" w:author="小杜" w:date="2023-09-07T17:38:00Z">
        <w:r>
          <w:rPr>
            <w:color w:val="000000"/>
            <w:lang w:eastAsia="zh-CN"/>
          </w:rPr>
          <w:delText>is associated with</w:delText>
        </w:r>
      </w:del>
      <w:ins w:id="449" w:author="小杜" w:date="2023-09-07T17:38:00Z">
        <w:r>
          <w:rPr>
            <w:rFonts w:hint="eastAsia"/>
            <w:color w:val="000000"/>
            <w:lang w:eastAsia="zh-CN"/>
          </w:rPr>
          <w:t>making it easier to decrypt</w:t>
        </w:r>
      </w:ins>
      <w:r>
        <w:rPr>
          <w:color w:val="000000"/>
          <w:lang w:eastAsia="zh-CN"/>
        </w:rPr>
        <w:t xml:space="preserve"> the above </w:t>
      </w:r>
      <w:del w:id="450" w:author="小杜" w:date="2023-09-07T17:39:00Z">
        <w:r>
          <w:rPr>
            <w:color w:val="000000"/>
            <w:lang w:eastAsia="zh-CN"/>
          </w:rPr>
          <w:delText xml:space="preserve">symbolic bit encoding to facilitate subsequent </w:delText>
        </w:r>
      </w:del>
      <w:r>
        <w:rPr>
          <w:color w:val="000000"/>
          <w:lang w:eastAsia="zh-CN"/>
        </w:rPr>
        <w:t>video</w:t>
      </w:r>
      <w:ins w:id="451" w:author="小杜" w:date="2023-09-07T17:39:00Z">
        <w:r>
          <w:rPr>
            <w:rFonts w:hint="eastAsia"/>
            <w:color w:val="000000"/>
            <w:lang w:eastAsia="zh-CN"/>
          </w:rPr>
          <w:t xml:space="preserve"> in </w:t>
        </w:r>
        <w:r>
          <w:rPr>
            <w:color w:val="000000"/>
            <w:lang w:eastAsia="zh-CN"/>
          </w:rPr>
          <w:t>subsequent</w:t>
        </w:r>
        <w:r>
          <w:rPr>
            <w:rFonts w:hint="eastAsia"/>
            <w:color w:val="000000"/>
            <w:lang w:eastAsia="zh-CN"/>
          </w:rPr>
          <w:t xml:space="preserve"> steps</w:t>
        </w:r>
      </w:ins>
      <w:del w:id="452" w:author="小杜" w:date="2023-09-07T17:39:00Z">
        <w:r>
          <w:rPr>
            <w:color w:val="000000"/>
            <w:lang w:eastAsia="zh-CN"/>
          </w:rPr>
          <w:delText xml:space="preserve"> decryption work</w:delText>
        </w:r>
      </w:del>
      <w:r>
        <w:rPr>
          <w:color w:val="000000"/>
          <w:lang w:eastAsia="zh-CN"/>
        </w:rPr>
        <w:t>. These together serve as the key for decrypting the</w:t>
      </w:r>
      <w:ins w:id="453" w:author="小杜" w:date="2023-09-07T17:41:00Z">
        <w:r>
          <w:rPr>
            <w:rFonts w:hint="eastAsia"/>
            <w:color w:val="000000"/>
            <w:lang w:eastAsia="zh-CN"/>
          </w:rPr>
          <w:t xml:space="preserve"> set</w:t>
        </w:r>
      </w:ins>
      <w:r>
        <w:rPr>
          <w:color w:val="000000"/>
          <w:lang w:eastAsia="zh-CN"/>
        </w:rPr>
        <w:t xml:space="preserve"> </w:t>
      </w:r>
      <m:oMath>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ip</m:t>
            </m:r>
          </m:sub>
        </m:sSub>
      </m:oMath>
      <w:r>
        <w:rPr>
          <w:color w:val="000000"/>
          <w:lang w:eastAsia="zh-CN"/>
        </w:rPr>
        <w:t xml:space="preserve"> and are stored in the cloud key pool.</w:t>
      </w:r>
    </w:p>
    <w:p w14:paraId="7BBB2D69" w14:textId="77777777" w:rsidR="005B6087" w:rsidRDefault="00000000">
      <w:pPr>
        <w:widowControl w:val="0"/>
        <w:spacing w:line="252" w:lineRule="auto"/>
        <w:ind w:firstLine="202"/>
        <w:jc w:val="both"/>
        <w:rPr>
          <w:color w:val="000000"/>
          <w:lang w:eastAsia="zh-CN"/>
        </w:rPr>
      </w:pPr>
      <w:r>
        <w:rPr>
          <w:color w:val="000000"/>
          <w:lang w:eastAsia="zh-CN"/>
        </w:rPr>
        <w:t xml:space="preserve">The high-dimensional abstract semantic features learned by the above model are often not interpretable, </w:t>
      </w:r>
      <w:r>
        <w:rPr>
          <w:rFonts w:hint="eastAsia"/>
          <w:color w:val="000000"/>
          <w:lang w:eastAsia="zh-CN"/>
        </w:rPr>
        <w:t xml:space="preserve">so it is necessary to conduct an in-depth study of the abstract semantics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Pr>
          <w:rFonts w:hint="eastAsia"/>
          <w:color w:val="000000"/>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color w:val="000000"/>
          <w:lang w:eastAsia="zh-CN"/>
        </w:rPr>
        <w:t xml:space="preserve"> </w:t>
      </w:r>
      <w:r>
        <w:rPr>
          <w:rFonts w:hint="eastAsia"/>
          <w:color w:val="000000"/>
          <w:lang w:eastAsia="zh-CN"/>
        </w:rPr>
        <w:t>to investigate how to match face retrieval by both.</w:t>
      </w:r>
      <w:r>
        <w:rPr>
          <w:color w:val="000000"/>
          <w:lang w:eastAsia="zh-CN"/>
        </w:rPr>
        <w:t xml:space="preserve"> At present, in the field of face recognition, the technology of matching face features by deep neural networks to determine the identity of faces is relatively mature</w:t>
      </w:r>
      <w:del w:id="454" w:author="小杜" w:date="2023-09-07T17:42:00Z">
        <w:r>
          <w:rPr>
            <w:color w:val="000000"/>
            <w:lang w:eastAsia="zh-CN"/>
          </w:rPr>
          <w:delText>, while</w:delText>
        </w:r>
      </w:del>
      <w:ins w:id="455" w:author="小杜" w:date="2023-09-07T17:42:00Z">
        <w:r>
          <w:rPr>
            <w:rFonts w:hint="eastAsia"/>
            <w:color w:val="000000"/>
            <w:lang w:eastAsia="zh-CN"/>
          </w:rPr>
          <w:t>. However,</w:t>
        </w:r>
      </w:ins>
      <w:r>
        <w:rPr>
          <w:color w:val="000000"/>
          <w:lang w:eastAsia="zh-CN"/>
        </w:rPr>
        <w:t xml:space="preserve"> using abstract semantics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Pr>
          <w:color w:val="000000"/>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color w:val="000000"/>
          <w:lang w:eastAsia="zh-CN"/>
        </w:rPr>
        <w:t xml:space="preserve"> as the identity key to determine the identity of faces</w:t>
      </w:r>
      <w:ins w:id="456" w:author="小杜" w:date="2023-09-07T17:43:00Z">
        <w:r>
          <w:rPr>
            <w:rFonts w:hint="eastAsia"/>
            <w:color w:val="000000"/>
            <w:lang w:eastAsia="zh-CN"/>
          </w:rPr>
          <w:t xml:space="preserve"> poses a greater challenge.</w:t>
        </w:r>
      </w:ins>
      <w:del w:id="457" w:author="小杜" w:date="2023-09-07T17:43:00Z">
        <w:r>
          <w:rPr>
            <w:rFonts w:hint="eastAsia"/>
            <w:color w:val="000000"/>
            <w:lang w:eastAsia="zh-CN"/>
          </w:rPr>
          <w:delText xml:space="preserve"> becomes more challenging.</w:delText>
        </w:r>
      </w:del>
      <w:r>
        <w:rPr>
          <w:color w:val="000000"/>
          <w:lang w:eastAsia="zh-CN"/>
        </w:rPr>
        <w:t xml:space="preserve"> </w:t>
      </w:r>
    </w:p>
    <w:p w14:paraId="56CA1379" w14:textId="77777777" w:rsidR="005B6087" w:rsidRDefault="00000000">
      <w:pPr>
        <w:widowControl w:val="0"/>
        <w:spacing w:line="252" w:lineRule="auto"/>
        <w:ind w:firstLine="202"/>
        <w:jc w:val="both"/>
        <w:rPr>
          <w:color w:val="000000"/>
          <w:lang w:eastAsia="zh-CN"/>
        </w:rPr>
      </w:pPr>
      <w:r>
        <w:rPr>
          <w:color w:val="000000"/>
          <w:lang w:eastAsia="zh-CN"/>
        </w:rPr>
        <w:t>The identity recognition of a</w:t>
      </w:r>
      <w:ins w:id="458" w:author="小杜" w:date="2023-09-07T18:15:00Z">
        <w:r>
          <w:rPr>
            <w:rFonts w:hint="eastAsia"/>
            <w:color w:val="000000"/>
            <w:lang w:eastAsia="zh-CN"/>
          </w:rPr>
          <w:t>n i</w:t>
        </w:r>
      </w:ins>
      <w:ins w:id="459" w:author="小杜" w:date="2023-09-07T18:16:00Z">
        <w:r>
          <w:rPr>
            <w:rFonts w:hint="eastAsia"/>
            <w:color w:val="000000"/>
            <w:lang w:eastAsia="zh-CN"/>
          </w:rPr>
          <w:t>nput</w:t>
        </w:r>
      </w:ins>
      <w:r>
        <w:rPr>
          <w:color w:val="000000"/>
          <w:lang w:eastAsia="zh-CN"/>
        </w:rPr>
        <w:t xml:space="preserve"> face </w:t>
      </w:r>
      <w:del w:id="460" w:author="小杜" w:date="2023-09-07T18:16:00Z">
        <w:r>
          <w:rPr>
            <w:color w:val="000000"/>
            <w:lang w:eastAsia="zh-CN"/>
          </w:rPr>
          <w:delText>is divided into two parts, one part is to determine the identity by matching the specific features of the face, not simply by comparing the specific features; the other part belongs to the impression abstract semantics, just like the general impression given by the face, and the identity is determined by matching the specific features of the face.</w:delText>
        </w:r>
      </w:del>
      <w:ins w:id="461" w:author="小杜" w:date="2023-09-07T18:16:00Z">
        <w:r>
          <w:rPr>
            <w:rFonts w:hint="eastAsia"/>
            <w:color w:val="000000"/>
            <w:lang w:eastAsia="zh-CN"/>
          </w:rPr>
          <w:t>is the process</w:t>
        </w:r>
      </w:ins>
      <w:ins w:id="462" w:author="小杜" w:date="2023-09-07T18:17:00Z">
        <w:r>
          <w:rPr>
            <w:rFonts w:hint="eastAsia"/>
            <w:color w:val="000000"/>
            <w:lang w:eastAsia="zh-CN"/>
          </w:rPr>
          <w:t xml:space="preserve"> of searching for the most similar high-dimensional abstract </w:t>
        </w:r>
      </w:ins>
      <w:ins w:id="463" w:author="小杜" w:date="2023-09-07T18:19:00Z">
        <w:r>
          <w:rPr>
            <w:rFonts w:hint="eastAsia"/>
            <w:color w:val="000000"/>
            <w:lang w:eastAsia="zh-CN"/>
          </w:rPr>
          <w:t>feature</w:t>
        </w:r>
      </w:ins>
      <w:ins w:id="464" w:author="小杜" w:date="2023-09-07T18:20:00Z">
        <w:r>
          <w:rPr>
            <w:rFonts w:hint="eastAsia"/>
            <w:color w:val="000000"/>
            <w:lang w:eastAsia="zh-CN"/>
          </w:rPr>
          <w:t>, which is paired with</w:t>
        </w:r>
      </w:ins>
      <w:ins w:id="465" w:author="小杜" w:date="2023-09-07T18:21:00Z">
        <w:r>
          <w:rPr>
            <w:rFonts w:hint="eastAsia"/>
            <w:color w:val="000000"/>
            <w:lang w:eastAsia="zh-CN"/>
          </w:rPr>
          <w:t xml:space="preserve"> one</w:t>
        </w:r>
        <w:r>
          <w:rPr>
            <w:color w:val="000000"/>
            <w:lang w:eastAsia="zh-CN"/>
          </w:rPr>
          <w:t>’</w:t>
        </w:r>
        <w:r>
          <w:rPr>
            <w:rFonts w:hint="eastAsia"/>
            <w:color w:val="000000"/>
            <w:lang w:eastAsia="zh-CN"/>
          </w:rPr>
          <w:t>s</w:t>
        </w:r>
      </w:ins>
      <w:ins w:id="466" w:author="小杜" w:date="2023-09-07T18:20:00Z">
        <w:r>
          <w:rPr>
            <w:rFonts w:hint="eastAsia"/>
            <w:color w:val="000000"/>
            <w:lang w:eastAsia="zh-CN"/>
          </w:rPr>
          <w:t xml:space="preserve"> identity information,</w:t>
        </w:r>
      </w:ins>
      <w:ins w:id="467" w:author="小杜" w:date="2023-09-07T18:17:00Z">
        <w:r>
          <w:rPr>
            <w:rFonts w:hint="eastAsia"/>
            <w:color w:val="000000"/>
            <w:lang w:eastAsia="zh-CN"/>
          </w:rPr>
          <w:t xml:space="preserve"> in t</w:t>
        </w:r>
      </w:ins>
      <w:ins w:id="468" w:author="小杜" w:date="2023-09-07T18:18:00Z">
        <w:r>
          <w:rPr>
            <w:rFonts w:hint="eastAsia"/>
            <w:color w:val="000000"/>
            <w:lang w:eastAsia="zh-CN"/>
          </w:rPr>
          <w:t>he key pool using the feature extracted from the input face.</w:t>
        </w:r>
      </w:ins>
      <w:r>
        <w:rPr>
          <w:color w:val="000000"/>
          <w:lang w:eastAsia="zh-CN"/>
        </w:rPr>
        <w:t xml:space="preserve"> When a face </w:t>
      </w:r>
      <w:r>
        <w:rPr>
          <w:color w:val="000000"/>
          <w:lang w:eastAsia="zh-CN"/>
        </w:rPr>
        <w:t>needs to be decrypted, the same model is first used to extract features from the face, and then certain dimensions are taken to match with the features in the human cloud keystore, and the accuracy of the matching is calculated. Thus</w:t>
      </w:r>
      <w:ins w:id="469" w:author="小杜" w:date="2023-09-07T17:48:00Z">
        <w:r>
          <w:rPr>
            <w:rFonts w:hint="eastAsia"/>
            <w:color w:val="000000"/>
            <w:lang w:eastAsia="zh-CN"/>
          </w:rPr>
          <w:t>,</w:t>
        </w:r>
      </w:ins>
      <w:r>
        <w:rPr>
          <w:color w:val="000000"/>
          <w:lang w:eastAsia="zh-CN"/>
        </w:rPr>
        <w:t xml:space="preserve"> the recall</w:t>
      </w:r>
      <w:del w:id="470" w:author="小杜" w:date="2023-09-07T17:48:00Z">
        <w:r>
          <w:rPr>
            <w:color w:val="000000"/>
            <w:lang w:eastAsia="zh-CN"/>
          </w:rPr>
          <w:delText xml:space="preserve"> </w:delText>
        </w:r>
      </w:del>
      <w:ins w:id="471" w:author="小杜" w:date="2023-09-07T17:48:00Z">
        <w:r>
          <w:rPr>
            <w:rFonts w:hint="eastAsia"/>
            <w:color w:val="000000"/>
            <w:lang w:eastAsia="zh-CN"/>
          </w:rPr>
          <w:t>-</w:t>
        </w:r>
      </w:ins>
      <w:r>
        <w:rPr>
          <w:color w:val="000000"/>
          <w:lang w:eastAsia="zh-CN"/>
        </w:rPr>
        <w:t xml:space="preserve">triggered call function </w:t>
      </w:r>
      <w:r>
        <w:rPr>
          <w:i/>
          <w:color w:val="000000" w:themeColor="text1"/>
          <w:lang w:eastAsia="zh-CN"/>
        </w:rPr>
        <w:t>f</w:t>
      </w:r>
      <w:r>
        <w:rPr>
          <w:i/>
          <w:color w:val="000000" w:themeColor="text1"/>
          <w:vertAlign w:val="subscript"/>
          <w:lang w:eastAsia="zh-CN"/>
        </w:rPr>
        <w:t xml:space="preserve">2 </w:t>
      </w:r>
      <w:r>
        <w:rPr>
          <w:color w:val="000000" w:themeColor="text1"/>
          <w:lang w:eastAsia="zh-CN"/>
        </w:rPr>
        <w:t>(</w:t>
      </w:r>
      <w:proofErr w:type="spellStart"/>
      <w:r>
        <w:rPr>
          <w:i/>
          <w:color w:val="000000" w:themeColor="text1"/>
          <w:lang w:eastAsia="zh-CN"/>
        </w:rPr>
        <w:t>B'</w:t>
      </w:r>
      <w:r>
        <w:rPr>
          <w:i/>
          <w:color w:val="000000" w:themeColor="text1"/>
          <w:vertAlign w:val="subscript"/>
          <w:lang w:eastAsia="zh-CN"/>
        </w:rPr>
        <w:t>i</w:t>
      </w:r>
      <w:proofErr w:type="spellEnd"/>
      <w:r>
        <w:rPr>
          <w:rFonts w:hint="eastAsia"/>
          <w:color w:val="000000" w:themeColor="text1"/>
          <w:lang w:eastAsia="zh-CN"/>
        </w:rPr>
        <w:t>∩</w:t>
      </w:r>
      <w:r>
        <w:rPr>
          <w:i/>
          <w:color w:val="000000" w:themeColor="text1"/>
          <w:lang w:eastAsia="zh-CN"/>
        </w:rPr>
        <w:t>B</w:t>
      </w:r>
      <w:r>
        <w:rPr>
          <w:i/>
          <w:color w:val="000000" w:themeColor="text1"/>
          <w:vertAlign w:val="subscript"/>
          <w:lang w:eastAsia="zh-CN"/>
        </w:rPr>
        <w:t>i</w:t>
      </w:r>
      <w:r>
        <w:rPr>
          <w:color w:val="000000" w:themeColor="text1"/>
          <w:lang w:eastAsia="zh-CN"/>
        </w:rPr>
        <w:t>)</w:t>
      </w:r>
      <w:r>
        <w:rPr>
          <w:color w:val="000000"/>
          <w:lang w:eastAsia="zh-CN"/>
        </w:rPr>
        <w:t xml:space="preserve"> is implemented.</w:t>
      </w:r>
    </w:p>
    <w:p w14:paraId="2159EC64" w14:textId="77777777" w:rsidR="005B6087" w:rsidRDefault="00000000">
      <w:pPr>
        <w:ind w:firstLine="144"/>
        <w:rPr>
          <w:b/>
          <w:color w:val="000000"/>
          <w:lang w:eastAsia="zh-CN"/>
        </w:rPr>
      </w:pPr>
      <w:r>
        <w:rPr>
          <w:b/>
          <w:color w:val="000000"/>
          <w:lang w:eastAsia="zh-CN"/>
        </w:rPr>
        <w:t>3) Decryption process</w:t>
      </w:r>
    </w:p>
    <w:p w14:paraId="11CE6D3B" w14:textId="77777777" w:rsidR="005B6087" w:rsidRDefault="00000000">
      <w:pPr>
        <w:widowControl w:val="0"/>
        <w:spacing w:line="252" w:lineRule="auto"/>
        <w:ind w:firstLine="202"/>
        <w:jc w:val="both"/>
        <w:rPr>
          <w:color w:val="000000"/>
          <w:lang w:eastAsia="zh-CN"/>
        </w:rPr>
      </w:pPr>
      <w:r>
        <w:rPr>
          <w:rFonts w:hint="eastAsia"/>
          <w:color w:val="000000"/>
          <w:lang w:eastAsia="zh-CN"/>
        </w:rPr>
        <w:t>The previous section implements the original video encryption and</w:t>
      </w:r>
      <w:ins w:id="472" w:author="小杜" w:date="2023-09-07T18:22:00Z">
        <w:r>
          <w:rPr>
            <w:rFonts w:hint="eastAsia"/>
            <w:color w:val="000000"/>
            <w:lang w:eastAsia="zh-CN"/>
          </w:rPr>
          <w:t xml:space="preserve"> describes</w:t>
        </w:r>
      </w:ins>
      <w:r>
        <w:rPr>
          <w:rFonts w:hint="eastAsia"/>
          <w:color w:val="000000"/>
          <w:lang w:eastAsia="zh-CN"/>
        </w:rPr>
        <w:t xml:space="preserve"> the process of key storage and query matching. This section discusses how to output </w:t>
      </w:r>
      <w:del w:id="473" w:author="小杜" w:date="2023-09-07T18:23:00Z">
        <w:r>
          <w:rPr>
            <w:rFonts w:hint="eastAsia"/>
            <w:color w:val="000000"/>
            <w:lang w:eastAsia="zh-CN"/>
          </w:rPr>
          <w:delText xml:space="preserve">the </w:delText>
        </w:r>
      </w:del>
      <w:r>
        <w:rPr>
          <w:rFonts w:hint="eastAsia"/>
          <w:color w:val="000000"/>
          <w:lang w:eastAsia="zh-CN"/>
        </w:rPr>
        <w:t>the decrypted video</w:t>
      </w:r>
      <w:r>
        <w:rPr>
          <w:rFonts w:hint="eastAsia"/>
          <w:i/>
          <w:color w:val="000000"/>
          <w:lang w:eastAsia="zh-CN"/>
        </w:rPr>
        <w:t xml:space="preserve"> </w:t>
      </w:r>
      <m:oMath>
        <m:sSub>
          <m:sSubPr>
            <m:ctrlPr>
              <w:rPr>
                <w:rFonts w:ascii="Cambria Math" w:hAnsi="Cambria Math"/>
                <w:i/>
              </w:rPr>
            </m:ctrlPr>
          </m:sSubPr>
          <m:e>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m:t>
                </m:r>
              </m:sup>
            </m:sSup>
          </m:e>
          <m:sub>
            <m:r>
              <w:rPr>
                <w:rFonts w:ascii="Cambria Math" w:hAnsi="Cambria Math"/>
                <w:lang w:eastAsia="zh-CN"/>
              </w:rPr>
              <m:t>i</m:t>
            </m:r>
            <m:r>
              <w:rPr>
                <w:rFonts w:ascii="Cambria Math" w:hAnsi="Cambria Math" w:hint="eastAsia"/>
                <w:lang w:eastAsia="zh-CN"/>
              </w:rPr>
              <m:t>p</m:t>
            </m:r>
          </m:sub>
        </m:sSub>
      </m:oMath>
      <w:r>
        <w:rPr>
          <w:rFonts w:hint="eastAsia"/>
          <w:color w:val="000000" w:themeColor="text1"/>
          <w:lang w:eastAsia="zh-CN"/>
        </w:rPr>
        <w:t xml:space="preserve"> </w:t>
      </w:r>
      <w:r>
        <w:rPr>
          <w:rFonts w:hint="eastAsia"/>
          <w:i/>
          <w:color w:val="000000"/>
          <w:lang w:eastAsia="zh-CN"/>
        </w:rPr>
        <w:t xml:space="preserve"> </w:t>
      </w:r>
      <w:r>
        <w:rPr>
          <w:rFonts w:hint="eastAsia"/>
          <w:color w:val="000000"/>
          <w:lang w:eastAsia="zh-CN"/>
        </w:rPr>
        <w:t xml:space="preserve">by the encrypted video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Pr>
          <w:rFonts w:hint="eastAsia"/>
          <w:color w:val="000000"/>
          <w:lang w:eastAsia="zh-CN"/>
        </w:rPr>
        <w:t xml:space="preserve">, high-dimensional abstract semantics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r>
          <w:rPr>
            <w:rFonts w:ascii="Cambria Math" w:hAnsi="Cambria Math"/>
          </w:rPr>
          <m:t xml:space="preserve"> </m:t>
        </m:r>
      </m:oMath>
      <w:ins w:id="474" w:author="小杜" w:date="2023-09-07T18:23:00Z">
        <w:r>
          <w:rPr>
            <w:rFonts w:hAnsi="Cambria Math" w:hint="eastAsia"/>
            <w:lang w:eastAsia="zh-CN"/>
          </w:rPr>
          <w:t xml:space="preserve">, </w:t>
        </w:r>
      </w:ins>
      <w:r>
        <w:rPr>
          <w:rFonts w:hint="eastAsia"/>
          <w:color w:val="000000"/>
          <w:lang w:eastAsia="zh-CN"/>
        </w:rPr>
        <w:t>and the face</w:t>
      </w:r>
      <m:oMath>
        <m:sSub>
          <m:sSubPr>
            <m:ctrlPr>
              <w:rPr>
                <w:rFonts w:ascii="Cambria Math" w:hAnsi="Cambria Math"/>
                <w:i/>
              </w:rPr>
            </m:ctrlPr>
          </m:sSubPr>
          <m:e>
            <m:r>
              <w:rPr>
                <w:rFonts w:ascii="Cambria Math" w:hAnsi="Cambria Math"/>
                <w:lang w:eastAsia="zh-CN"/>
              </w:rPr>
              <m:t xml:space="preserve"> A'</m:t>
            </m:r>
          </m:e>
          <m:sub>
            <m:r>
              <w:rPr>
                <w:rFonts w:ascii="Cambria Math" w:hAnsi="Cambria Math"/>
                <w:lang w:eastAsia="zh-CN"/>
              </w:rPr>
              <m:t>i</m:t>
            </m:r>
          </m:sub>
        </m:sSub>
        <m:r>
          <w:rPr>
            <w:rFonts w:ascii="Cambria Math" w:hAnsi="Cambria Math"/>
          </w:rPr>
          <m:t xml:space="preserve"> </m:t>
        </m:r>
      </m:oMath>
      <w:r>
        <w:rPr>
          <w:rFonts w:hint="eastAsia"/>
          <w:color w:val="000000"/>
          <w:lang w:eastAsia="zh-CN"/>
        </w:rPr>
        <w:t>in the second video that matches the identity of a person in the first video.</w:t>
      </w:r>
      <w:ins w:id="475" w:author="小杜" w:date="2023-09-07T18:24:00Z">
        <w:r>
          <w:rPr>
            <w:rFonts w:hint="eastAsia"/>
            <w:color w:val="000000"/>
            <w:lang w:eastAsia="zh-CN"/>
          </w:rPr>
          <w:t xml:space="preserve"> </w:t>
        </w:r>
      </w:ins>
      <w:r>
        <w:rPr>
          <w:color w:val="000000"/>
          <w:lang w:eastAsia="zh-CN"/>
        </w:rPr>
        <w:t xml:space="preserve">This process is equivalent to associative memory, where we can associate images from the past with the current image, and the blurred features of a face can often be made clear again. </w:t>
      </w:r>
    </w:p>
    <w:p w14:paraId="37412D0D" w14:textId="6B389C56" w:rsidR="005B6087" w:rsidRDefault="00000000">
      <w:pPr>
        <w:widowControl w:val="0"/>
        <w:spacing w:line="252" w:lineRule="auto"/>
        <w:ind w:firstLine="202"/>
        <w:jc w:val="both"/>
        <w:rPr>
          <w:color w:val="000000" w:themeColor="text1"/>
          <w:lang w:eastAsia="zh-CN"/>
        </w:rPr>
      </w:pPr>
      <w:r>
        <w:rPr>
          <w:color w:val="000000"/>
          <w:lang w:eastAsia="zh-CN"/>
        </w:rPr>
        <w:t xml:space="preserve">To this end, we build an open-set face re-recognition and decryption model based on </w:t>
      </w:r>
      <w:ins w:id="476" w:author="Crystal Jing" w:date="2023-09-08T16:43:00Z">
        <w:r w:rsidR="00284D40">
          <w:rPr>
            <w:color w:val="000000"/>
            <w:lang w:eastAsia="zh-CN"/>
          </w:rPr>
          <w:t xml:space="preserve">the </w:t>
        </w:r>
      </w:ins>
      <w:proofErr w:type="spellStart"/>
      <w:r>
        <w:rPr>
          <w:color w:val="000000"/>
          <w:lang w:eastAsia="zh-CN"/>
        </w:rPr>
        <w:t>styleGAN</w:t>
      </w:r>
      <w:proofErr w:type="spellEnd"/>
      <w:r>
        <w:rPr>
          <w:color w:val="000000"/>
          <w:lang w:eastAsia="zh-CN"/>
        </w:rPr>
        <w:t xml:space="preserve"> generator [35].</w:t>
      </w:r>
      <w:r>
        <w:rPr>
          <w:rFonts w:hint="eastAsia"/>
          <w:color w:val="000000"/>
          <w:lang w:eastAsia="zh-CN"/>
        </w:rPr>
        <w:t xml:space="preserve"> Firstly, through the method described in the previous section, the high-dimensional abstract semantics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rFonts w:hint="eastAsia"/>
          <w:color w:val="000000"/>
          <w:lang w:eastAsia="zh-CN"/>
        </w:rPr>
        <w:t xml:space="preserve"> is extracted from </w:t>
      </w:r>
      <m:oMath>
        <m:sSub>
          <m:sSubPr>
            <m:ctrlPr>
              <w:rPr>
                <w:rFonts w:ascii="Cambria Math" w:hAnsi="Cambria Math"/>
                <w:i/>
              </w:rPr>
            </m:ctrlPr>
          </m:sSubPr>
          <m:e>
            <m:r>
              <w:rPr>
                <w:rFonts w:ascii="Cambria Math" w:hAnsi="Cambria Math"/>
                <w:lang w:eastAsia="zh-CN"/>
              </w:rPr>
              <m:t xml:space="preserve"> A'</m:t>
            </m:r>
          </m:e>
          <m:sub>
            <m:r>
              <w:rPr>
                <w:rFonts w:ascii="Cambria Math" w:hAnsi="Cambria Math"/>
                <w:lang w:eastAsia="zh-CN"/>
              </w:rPr>
              <m:t>i</m:t>
            </m:r>
          </m:sub>
        </m:sSub>
      </m:oMath>
      <w:r>
        <w:rPr>
          <w:rFonts w:hint="eastAsia"/>
          <w:color w:val="000000"/>
          <w:lang w:eastAsia="zh-CN"/>
        </w:rPr>
        <w:t xml:space="preserve">. Then, the similarity is calculated between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rFonts w:hint="eastAsia"/>
          <w:color w:val="000000"/>
          <w:lang w:eastAsia="zh-CN"/>
        </w:rPr>
        <w:t xml:space="preserve"> and all the high-dimensional abstract semantics</w:t>
      </w:r>
      <w:r>
        <w:rPr>
          <w:rFonts w:hint="eastAsia"/>
          <w:i/>
          <w:color w:val="000000"/>
          <w:lang w:eastAsia="zh-CN"/>
        </w:rPr>
        <w:t xml:space="preserve">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rFonts w:hint="eastAsia"/>
          <w:i/>
          <w:color w:val="000000"/>
          <w:lang w:eastAsia="zh-CN"/>
        </w:rPr>
        <w:t xml:space="preserve"> </w:t>
      </w:r>
      <w:r>
        <w:rPr>
          <w:rFonts w:hint="eastAsia"/>
          <w:color w:val="000000"/>
          <w:lang w:eastAsia="zh-CN"/>
        </w:rPr>
        <w:t xml:space="preserve">in the key pool corresponding to the encrypted video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Pr>
          <w:rFonts w:hint="eastAsia"/>
          <w:color w:val="000000"/>
          <w:lang w:eastAsia="zh-CN"/>
        </w:rPr>
        <w:t xml:space="preserve">, and the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rFonts w:hint="eastAsia"/>
          <w:i/>
          <w:color w:val="000000"/>
          <w:lang w:eastAsia="zh-CN"/>
        </w:rPr>
        <w:t xml:space="preserve"> </w:t>
      </w:r>
      <w:r>
        <w:rPr>
          <w:rFonts w:hint="eastAsia"/>
          <w:color w:val="000000"/>
          <w:lang w:eastAsia="zh-CN"/>
        </w:rPr>
        <w:t xml:space="preserve">with the highest similarity is taken. If the similarity is lower than a certain threshold, the face is judged to be strange and further decryption is rejected; if the similarity exceeds a certain threshold, the high-dimensional abstract semantics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rFonts w:hint="eastAsia"/>
          <w:color w:val="000000"/>
          <w:lang w:eastAsia="zh-CN"/>
        </w:rPr>
        <w:t xml:space="preserve">is added to the generator with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Pr>
          <w:rFonts w:hint="eastAsia"/>
          <w:color w:val="000000"/>
          <w:lang w:eastAsia="zh-CN"/>
        </w:rPr>
        <w:t xml:space="preserve"> as input as a constraint, and the decrypted video</w:t>
      </w:r>
      <w:r>
        <w:rPr>
          <w:rFonts w:hint="eastAsia"/>
          <w:i/>
          <w:color w:val="000000" w:themeColor="text1"/>
          <w:lang w:eastAsia="zh-CN"/>
        </w:rPr>
        <w:t xml:space="preserve"> </w:t>
      </w:r>
      <m:oMath>
        <m:sSub>
          <m:sSubPr>
            <m:ctrlPr>
              <w:rPr>
                <w:rFonts w:ascii="Cambria Math" w:hAnsi="Cambria Math"/>
                <w:i/>
              </w:rPr>
            </m:ctrlPr>
          </m:sSubPr>
          <m:e>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m:t>
                </m:r>
              </m:sup>
            </m:sSup>
          </m:e>
          <m:sub>
            <m:r>
              <w:rPr>
                <w:rFonts w:ascii="Cambria Math" w:hAnsi="Cambria Math"/>
                <w:lang w:eastAsia="zh-CN"/>
              </w:rPr>
              <m:t>i</m:t>
            </m:r>
            <m:r>
              <w:rPr>
                <w:rFonts w:ascii="Cambria Math" w:hAnsi="Cambria Math" w:hint="eastAsia"/>
                <w:lang w:eastAsia="zh-CN"/>
              </w:rPr>
              <m:t>p</m:t>
            </m:r>
          </m:sub>
        </m:sSub>
      </m:oMath>
      <w:r>
        <w:rPr>
          <w:rFonts w:hint="eastAsia"/>
          <w:color w:val="000000" w:themeColor="text1"/>
          <w:lang w:eastAsia="zh-CN"/>
        </w:rPr>
        <w:t xml:space="preserve"> </w:t>
      </w:r>
      <w:r>
        <w:rPr>
          <w:color w:val="000000" w:themeColor="text1"/>
          <w:lang w:eastAsia="zh-CN"/>
        </w:rPr>
        <w:t xml:space="preserve"> </w:t>
      </w:r>
      <w:r>
        <w:rPr>
          <w:rFonts w:hint="eastAsia"/>
          <w:color w:val="000000" w:themeColor="text1"/>
          <w:lang w:eastAsia="zh-CN"/>
        </w:rPr>
        <w:t>is output.</w:t>
      </w:r>
      <w:r>
        <w:rPr>
          <w:color w:val="000000" w:themeColor="text1"/>
        </w:rPr>
        <w:t xml:space="preserve"> </w:t>
      </w:r>
      <w:r>
        <w:rPr>
          <w:color w:val="000000" w:themeColor="text1"/>
          <w:lang w:eastAsia="zh-CN"/>
        </w:rPr>
        <w:t xml:space="preserve">Then the solution of the decryption </w:t>
      </w:r>
      <w:r>
        <w:rPr>
          <w:i/>
          <w:color w:val="000000" w:themeColor="text1"/>
          <w:lang w:eastAsia="zh-CN"/>
        </w:rPr>
        <w:t>f</w:t>
      </w:r>
      <w:r>
        <w:rPr>
          <w:i/>
          <w:color w:val="000000" w:themeColor="text1"/>
          <w:vertAlign w:val="subscript"/>
          <w:lang w:eastAsia="zh-CN"/>
        </w:rPr>
        <w:t>3</w:t>
      </w:r>
      <w:r>
        <w:rPr>
          <w:color w:val="000000" w:themeColor="text1"/>
          <w:lang w:eastAsia="zh-CN"/>
        </w:rPr>
        <w:t>(</w:t>
      </w:r>
      <w:proofErr w:type="spellStart"/>
      <w:r>
        <w:rPr>
          <w:i/>
          <w:color w:val="000000" w:themeColor="text1"/>
          <w:lang w:eastAsia="zh-CN"/>
        </w:rPr>
        <w:t>A</w:t>
      </w:r>
      <w:r>
        <w:rPr>
          <w:i/>
          <w:color w:val="000000" w:themeColor="text1"/>
          <w:vertAlign w:val="subscript"/>
          <w:lang w:eastAsia="zh-CN"/>
        </w:rPr>
        <w:t>iP</w:t>
      </w:r>
      <w:proofErr w:type="spellEnd"/>
      <w:r>
        <w:rPr>
          <w:i/>
          <w:color w:val="000000" w:themeColor="text1"/>
          <w:lang w:eastAsia="zh-CN"/>
        </w:rPr>
        <w:t xml:space="preserve">, </w:t>
      </w:r>
      <w:proofErr w:type="gramStart"/>
      <w:r>
        <w:rPr>
          <w:i/>
          <w:color w:val="000000" w:themeColor="text1"/>
          <w:lang w:eastAsia="zh-CN"/>
        </w:rPr>
        <w:t>B</w:t>
      </w:r>
      <w:r>
        <w:rPr>
          <w:i/>
          <w:color w:val="000000" w:themeColor="text1"/>
          <w:vertAlign w:val="subscript"/>
          <w:lang w:eastAsia="zh-CN"/>
        </w:rPr>
        <w:t>i</w:t>
      </w:r>
      <w:r>
        <w:rPr>
          <w:color w:val="000000" w:themeColor="text1"/>
          <w:lang w:eastAsia="zh-CN"/>
        </w:rPr>
        <w:t>)  in</w:t>
      </w:r>
      <w:proofErr w:type="gramEnd"/>
      <w:r>
        <w:rPr>
          <w:color w:val="000000" w:themeColor="text1"/>
          <w:lang w:eastAsia="zh-CN"/>
        </w:rPr>
        <w:t xml:space="preserve"> the human-like memory mechanism is obtained.</w:t>
      </w:r>
    </w:p>
    <w:p w14:paraId="5A6A238A" w14:textId="77777777" w:rsidR="005B6087" w:rsidRDefault="00000000">
      <w:pPr>
        <w:pStyle w:val="1"/>
      </w:pPr>
      <w:r>
        <w:t>IV. EXPERIMENTS AND RESULTS</w:t>
      </w:r>
    </w:p>
    <w:p w14:paraId="34E23A7A" w14:textId="77777777" w:rsidR="005B6087" w:rsidRDefault="00000000">
      <w:pPr>
        <w:pStyle w:val="2"/>
        <w:numPr>
          <w:ilvl w:val="0"/>
          <w:numId w:val="0"/>
        </w:numPr>
      </w:pPr>
      <w:r>
        <w:t>A. Dataset</w:t>
      </w:r>
    </w:p>
    <w:p w14:paraId="65EA2FE3" w14:textId="523D39DA" w:rsidR="005B6087" w:rsidRDefault="00000000">
      <w:pPr>
        <w:ind w:firstLine="144"/>
        <w:jc w:val="both"/>
        <w:rPr>
          <w:lang w:eastAsia="zh-CN"/>
        </w:rPr>
      </w:pPr>
      <w:r>
        <w:rPr>
          <w:lang w:eastAsia="zh-CN"/>
        </w:rPr>
        <w:t>The dataset used in the experiments is generated_yellow-stylegan2</w:t>
      </w:r>
      <w:r>
        <w:rPr>
          <w:rStyle w:val="af9"/>
          <w:lang w:eastAsia="zh-CN"/>
        </w:rPr>
        <w:footnoteReference w:id="2"/>
      </w:r>
      <w:r>
        <w:rPr>
          <w:lang w:eastAsia="zh-CN"/>
        </w:rPr>
        <w:t xml:space="preserve">, which is a purely random (no filtering) dataset of yellow faces generated by a face generator made based on StyleGAN2, and contains 10,000 images of yellow faces </w:t>
      </w:r>
      <w:del w:id="477" w:author="小杜" w:date="2023-09-07T18:33:00Z">
        <w:r>
          <w:rPr>
            <w:lang w:eastAsia="zh-CN"/>
          </w:rPr>
          <w:delText>of</w:delText>
        </w:r>
      </w:del>
      <w:ins w:id="478" w:author="小杜" w:date="2023-09-07T18:33:00Z">
        <w:r>
          <w:rPr>
            <w:rFonts w:hint="eastAsia"/>
            <w:lang w:eastAsia="zh-CN"/>
          </w:rPr>
          <w:t>with</w:t>
        </w:r>
      </w:ins>
      <w:r>
        <w:rPr>
          <w:lang w:eastAsia="zh-CN"/>
        </w:rPr>
        <w:t xml:space="preserve"> different genders, ages, and head pose variations. During </w:t>
      </w:r>
      <w:ins w:id="479" w:author="小杜" w:date="2023-09-07T18:33:00Z">
        <w:r>
          <w:rPr>
            <w:rFonts w:hint="eastAsia"/>
            <w:lang w:eastAsia="zh-CN"/>
          </w:rPr>
          <w:t xml:space="preserve">the </w:t>
        </w:r>
      </w:ins>
      <w:r>
        <w:rPr>
          <w:lang w:eastAsia="zh-CN"/>
        </w:rPr>
        <w:t xml:space="preserve">training and encryption of faces, we take this dataset as input and use </w:t>
      </w:r>
      <w:del w:id="480" w:author="Crystal Jing" w:date="2023-09-08T16:44:00Z">
        <w:r w:rsidDel="00284D40">
          <w:rPr>
            <w:lang w:eastAsia="zh-CN"/>
          </w:rPr>
          <w:delText>YOLO5-face based</w:delText>
        </w:r>
      </w:del>
      <w:ins w:id="481" w:author="Crystal Jing" w:date="2023-09-08T16:44:00Z">
        <w:r w:rsidR="00284D40">
          <w:rPr>
            <w:lang w:eastAsia="zh-CN"/>
          </w:rPr>
          <w:t>YOLO5-face-based</w:t>
        </w:r>
      </w:ins>
      <w:r>
        <w:rPr>
          <w:lang w:eastAsia="zh-CN"/>
        </w:rPr>
        <w:t xml:space="preserve"> Gaussian encryption to obtain </w:t>
      </w:r>
      <w:ins w:id="482" w:author="小杜" w:date="2023-09-07T18:34:00Z">
        <w:r>
          <w:rPr>
            <w:rFonts w:hint="eastAsia"/>
            <w:lang w:eastAsia="zh-CN"/>
          </w:rPr>
          <w:t>a dataset that consists of Gaussian encrypted images paired with the original ones</w:t>
        </w:r>
      </w:ins>
      <w:del w:id="483" w:author="小杜" w:date="2023-09-07T18:34:00Z">
        <w:r>
          <w:rPr>
            <w:lang w:eastAsia="zh-CN"/>
          </w:rPr>
          <w:delText>a Gaussian encrypted dataset paired with the original images</w:delText>
        </w:r>
      </w:del>
      <w:r>
        <w:rPr>
          <w:lang w:eastAsia="zh-CN"/>
        </w:rPr>
        <w:t>. When decryption is needed, we use the Age Filter</w:t>
      </w:r>
      <w:r>
        <w:rPr>
          <w:rStyle w:val="af9"/>
          <w:lang w:eastAsia="zh-CN"/>
        </w:rPr>
        <w:footnoteReference w:id="3"/>
      </w:r>
      <w:r>
        <w:rPr>
          <w:lang w:eastAsia="zh-CN"/>
        </w:rPr>
        <w:t xml:space="preserve"> in AIlab, an artificial intelligence cloud platform created by </w:t>
      </w:r>
      <w:proofErr w:type="spellStart"/>
      <w:r>
        <w:rPr>
          <w:lang w:eastAsia="zh-CN"/>
        </w:rPr>
        <w:t>Wondershare</w:t>
      </w:r>
      <w:proofErr w:type="spellEnd"/>
      <w:r>
        <w:rPr>
          <w:lang w:eastAsia="zh-CN"/>
        </w:rPr>
        <w:t xml:space="preserve">, to </w:t>
      </w:r>
      <w:del w:id="484" w:author="小杜" w:date="2023-09-07T18:35:00Z">
        <w:r>
          <w:rPr>
            <w:lang w:eastAsia="zh-CN"/>
          </w:rPr>
          <w:delText>do</w:delText>
        </w:r>
      </w:del>
      <w:ins w:id="485" w:author="小杜" w:date="2023-09-07T18:35:00Z">
        <w:r>
          <w:rPr>
            <w:rFonts w:hint="eastAsia"/>
            <w:lang w:eastAsia="zh-CN"/>
          </w:rPr>
          <w:t>perform</w:t>
        </w:r>
      </w:ins>
      <w:r>
        <w:rPr>
          <w:lang w:eastAsia="zh-CN"/>
        </w:rPr>
        <w:t xml:space="preserve"> aging processing on 47 images from the generated_yellow-stylegan2 dataset</w:t>
      </w:r>
      <w:ins w:id="486" w:author="小杜" w:date="2023-09-07T18:36:00Z">
        <w:r>
          <w:rPr>
            <w:rFonts w:hint="eastAsia"/>
            <w:lang w:eastAsia="zh-CN"/>
          </w:rPr>
          <w:t>.</w:t>
        </w:r>
      </w:ins>
      <w:del w:id="487" w:author="小杜" w:date="2023-09-07T18:36:00Z">
        <w:r>
          <w:rPr>
            <w:lang w:eastAsia="zh-CN"/>
          </w:rPr>
          <w:delText>,</w:delText>
        </w:r>
      </w:del>
      <w:r>
        <w:rPr>
          <w:lang w:eastAsia="zh-CN"/>
        </w:rPr>
        <w:t xml:space="preserve"> </w:t>
      </w:r>
      <w:del w:id="488" w:author="小杜" w:date="2023-09-07T18:36:00Z">
        <w:r>
          <w:rPr>
            <w:lang w:eastAsia="zh-CN"/>
          </w:rPr>
          <w:delText>and most</w:delText>
        </w:r>
      </w:del>
      <w:ins w:id="489" w:author="小杜" w:date="2023-09-07T18:36:00Z">
        <w:r>
          <w:rPr>
            <w:rFonts w:hint="eastAsia"/>
            <w:lang w:eastAsia="zh-CN"/>
          </w:rPr>
          <w:t>The majority</w:t>
        </w:r>
      </w:ins>
      <w:r>
        <w:rPr>
          <w:lang w:eastAsia="zh-CN"/>
        </w:rPr>
        <w:t xml:space="preserve"> of the images </w:t>
      </w:r>
      <w:del w:id="490" w:author="小杜" w:date="2023-09-07T18:36:00Z">
        <w:r>
          <w:rPr>
            <w:lang w:eastAsia="zh-CN"/>
          </w:rPr>
          <w:delText>adopt the default aging to</w:delText>
        </w:r>
      </w:del>
      <w:ins w:id="491" w:author="小杜" w:date="2023-09-07T18:36:00Z">
        <w:r>
          <w:rPr>
            <w:rFonts w:hint="eastAsia"/>
            <w:lang w:eastAsia="zh-CN"/>
          </w:rPr>
          <w:t xml:space="preserve">are set to </w:t>
        </w:r>
        <w:del w:id="492" w:author="Crystal Jing" w:date="2023-09-08T16:45:00Z">
          <w:r w:rsidDel="00284D40">
            <w:rPr>
              <w:rFonts w:hint="eastAsia"/>
              <w:lang w:eastAsia="zh-CN"/>
            </w:rPr>
            <w:delText>age</w:delText>
          </w:r>
        </w:del>
      </w:ins>
      <w:del w:id="493" w:author="Crystal Jing" w:date="2023-09-08T16:45:00Z">
        <w:r w:rsidDel="00284D40">
          <w:rPr>
            <w:lang w:eastAsia="zh-CN"/>
          </w:rPr>
          <w:delText xml:space="preserve"> </w:delText>
        </w:r>
      </w:del>
      <w:r>
        <w:rPr>
          <w:lang w:eastAsia="zh-CN"/>
        </w:rPr>
        <w:t>50 years old</w:t>
      </w:r>
      <w:ins w:id="494" w:author="小杜" w:date="2023-09-07T18:36:00Z">
        <w:r>
          <w:rPr>
            <w:rFonts w:hint="eastAsia"/>
            <w:lang w:eastAsia="zh-CN"/>
          </w:rPr>
          <w:t xml:space="preserve"> using the default</w:t>
        </w:r>
      </w:ins>
      <w:r>
        <w:rPr>
          <w:lang w:eastAsia="zh-CN"/>
        </w:rPr>
        <w:t xml:space="preserve"> setting in the platform</w:t>
      </w:r>
      <w:del w:id="495" w:author="小杜" w:date="2023-09-07T18:37:00Z">
        <w:r>
          <w:rPr>
            <w:lang w:eastAsia="zh-CN"/>
          </w:rPr>
          <w:delText>, which can obtain better</w:delText>
        </w:r>
      </w:del>
      <w:ins w:id="496" w:author="小杜" w:date="2023-09-07T18:37:00Z">
        <w:r>
          <w:rPr>
            <w:rFonts w:hint="eastAsia"/>
            <w:lang w:eastAsia="zh-CN"/>
          </w:rPr>
          <w:t>. This setting y</w:t>
        </w:r>
      </w:ins>
      <w:ins w:id="497" w:author="小杜" w:date="2023-09-07T18:38:00Z">
        <w:r>
          <w:rPr>
            <w:rFonts w:hint="eastAsia"/>
            <w:lang w:eastAsia="zh-CN"/>
          </w:rPr>
          <w:t>ields improved</w:t>
        </w:r>
      </w:ins>
      <w:r>
        <w:rPr>
          <w:lang w:eastAsia="zh-CN"/>
        </w:rPr>
        <w:t xml:space="preserve"> aging processing results, ensuring that </w:t>
      </w:r>
      <w:ins w:id="498" w:author="小杜" w:date="2023-09-07T18:39:00Z">
        <w:r>
          <w:rPr>
            <w:rFonts w:hint="eastAsia"/>
            <w:lang w:eastAsia="zh-CN"/>
          </w:rPr>
          <w:t>the facial features remain relatively recognizable while producing more natural and plausible outcomes</w:t>
        </w:r>
      </w:ins>
      <w:del w:id="499" w:author="小杜" w:date="2023-09-07T18:39:00Z">
        <w:r>
          <w:rPr>
            <w:lang w:eastAsia="zh-CN"/>
          </w:rPr>
          <w:delText>the feature changes of the face are still relatively recognizable, obtaining more natural and reasonable results</w:delText>
        </w:r>
      </w:del>
      <w:r>
        <w:rPr>
          <w:lang w:eastAsia="zh-CN"/>
        </w:rPr>
        <w:t xml:space="preserve">. The aging of the image is not so extreme and unrealistic that it loses its recognizability, which ensures the realism and credibility of the generated results. The aged image is used as the new input image, and the aging process is </w:t>
      </w:r>
      <w:del w:id="500" w:author="小杜" w:date="2023-09-07T18:39:00Z">
        <w:r>
          <w:rPr>
            <w:lang w:eastAsia="zh-CN"/>
          </w:rPr>
          <w:delText>used</w:delText>
        </w:r>
      </w:del>
      <w:ins w:id="501" w:author="小杜" w:date="2023-09-07T18:39:00Z">
        <w:r>
          <w:rPr>
            <w:rFonts w:hint="eastAsia"/>
            <w:lang w:eastAsia="zh-CN"/>
          </w:rPr>
          <w:t>employed</w:t>
        </w:r>
      </w:ins>
      <w:r>
        <w:rPr>
          <w:lang w:eastAsia="zh-CN"/>
        </w:rPr>
        <w:t xml:space="preserve"> to simulate the </w:t>
      </w:r>
      <w:del w:id="502" w:author="小杜" w:date="2023-09-07T18:39:00Z">
        <w:r>
          <w:rPr>
            <w:lang w:eastAsia="zh-CN"/>
          </w:rPr>
          <w:lastRenderedPageBreak/>
          <w:delText>normal</w:delText>
        </w:r>
      </w:del>
      <w:ins w:id="503" w:author="小杜" w:date="2023-09-07T18:39:00Z">
        <w:r>
          <w:rPr>
            <w:rFonts w:hint="eastAsia"/>
            <w:lang w:eastAsia="zh-CN"/>
          </w:rPr>
          <w:t>natural</w:t>
        </w:r>
      </w:ins>
      <w:r>
        <w:rPr>
          <w:lang w:eastAsia="zh-CN"/>
        </w:rPr>
        <w:t xml:space="preserve"> physiological changes of the original face after a </w:t>
      </w:r>
      <w:ins w:id="504" w:author="小杜" w:date="2023-09-07T18:39:00Z">
        <w:r>
          <w:rPr>
            <w:rFonts w:hint="eastAsia"/>
            <w:lang w:eastAsia="zh-CN"/>
          </w:rPr>
          <w:t xml:space="preserve">certain </w:t>
        </w:r>
      </w:ins>
      <w:del w:id="505" w:author="Crystal Jing" w:date="2023-09-08T16:45:00Z">
        <w:r w:rsidDel="00284D40">
          <w:rPr>
            <w:lang w:eastAsia="zh-CN"/>
          </w:rPr>
          <w:delText>period of time</w:delText>
        </w:r>
      </w:del>
      <w:ins w:id="506" w:author="Crystal Jing" w:date="2023-09-08T16:45:00Z">
        <w:r w:rsidR="00284D40">
          <w:rPr>
            <w:lang w:eastAsia="zh-CN"/>
          </w:rPr>
          <w:t>period</w:t>
        </w:r>
      </w:ins>
      <w:r>
        <w:rPr>
          <w:lang w:eastAsia="zh-CN"/>
        </w:rPr>
        <w:t xml:space="preserve"> in a real decryption restoration </w:t>
      </w:r>
      <w:del w:id="507" w:author="小杜" w:date="2023-09-07T18:40:00Z">
        <w:r>
          <w:rPr>
            <w:lang w:eastAsia="zh-CN"/>
          </w:rPr>
          <w:delText>situation</w:delText>
        </w:r>
      </w:del>
      <w:ins w:id="508" w:author="小杜" w:date="2023-09-07T18:40:00Z">
        <w:r>
          <w:rPr>
            <w:rFonts w:hint="eastAsia"/>
            <w:lang w:eastAsia="zh-CN"/>
          </w:rPr>
          <w:t>scenario.</w:t>
        </w:r>
      </w:ins>
      <w:del w:id="509" w:author="小杜" w:date="2023-09-07T18:40:00Z">
        <w:r>
          <w:rPr>
            <w:lang w:eastAsia="zh-CN"/>
          </w:rPr>
          <w:delText>,</w:delText>
        </w:r>
      </w:del>
      <w:r>
        <w:rPr>
          <w:lang w:eastAsia="zh-CN"/>
        </w:rPr>
        <w:t xml:space="preserve"> </w:t>
      </w:r>
      <w:del w:id="510" w:author="小杜" w:date="2023-09-07T18:40:00Z">
        <w:r>
          <w:rPr>
            <w:lang w:eastAsia="zh-CN"/>
          </w:rPr>
          <w:delText>so as to</w:delText>
        </w:r>
      </w:del>
      <w:ins w:id="511" w:author="小杜" w:date="2023-09-07T18:40:00Z">
        <w:r>
          <w:rPr>
            <w:rFonts w:hint="eastAsia"/>
            <w:lang w:eastAsia="zh-CN"/>
          </w:rPr>
          <w:t>This allows for a</w:t>
        </w:r>
      </w:ins>
      <w:r>
        <w:rPr>
          <w:lang w:eastAsia="zh-CN"/>
        </w:rPr>
        <w:t xml:space="preserve"> more </w:t>
      </w:r>
      <w:ins w:id="512" w:author="小杜" w:date="2023-09-07T18:40:00Z">
        <w:r>
          <w:rPr>
            <w:rFonts w:hint="eastAsia"/>
            <w:lang w:eastAsia="zh-CN"/>
          </w:rPr>
          <w:t>realistic simulation of the entire process</w:t>
        </w:r>
      </w:ins>
      <w:del w:id="513" w:author="小杜" w:date="2023-09-07T18:40:00Z">
        <w:r>
          <w:rPr>
            <w:lang w:eastAsia="zh-CN"/>
          </w:rPr>
          <w:delText>realistically simulate the whole process</w:delText>
        </w:r>
      </w:del>
      <w:r>
        <w:rPr>
          <w:lang w:eastAsia="zh-CN"/>
        </w:rPr>
        <w:t xml:space="preserve"> of face encryption and decryption </w:t>
      </w:r>
      <w:del w:id="514" w:author="小杜" w:date="2023-09-07T19:55:00Z">
        <w:r>
          <w:rPr>
            <w:lang w:eastAsia="zh-CN"/>
          </w:rPr>
          <w:delText>of</w:delText>
        </w:r>
      </w:del>
      <w:ins w:id="515" w:author="小杜" w:date="2023-09-07T19:55:00Z">
        <w:r>
          <w:rPr>
            <w:rFonts w:hint="eastAsia"/>
            <w:lang w:eastAsia="zh-CN"/>
          </w:rPr>
          <w:t>in</w:t>
        </w:r>
      </w:ins>
      <w:r>
        <w:rPr>
          <w:lang w:eastAsia="zh-CN"/>
        </w:rPr>
        <w:t xml:space="preserve"> surveillance video.</w:t>
      </w:r>
    </w:p>
    <w:p w14:paraId="643C01F0" w14:textId="77777777" w:rsidR="005B6087" w:rsidRDefault="00000000">
      <w:pPr>
        <w:pStyle w:val="2"/>
        <w:numPr>
          <w:ilvl w:val="0"/>
          <w:numId w:val="0"/>
        </w:numPr>
        <w:jc w:val="both"/>
        <w:rPr>
          <w:rFonts w:eastAsia="Cambria"/>
          <w:color w:val="000000"/>
          <w:lang w:eastAsia="zh-CN"/>
        </w:rPr>
      </w:pPr>
      <w:r>
        <w:rPr>
          <w:rFonts w:eastAsia="Cambria"/>
          <w:color w:val="000000"/>
        </w:rPr>
        <w:t xml:space="preserve">B. </w:t>
      </w:r>
      <w:r>
        <w:rPr>
          <w:rFonts w:hint="eastAsia"/>
          <w:lang w:eastAsia="zh-CN"/>
        </w:rPr>
        <w:t>Tra</w:t>
      </w:r>
      <w:r>
        <w:rPr>
          <w:lang w:eastAsia="zh-CN"/>
        </w:rPr>
        <w:t>i</w:t>
      </w:r>
      <w:r>
        <w:rPr>
          <w:rFonts w:hint="eastAsia"/>
          <w:lang w:eastAsia="zh-CN"/>
        </w:rPr>
        <w:t>ning and Encryption Process</w:t>
      </w:r>
    </w:p>
    <w:p w14:paraId="6D23324C" w14:textId="77777777" w:rsidR="005B6087" w:rsidRDefault="00000000">
      <w:pPr>
        <w:ind w:firstLine="144"/>
        <w:jc w:val="both"/>
        <w:rPr>
          <w:lang w:eastAsia="zh-CN"/>
        </w:rPr>
        <w:sectPr w:rsidR="005B6087" w:rsidSect="00CF4985">
          <w:footnotePr>
            <w:numRestart w:val="eachSect"/>
          </w:footnotePr>
          <w:type w:val="continuous"/>
          <w:pgSz w:w="12240" w:h="15840"/>
          <w:pgMar w:top="1008" w:right="936" w:bottom="1008" w:left="936" w:header="432" w:footer="432" w:gutter="0"/>
          <w:pgNumType w:start="1"/>
          <w:cols w:num="2" w:space="288"/>
        </w:sectPr>
      </w:pPr>
      <w:r>
        <w:rPr>
          <w:lang w:eastAsia="zh-CN"/>
        </w:rPr>
        <w:t xml:space="preserve">We used the </w:t>
      </w:r>
      <w:proofErr w:type="spellStart"/>
      <w:r>
        <w:rPr>
          <w:lang w:eastAsia="zh-CN"/>
        </w:rPr>
        <w:t>pSp</w:t>
      </w:r>
      <w:proofErr w:type="spellEnd"/>
      <w:r>
        <w:rPr>
          <w:lang w:eastAsia="zh-CN"/>
        </w:rPr>
        <w:t xml:space="preserve"> encoder to accomplish the training and extraction of potential codes for the above dataset. The mode</w:t>
      </w:r>
    </w:p>
    <w:p w14:paraId="7A4D6CD7" w14:textId="52EB5C0F" w:rsidR="005B6087" w:rsidRDefault="00000000">
      <w:pPr>
        <w:jc w:val="both"/>
        <w:rPr>
          <w:b/>
          <w:lang w:eastAsia="zh-CN"/>
        </w:rPr>
        <w:sectPr w:rsidR="005B6087">
          <w:footnotePr>
            <w:numRestart w:val="eachSect"/>
          </w:footnotePr>
          <w:type w:val="continuous"/>
          <w:pgSz w:w="12240" w:h="15840"/>
          <w:pgMar w:top="1008" w:right="936" w:bottom="1008" w:left="936" w:header="432" w:footer="432" w:gutter="0"/>
          <w:pgNumType w:start="1"/>
          <w:cols w:space="288"/>
        </w:sectPr>
      </w:pPr>
      <w:r>
        <w:rPr>
          <w:b/>
          <w:noProof/>
          <w:lang w:eastAsia="zh-CN"/>
        </w:rPr>
        <w:drawing>
          <wp:inline distT="0" distB="0" distL="0" distR="0" wp14:anchorId="5E32869E" wp14:editId="5363329D">
            <wp:extent cx="6494780" cy="2685415"/>
            <wp:effectExtent l="0" t="0" r="1270" b="635"/>
            <wp:docPr id="1505085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85185" name="图片 1"/>
                    <pic:cNvPicPr>
                      <a:picLocks noChangeAspect="1"/>
                    </pic:cNvPicPr>
                  </pic:nvPicPr>
                  <pic:blipFill>
                    <a:blip r:embed="rId12"/>
                    <a:srcRect l="1350" r="1"/>
                    <a:stretch>
                      <a:fillRect/>
                    </a:stretch>
                  </pic:blipFill>
                  <pic:spPr>
                    <a:xfrm>
                      <a:off x="0" y="0"/>
                      <a:ext cx="6494780" cy="2685415"/>
                    </a:xfrm>
                    <a:prstGeom prst="rect">
                      <a:avLst/>
                    </a:prstGeom>
                    <a:ln>
                      <a:noFill/>
                    </a:ln>
                  </pic:spPr>
                </pic:pic>
              </a:graphicData>
            </a:graphic>
          </wp:inline>
        </w:drawing>
      </w:r>
      <w:r>
        <w:rPr>
          <w:b/>
          <w:lang w:eastAsia="zh-CN"/>
        </w:rPr>
        <w:t>Fig. 3. The process of extracting latent code</w:t>
      </w:r>
      <w:r>
        <w:t xml:space="preserve">. </w:t>
      </w:r>
      <w:ins w:id="516" w:author="Crystal Jing" w:date="2023-09-08T16:48:00Z">
        <w:r w:rsidR="00284D40" w:rsidRPr="00284D40">
          <w:rPr>
            <w:b/>
            <w:bCs/>
            <w:rPrChange w:id="517" w:author="Crystal Jing" w:date="2023-09-08T16:48:00Z">
              <w:rPr/>
            </w:rPrChange>
          </w:rPr>
          <w:t xml:space="preserve">The </w:t>
        </w:r>
        <w:proofErr w:type="spellStart"/>
        <w:r w:rsidR="00284D40" w:rsidRPr="00284D40">
          <w:rPr>
            <w:b/>
            <w:bCs/>
            <w:rPrChange w:id="518" w:author="Crystal Jing" w:date="2023-09-08T16:48:00Z">
              <w:rPr/>
            </w:rPrChange>
          </w:rPr>
          <w:t>psp</w:t>
        </w:r>
        <w:proofErr w:type="spellEnd"/>
        <w:r w:rsidR="00284D40" w:rsidRPr="00284D40">
          <w:rPr>
            <w:b/>
            <w:bCs/>
            <w:rPrChange w:id="519" w:author="Crystal Jing" w:date="2023-09-08T16:48:00Z">
              <w:rPr/>
            </w:rPrChange>
          </w:rPr>
          <w:t xml:space="preserve"> Encoder uses a ResNet-based feature pyramid and three mapping networks to extract 18 target styles. These styles are combined with the average potential vector of the network model to produce the final potential vector.</w:t>
        </w:r>
      </w:ins>
      <w:ins w:id="520" w:author="Crystal Jing" w:date="2023-09-08T16:51:00Z">
        <w:r w:rsidR="00284D40">
          <w:rPr>
            <w:b/>
            <w:bCs/>
          </w:rPr>
          <w:t xml:space="preserve"> </w:t>
        </w:r>
      </w:ins>
      <w:del w:id="521" w:author="Crystal Jing" w:date="2023-09-08T16:48:00Z">
        <w:r w:rsidDel="00284D40">
          <w:rPr>
            <w:b/>
            <w:lang w:eastAsia="zh-CN"/>
          </w:rPr>
          <w:delText>The psp Encoder utilizes a standard ResNet-based feature pyramid to generate feature mappings. It employs three mapping networks of varying sizes to extract 18 target styles from these feature mappings. Once the 18 target styles are obtained, they are combined with the network model's average potential vector, denoted as '</w:delText>
        </w:r>
      </w:del>
      <m:oMath>
        <m:acc>
          <m:accPr>
            <m:chr m:val="̅"/>
            <m:ctrlPr>
              <w:del w:id="522" w:author="Crystal Jing" w:date="2023-09-08T16:48:00Z">
                <w:rPr>
                  <w:rFonts w:ascii="Cambria Math" w:hAnsi="Cambria Math"/>
                  <w:b/>
                  <w:i/>
                  <w:color w:val="000000"/>
                  <w:lang w:eastAsia="zh-CN"/>
                </w:rPr>
              </w:del>
            </m:ctrlPr>
          </m:accPr>
          <m:e>
            <m:r>
              <w:del w:id="523" w:author="Crystal Jing" w:date="2023-09-08T16:48:00Z">
                <m:rPr>
                  <m:sty m:val="bi"/>
                </m:rPr>
                <w:rPr>
                  <w:rFonts w:ascii="Cambria Math" w:hAnsi="Cambria Math"/>
                  <w:color w:val="000000"/>
                  <w:lang w:eastAsia="zh-CN"/>
                </w:rPr>
                <m:t>w</m:t>
              </w:del>
            </m:r>
          </m:e>
        </m:acc>
      </m:oMath>
      <w:del w:id="524" w:author="Crystal Jing" w:date="2023-09-08T16:48:00Z">
        <w:r w:rsidDel="00284D40">
          <w:rPr>
            <w:b/>
            <w:lang w:eastAsia="zh-CN"/>
          </w:rPr>
          <w:delText>', to produce the final potential vector.</w:delText>
        </w:r>
      </w:del>
    </w:p>
    <w:p w14:paraId="07556F37" w14:textId="77777777" w:rsidR="005B6087" w:rsidRDefault="00000000">
      <w:pPr>
        <w:jc w:val="both"/>
        <w:rPr>
          <w:lang w:eastAsia="zh-CN"/>
        </w:rPr>
      </w:pPr>
      <w:r>
        <w:rPr>
          <w:lang w:eastAsia="zh-CN"/>
        </w:rPr>
        <w:t xml:space="preserve">uses a standard feature pyramid based on </w:t>
      </w:r>
      <w:proofErr w:type="spellStart"/>
      <w:r>
        <w:rPr>
          <w:lang w:eastAsia="zh-CN"/>
        </w:rPr>
        <w:t>ResNet</w:t>
      </w:r>
      <w:proofErr w:type="spellEnd"/>
      <w:r>
        <w:rPr>
          <w:lang w:eastAsia="zh-CN"/>
        </w:rPr>
        <w:t xml:space="preserve"> to extract feature mappings. For each of the 18 target styles, we trained three mapping networks of different sizes to extract the learned styles from the corresponding feature mappings. Specifically, features for 0-2 styles were generated from small feature mappings, 3-6 styles were generated from medium feature mappings, and 7-18 styles were generated from large feature mappings. In this way, we realize the high-dimensional abstract memory and compressed perception processes in human-like cognitive mechanisms. The high-dimensional feature information is generated by smaller feature mappings, which enables us to acquire and store feature information at different levels.</w:t>
      </w:r>
    </w:p>
    <w:p w14:paraId="7398553D" w14:textId="2E393946" w:rsidR="005B6087" w:rsidRDefault="00000000">
      <w:pPr>
        <w:ind w:firstLine="144"/>
        <w:jc w:val="both"/>
        <w:rPr>
          <w:lang w:eastAsia="zh-CN"/>
        </w:rPr>
      </w:pPr>
      <w:r>
        <w:rPr>
          <w:lang w:eastAsia="zh-CN"/>
        </w:rPr>
        <w:t xml:space="preserve">The training process is as follows: </w:t>
      </w:r>
      <w:del w:id="525" w:author="Crystal Jing" w:date="2023-09-08T16:46:00Z">
        <w:r w:rsidDel="00284D40">
          <w:rPr>
            <w:lang w:eastAsia="zh-CN"/>
          </w:rPr>
          <w:delText xml:space="preserve">we </w:delText>
        </w:r>
      </w:del>
      <w:ins w:id="526" w:author="Crystal Jing" w:date="2023-09-08T16:46:00Z">
        <w:r w:rsidR="00284D40">
          <w:rPr>
            <w:lang w:eastAsia="zh-CN"/>
          </w:rPr>
          <w:t>We</w:t>
        </w:r>
        <w:r w:rsidR="00284D40">
          <w:rPr>
            <w:lang w:eastAsia="zh-CN"/>
          </w:rPr>
          <w:t xml:space="preserve"> </w:t>
        </w:r>
      </w:ins>
      <w:r>
        <w:rPr>
          <w:lang w:eastAsia="zh-CN"/>
        </w:rPr>
        <w:t xml:space="preserve">extract the original face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1</m:t>
            </m:r>
          </m:sub>
        </m:sSub>
      </m:oMath>
      <w:r>
        <w:rPr>
          <w:lang w:eastAsia="zh-CN"/>
        </w:rPr>
        <w:t xml:space="preserve"> from the training set and train it using the algorithmic process shown in Fig 3. In this process, we gradually extract multi</w:t>
      </w:r>
      <w:ins w:id="527" w:author="Crystal Jing" w:date="2023-09-08T16:49:00Z">
        <w:r w:rsidR="00284D40">
          <w:rPr>
            <w:lang w:eastAsia="zh-CN"/>
          </w:rPr>
          <w:t>-</w:t>
        </w:r>
      </w:ins>
      <w:r>
        <w:rPr>
          <w:lang w:eastAsia="zh-CN"/>
        </w:rPr>
        <w:t>dimensional face features from low to high dimensions. These extracted feature</w:t>
      </w:r>
      <w:del w:id="528" w:author="小杜" w:date="2023-09-07T20:14:00Z">
        <w:r>
          <w:rPr>
            <w:lang w:eastAsia="zh-CN"/>
          </w:rPr>
          <w:delText xml:space="preserve"> information</w:delText>
        </w:r>
      </w:del>
      <w:ins w:id="529" w:author="小杜" w:date="2023-09-07T20:14:00Z">
        <w:r>
          <w:rPr>
            <w:rFonts w:hint="eastAsia"/>
            <w:lang w:eastAsia="zh-CN"/>
          </w:rPr>
          <w:t>s</w:t>
        </w:r>
      </w:ins>
      <w:r>
        <w:rPr>
          <w:lang w:eastAsia="zh-CN"/>
        </w:rPr>
        <w:t xml:space="preserve"> are integrated and encrypted to form a key </w:t>
      </w:r>
      <w:del w:id="530" w:author="小杜" w:date="2023-09-07T20:15:00Z">
        <w:r>
          <w:rPr>
            <w:lang w:eastAsia="zh-CN"/>
          </w:rPr>
          <w:delText>bound to</w:delText>
        </w:r>
      </w:del>
      <w:ins w:id="531" w:author="小杜" w:date="2023-09-07T20:15:00Z">
        <w:r>
          <w:rPr>
            <w:rFonts w:hint="eastAsia"/>
            <w:lang w:eastAsia="zh-CN"/>
          </w:rPr>
          <w:t>paired with</w:t>
        </w:r>
      </w:ins>
      <w:r>
        <w:rPr>
          <w:lang w:eastAsia="zh-CN"/>
        </w:rPr>
        <w:t xml:space="preserve"> the identity ID of the processed face. These encrypted keys are then added to the face key pool and stored in a file named </w:t>
      </w:r>
      <w:proofErr w:type="spellStart"/>
      <w:r>
        <w:rPr>
          <w:lang w:eastAsia="zh-CN"/>
        </w:rPr>
        <w:t>existing_faces.pkl</w:t>
      </w:r>
      <w:proofErr w:type="spellEnd"/>
      <w:r>
        <w:rPr>
          <w:lang w:eastAsia="zh-CN"/>
        </w:rPr>
        <w:t>.</w:t>
      </w:r>
    </w:p>
    <w:p w14:paraId="360AF135" w14:textId="77777777" w:rsidR="005B6087" w:rsidRDefault="00000000">
      <w:pPr>
        <w:pStyle w:val="2"/>
        <w:numPr>
          <w:ilvl w:val="1"/>
          <w:numId w:val="0"/>
        </w:numPr>
        <w:rPr>
          <w:lang w:eastAsia="zh-CN"/>
        </w:rPr>
      </w:pPr>
      <w:r>
        <w:rPr>
          <w:rFonts w:hint="eastAsia"/>
          <w:lang w:eastAsia="zh-CN"/>
        </w:rPr>
        <w:t>C</w:t>
      </w:r>
      <w:r>
        <w:t xml:space="preserve">. </w:t>
      </w:r>
      <w:r>
        <w:rPr>
          <w:rFonts w:hint="eastAsia"/>
          <w:lang w:eastAsia="zh-CN"/>
        </w:rPr>
        <w:t>Decryption Process</w:t>
      </w:r>
    </w:p>
    <w:p w14:paraId="5CD45565" w14:textId="77777777" w:rsidR="005B6087" w:rsidRDefault="00000000">
      <w:pPr>
        <w:widowControl w:val="0"/>
        <w:spacing w:line="252" w:lineRule="auto"/>
        <w:ind w:firstLine="202"/>
        <w:jc w:val="both"/>
        <w:rPr>
          <w:color w:val="000000"/>
          <w:lang w:eastAsia="zh-CN"/>
        </w:rPr>
      </w:pPr>
      <w:r>
        <w:rPr>
          <w:color w:val="000000"/>
          <w:lang w:eastAsia="zh-CN"/>
        </w:rPr>
        <w:t xml:space="preserve">In the decryption phase, we use the same coding model to encode the newly captured face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2</m:t>
            </m:r>
          </m:sub>
        </m:sSub>
      </m:oMath>
      <w:r>
        <w:rPr>
          <w:color w:val="000000"/>
          <w:lang w:eastAsia="zh-CN"/>
        </w:rPr>
        <w:t xml:space="preserve"> to extract its unique features. These extracted features will be matched with the keys stored in the face feature key pool according to certain dimensions or matching criteria. By measuring the similarity of the face features, we can determine whether </w:t>
      </w:r>
      <w:del w:id="532" w:author="小杜" w:date="2023-09-07T20:16:00Z">
        <w:r>
          <w:rPr>
            <w:color w:val="000000"/>
            <w:lang w:eastAsia="zh-CN"/>
          </w:rPr>
          <w:delText>the</w:delText>
        </w:r>
      </w:del>
      <w:ins w:id="533" w:author="小杜" w:date="2023-09-07T20:16:00Z">
        <w:r>
          <w:rPr>
            <w:rFonts w:hint="eastAsia"/>
            <w:color w:val="000000"/>
            <w:lang w:eastAsia="zh-CN"/>
          </w:rPr>
          <w:t>a</w:t>
        </w:r>
      </w:ins>
      <w:r>
        <w:rPr>
          <w:color w:val="000000"/>
          <w:lang w:eastAsia="zh-CN"/>
        </w:rPr>
        <w:t xml:space="preserve"> face has appeared in the cloud face key pool. In our experiments, we can train multiple times and define an acceptable minimum similarity threshold to determine if the face is recognized as having appeared.</w:t>
      </w:r>
    </w:p>
    <w:p w14:paraId="58DCE70C" w14:textId="77777777" w:rsidR="005B6087" w:rsidRDefault="00000000">
      <w:pPr>
        <w:widowControl w:val="0"/>
        <w:spacing w:line="252" w:lineRule="auto"/>
        <w:ind w:firstLine="202"/>
        <w:jc w:val="both"/>
        <w:rPr>
          <w:color w:val="000000"/>
          <w:lang w:eastAsia="zh-CN"/>
        </w:rPr>
      </w:pPr>
      <w:r>
        <w:rPr>
          <w:color w:val="000000"/>
          <w:lang w:eastAsia="zh-CN"/>
        </w:rPr>
        <w:t xml:space="preserve">If the face features are brand new, i.e., no matching key can </w:t>
      </w:r>
      <w:r>
        <w:rPr>
          <w:color w:val="000000"/>
          <w:lang w:eastAsia="zh-CN"/>
        </w:rPr>
        <w:t xml:space="preserve">be found in the key pool, the system will refuse to decrypt them. This security measure ensures that we only decrypt faces that have already been registered, </w:t>
      </w:r>
      <w:del w:id="534" w:author="小杜" w:date="2023-09-07T20:17:00Z">
        <w:r>
          <w:rPr>
            <w:color w:val="000000"/>
            <w:lang w:eastAsia="zh-CN"/>
          </w:rPr>
          <w:delText>thus</w:delText>
        </w:r>
      </w:del>
      <w:ins w:id="535" w:author="小杜" w:date="2023-09-07T20:17:00Z">
        <w:r>
          <w:rPr>
            <w:rFonts w:hint="eastAsia"/>
            <w:color w:val="000000"/>
            <w:lang w:eastAsia="zh-CN"/>
          </w:rPr>
          <w:t>thereby</w:t>
        </w:r>
      </w:ins>
      <w:r>
        <w:rPr>
          <w:color w:val="000000"/>
          <w:lang w:eastAsia="zh-CN"/>
        </w:rPr>
        <w:t xml:space="preserve"> protecting data privacy.</w:t>
      </w:r>
    </w:p>
    <w:p w14:paraId="2D988BA8" w14:textId="2E7E3456" w:rsidR="005B6087" w:rsidRDefault="00000000">
      <w:pPr>
        <w:widowControl w:val="0"/>
        <w:spacing w:line="252" w:lineRule="auto"/>
        <w:ind w:firstLine="202"/>
        <w:jc w:val="both"/>
        <w:rPr>
          <w:color w:val="000000"/>
          <w:lang w:eastAsia="zh-CN"/>
        </w:rPr>
      </w:pPr>
      <w:r>
        <w:rPr>
          <w:color w:val="000000"/>
          <w:lang w:eastAsia="zh-CN"/>
        </w:rPr>
        <w:t>If the face feature can find a matching key in the key pool, we will confirm its identity ID</w:t>
      </w:r>
      <w:del w:id="536" w:author="Crystal Jing" w:date="2023-09-08T16:51:00Z">
        <w:r w:rsidDel="00284D40">
          <w:rPr>
            <w:color w:val="000000"/>
            <w:lang w:eastAsia="zh-CN"/>
          </w:rPr>
          <w:delText>,</w:delText>
        </w:r>
      </w:del>
      <w:r>
        <w:rPr>
          <w:color w:val="000000"/>
          <w:lang w:eastAsia="zh-CN"/>
        </w:rPr>
        <w:t xml:space="preserve"> and the key is accompanied </w:t>
      </w:r>
      <w:del w:id="537" w:author="Crystal Jing" w:date="2023-09-08T16:51:00Z">
        <w:r w:rsidDel="00284D40">
          <w:rPr>
            <w:color w:val="000000"/>
            <w:lang w:eastAsia="zh-CN"/>
          </w:rPr>
          <w:delText xml:space="preserve">by  </w:delText>
        </w:r>
      </w:del>
      <w:ins w:id="538" w:author="Crystal Jing" w:date="2023-09-08T16:51:00Z">
        <w:r w:rsidR="00284D40">
          <w:rPr>
            <w:color w:val="000000"/>
            <w:lang w:eastAsia="zh-CN"/>
          </w:rPr>
          <w:t>by</w:t>
        </w:r>
        <w:r w:rsidR="00284D40">
          <w:rPr>
            <w:color w:val="000000"/>
            <w:lang w:eastAsia="zh-CN"/>
          </w:rPr>
          <w:t xml:space="preserve"> </w:t>
        </w:r>
      </w:ins>
      <w:r>
        <w:rPr>
          <w:color w:val="000000"/>
          <w:lang w:eastAsia="zh-CN"/>
        </w:rPr>
        <w:t xml:space="preserve">a </w:t>
      </w:r>
      <w:del w:id="539" w:author="Crystal Jing" w:date="2023-09-08T16:51:00Z">
        <w:r w:rsidDel="00284D40">
          <w:rPr>
            <w:color w:val="000000"/>
            <w:lang w:eastAsia="zh-CN"/>
          </w:rPr>
          <w:delText>spatio-temporal</w:delText>
        </w:r>
      </w:del>
      <w:ins w:id="540" w:author="Crystal Jing" w:date="2023-09-08T16:51:00Z">
        <w:r w:rsidR="00284D40">
          <w:rPr>
            <w:color w:val="000000"/>
            <w:lang w:eastAsia="zh-CN"/>
          </w:rPr>
          <w:t>spatiotemporal</w:t>
        </w:r>
      </w:ins>
      <w:r>
        <w:rPr>
          <w:color w:val="000000"/>
          <w:lang w:eastAsia="zh-CN"/>
        </w:rPr>
        <w:t xml:space="preserve"> index that </w:t>
      </w:r>
      <w:del w:id="541" w:author="小杜" w:date="2023-09-07T20:18:00Z">
        <w:r>
          <w:rPr>
            <w:color w:val="000000"/>
            <w:lang w:eastAsia="zh-CN"/>
          </w:rPr>
          <w:delText xml:space="preserve">will </w:delText>
        </w:r>
      </w:del>
      <w:r>
        <w:rPr>
          <w:color w:val="000000"/>
          <w:lang w:eastAsia="zh-CN"/>
        </w:rPr>
        <w:t>provide</w:t>
      </w:r>
      <w:ins w:id="542" w:author="小杜" w:date="2023-09-07T20:18:00Z">
        <w:r>
          <w:rPr>
            <w:rFonts w:hint="eastAsia"/>
            <w:color w:val="000000"/>
            <w:lang w:eastAsia="zh-CN"/>
          </w:rPr>
          <w:t>s</w:t>
        </w:r>
      </w:ins>
      <w:r>
        <w:rPr>
          <w:color w:val="000000"/>
          <w:lang w:eastAsia="zh-CN"/>
        </w:rPr>
        <w:t xml:space="preserve"> information about the face region in the surveillance video. Since the locally stored video is the face region after Gaussian blurring, there is no way to directly decrypt the face region in this video</w:t>
      </w:r>
      <w:ins w:id="543" w:author="小杜" w:date="2023-09-07T20:19:00Z">
        <w:r>
          <w:rPr>
            <w:rFonts w:hint="eastAsia"/>
            <w:color w:val="000000"/>
            <w:lang w:eastAsia="zh-CN"/>
          </w:rPr>
          <w:t>.</w:t>
        </w:r>
      </w:ins>
      <w:del w:id="544" w:author="小杜" w:date="2023-09-07T20:19:00Z">
        <w:r>
          <w:rPr>
            <w:color w:val="000000"/>
            <w:lang w:eastAsia="zh-CN"/>
          </w:rPr>
          <w:delText>,</w:delText>
        </w:r>
      </w:del>
      <w:r>
        <w:rPr>
          <w:color w:val="000000"/>
          <w:lang w:eastAsia="zh-CN"/>
        </w:rPr>
        <w:t xml:space="preserve"> </w:t>
      </w:r>
      <w:del w:id="545" w:author="小杜" w:date="2023-09-07T20:19:00Z">
        <w:r>
          <w:rPr>
            <w:color w:val="000000"/>
            <w:lang w:eastAsia="zh-CN"/>
          </w:rPr>
          <w:delText>so</w:delText>
        </w:r>
      </w:del>
      <w:ins w:id="546" w:author="小杜" w:date="2023-09-07T20:19:00Z">
        <w:r>
          <w:rPr>
            <w:rFonts w:hint="eastAsia"/>
            <w:color w:val="000000"/>
            <w:lang w:eastAsia="zh-CN"/>
          </w:rPr>
          <w:t>Therefore,</w:t>
        </w:r>
      </w:ins>
      <w:r>
        <w:rPr>
          <w:color w:val="000000"/>
          <w:lang w:eastAsia="zh-CN"/>
        </w:rPr>
        <w:t xml:space="preserve"> it is necessary to generate the decrypted face </w:t>
      </w:r>
      <w:ins w:id="547" w:author="小杜" w:date="2023-09-07T20:19:00Z">
        <w:r>
          <w:rPr>
            <w:rFonts w:hint="eastAsia"/>
            <w:color w:val="000000"/>
            <w:lang w:eastAsia="zh-CN"/>
          </w:rPr>
          <w:t xml:space="preserve">using GAN </w:t>
        </w:r>
        <w:del w:id="548" w:author="Crystal Jing" w:date="2023-09-08T16:57:00Z">
          <w:r w:rsidDel="00DA0376">
            <w:rPr>
              <w:rFonts w:hint="eastAsia"/>
              <w:color w:val="000000"/>
              <w:lang w:eastAsia="zh-CN"/>
            </w:rPr>
            <w:delText>in order to</w:delText>
          </w:r>
        </w:del>
      </w:ins>
      <w:ins w:id="549" w:author="Crystal Jing" w:date="2023-09-08T16:57:00Z">
        <w:r w:rsidR="00DA0376">
          <w:rPr>
            <w:color w:val="000000"/>
            <w:lang w:eastAsia="zh-CN"/>
          </w:rPr>
          <w:t>to</w:t>
        </w:r>
      </w:ins>
      <w:ins w:id="550" w:author="小杜" w:date="2023-09-07T20:19:00Z">
        <w:r>
          <w:rPr>
            <w:rFonts w:hint="eastAsia"/>
            <w:color w:val="000000"/>
            <w:lang w:eastAsia="zh-CN"/>
          </w:rPr>
          <w:t xml:space="preserve"> proceed with the face recovery process</w:t>
        </w:r>
      </w:ins>
      <w:del w:id="551" w:author="小杜" w:date="2023-09-07T20:19:00Z">
        <w:r>
          <w:rPr>
            <w:color w:val="000000"/>
            <w:lang w:eastAsia="zh-CN"/>
          </w:rPr>
          <w:delText>through GAN, so that the face recovery can be carried out</w:delText>
        </w:r>
      </w:del>
      <w:r>
        <w:rPr>
          <w:color w:val="000000"/>
          <w:lang w:eastAsia="zh-CN"/>
        </w:rPr>
        <w:t xml:space="preserve">. The key is fed into the generator of </w:t>
      </w:r>
      <w:proofErr w:type="spellStart"/>
      <w:r>
        <w:rPr>
          <w:color w:val="000000"/>
          <w:lang w:eastAsia="zh-CN"/>
        </w:rPr>
        <w:t>styleGAN</w:t>
      </w:r>
      <w:proofErr w:type="spellEnd"/>
      <w:r>
        <w:rPr>
          <w:color w:val="000000"/>
          <w:lang w:eastAsia="zh-CN"/>
        </w:rPr>
        <w:t xml:space="preserve">, which will use the specified key to generate a restored face image, which is then applied to the surveillance video to realize the decryption. Further, </w:t>
      </w:r>
      <w:proofErr w:type="spellStart"/>
      <w:r>
        <w:rPr>
          <w:color w:val="000000"/>
          <w:lang w:eastAsia="zh-CN"/>
        </w:rPr>
        <w:t>styleGAN</w:t>
      </w:r>
      <w:proofErr w:type="spellEnd"/>
      <w:r>
        <w:rPr>
          <w:color w:val="000000"/>
          <w:lang w:eastAsia="zh-CN"/>
        </w:rPr>
        <w:t xml:space="preserve"> utilizes unsupervised image super-resolution methods to transform low-resolution images into high-quality, high-resolution images. This process reshapes the </w:t>
      </w:r>
      <w:ins w:id="552" w:author="小杜" w:date="2023-09-07T20:21:00Z">
        <w:r>
          <w:rPr>
            <w:rFonts w:hint="eastAsia"/>
            <w:color w:val="000000"/>
            <w:lang w:eastAsia="zh-CN"/>
          </w:rPr>
          <w:t>intricate details</w:t>
        </w:r>
      </w:ins>
      <w:del w:id="553" w:author="小杜" w:date="2023-09-07T20:21:00Z">
        <w:r>
          <w:rPr>
            <w:color w:val="000000"/>
            <w:lang w:eastAsia="zh-CN"/>
          </w:rPr>
          <w:delText>detailed features</w:delText>
        </w:r>
      </w:del>
      <w:r>
        <w:rPr>
          <w:color w:val="000000"/>
          <w:lang w:eastAsia="zh-CN"/>
        </w:rPr>
        <w:t xml:space="preserve"> of the image, such as skin color, eyes, lips, etc., so that the decrypted face is restored to its original appearance.</w:t>
      </w:r>
    </w:p>
    <w:p w14:paraId="50326CC5" w14:textId="77777777" w:rsidR="005B6087" w:rsidRDefault="00000000">
      <w:pPr>
        <w:widowControl w:val="0"/>
        <w:spacing w:line="252" w:lineRule="auto"/>
        <w:ind w:firstLine="202"/>
        <w:jc w:val="both"/>
        <w:rPr>
          <w:color w:val="000000"/>
          <w:lang w:eastAsia="zh-CN"/>
        </w:rPr>
      </w:pPr>
      <w:r>
        <w:rPr>
          <w:color w:val="000000"/>
          <w:lang w:eastAsia="zh-CN"/>
        </w:rPr>
        <w:t>With the above process, we have implemented a secure decryption method that allows decryption of only registered faces while protecting personal privacy and</w:t>
      </w:r>
      <w:ins w:id="554" w:author="小杜" w:date="2023-09-07T20:23:00Z">
        <w:r>
          <w:rPr>
            <w:rFonts w:hint="eastAsia"/>
            <w:color w:val="000000"/>
            <w:lang w:eastAsia="zh-CN"/>
          </w:rPr>
          <w:t xml:space="preserve"> maintaining</w:t>
        </w:r>
      </w:ins>
      <w:r>
        <w:rPr>
          <w:color w:val="000000"/>
          <w:lang w:eastAsia="zh-CN"/>
        </w:rPr>
        <w:t xml:space="preserve"> image quality.</w:t>
      </w:r>
    </w:p>
    <w:p w14:paraId="39839902" w14:textId="77777777" w:rsidR="005B6087" w:rsidRDefault="00000000">
      <w:pPr>
        <w:pStyle w:val="2"/>
        <w:numPr>
          <w:ilvl w:val="0"/>
          <w:numId w:val="0"/>
        </w:numPr>
        <w:jc w:val="both"/>
      </w:pPr>
      <w:r>
        <w:rPr>
          <w:rFonts w:hint="eastAsia"/>
          <w:lang w:eastAsia="zh-CN"/>
        </w:rPr>
        <w:t>D</w:t>
      </w:r>
      <w:r>
        <w:t>. Results Discussion</w:t>
      </w:r>
    </w:p>
    <w:p w14:paraId="0891BA98" w14:textId="77777777" w:rsidR="005B6087" w:rsidRDefault="00000000">
      <w:pPr>
        <w:ind w:firstLine="144"/>
      </w:pPr>
      <w:r>
        <w:rPr>
          <w:b/>
          <w:color w:val="000000"/>
          <w:lang w:eastAsia="zh-CN"/>
        </w:rPr>
        <w:t>a) Encryption and decryption effects</w:t>
      </w:r>
    </w:p>
    <w:p w14:paraId="64EA2AAA" w14:textId="77777777" w:rsidR="007B56A0" w:rsidRDefault="00000000">
      <w:pPr>
        <w:widowControl w:val="0"/>
        <w:spacing w:line="252" w:lineRule="auto"/>
        <w:ind w:firstLine="144"/>
        <w:jc w:val="both"/>
        <w:rPr>
          <w:ins w:id="555" w:author="Crystal Jing" w:date="2023-09-08T16:55:00Z"/>
          <w:color w:val="000000"/>
        </w:rPr>
      </w:pPr>
      <w:r>
        <w:rPr>
          <w:color w:val="000000"/>
        </w:rPr>
        <w:t xml:space="preserve">The effect of face encryption and decryption is shown in Fig. 4. The original image is denoted by "Original", which presents the unprocessed face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1</m:t>
            </m:r>
          </m:sub>
        </m:sSub>
      </m:oMath>
      <w:r>
        <w:rPr>
          <w:color w:val="000000"/>
        </w:rPr>
        <w:t>.</w:t>
      </w:r>
      <w:r>
        <w:t xml:space="preserve"> </w:t>
      </w:r>
      <w:r>
        <w:rPr>
          <w:color w:val="000000"/>
        </w:rPr>
        <w:t xml:space="preserve">The encrypted image is represented </w:t>
      </w:r>
      <w:del w:id="556" w:author="小杜" w:date="2023-09-07T20:23:00Z">
        <w:r>
          <w:rPr>
            <w:color w:val="000000"/>
          </w:rPr>
          <w:delText>by</w:delText>
        </w:r>
      </w:del>
      <w:ins w:id="557" w:author="小杜" w:date="2023-09-07T20:23:00Z">
        <w:r>
          <w:rPr>
            <w:rFonts w:hint="eastAsia"/>
            <w:color w:val="000000"/>
            <w:lang w:eastAsia="zh-CN"/>
          </w:rPr>
          <w:t>as</w:t>
        </w:r>
      </w:ins>
      <w:r>
        <w:rPr>
          <w:color w:val="000000"/>
        </w:rPr>
        <w:t xml:space="preserve"> "Blurred", in which the face is Gaussian blurred so that it is difficult to recognize the identity of the </w:t>
      </w:r>
      <w:ins w:id="558" w:author="小杜" w:date="2023-09-07T20:24:00Z">
        <w:r>
          <w:rPr>
            <w:rFonts w:hint="eastAsia"/>
            <w:color w:val="000000"/>
          </w:rPr>
          <w:t>person, while also protecting their privacy</w:t>
        </w:r>
      </w:ins>
      <w:del w:id="559" w:author="小杜" w:date="2023-09-07T20:24:00Z">
        <w:r>
          <w:rPr>
            <w:color w:val="000000"/>
          </w:rPr>
          <w:delText>face, and at the same time protects the privacy of the individual</w:delText>
        </w:r>
      </w:del>
      <w:r>
        <w:rPr>
          <w:color w:val="000000"/>
        </w:rPr>
        <w:t xml:space="preserve">. On the other hand, the image after the </w:t>
      </w:r>
    </w:p>
    <w:p w14:paraId="0673A99B" w14:textId="77777777" w:rsidR="007B56A0" w:rsidRDefault="007B56A0" w:rsidP="007B56A0">
      <w:pPr>
        <w:widowControl w:val="0"/>
        <w:spacing w:line="252" w:lineRule="auto"/>
        <w:jc w:val="both"/>
        <w:rPr>
          <w:ins w:id="560" w:author="Crystal Jing" w:date="2023-09-08T16:56:00Z"/>
          <w:color w:val="000000"/>
        </w:rPr>
        <w:sectPr w:rsidR="007B56A0">
          <w:footnotePr>
            <w:numRestart w:val="eachSect"/>
          </w:footnotePr>
          <w:type w:val="continuous"/>
          <w:pgSz w:w="12240" w:h="15840"/>
          <w:pgMar w:top="1008" w:right="936" w:bottom="1008" w:left="936" w:header="432" w:footer="432" w:gutter="0"/>
          <w:pgNumType w:start="1"/>
          <w:cols w:num="2" w:space="288"/>
        </w:sectPr>
      </w:pPr>
    </w:p>
    <w:p w14:paraId="3D2A4725" w14:textId="6832BF5B" w:rsidR="007B56A0" w:rsidRDefault="007B56A0" w:rsidP="007B56A0">
      <w:pPr>
        <w:widowControl w:val="0"/>
        <w:spacing w:line="252" w:lineRule="auto"/>
        <w:jc w:val="center"/>
        <w:rPr>
          <w:ins w:id="561" w:author="Crystal Jing" w:date="2023-09-08T16:56:00Z"/>
          <w:color w:val="000000"/>
        </w:rPr>
        <w:pPrChange w:id="562" w:author="Crystal Jing" w:date="2023-09-08T16:57:00Z">
          <w:pPr>
            <w:widowControl w:val="0"/>
            <w:spacing w:line="252" w:lineRule="auto"/>
            <w:jc w:val="both"/>
          </w:pPr>
        </w:pPrChange>
      </w:pPr>
      <w:ins w:id="563" w:author="Crystal Jing" w:date="2023-09-08T16:56:00Z">
        <w:r>
          <w:rPr>
            <w:noProof/>
            <w:color w:val="000000"/>
          </w:rPr>
          <w:lastRenderedPageBreak/>
          <w:drawing>
            <wp:inline distT="0" distB="0" distL="0" distR="0" wp14:anchorId="599E67CF" wp14:editId="3725737E">
              <wp:extent cx="6512118" cy="3115365"/>
              <wp:effectExtent l="0" t="0" r="3175" b="8890"/>
              <wp:docPr id="1164203872" name="图片 1164203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05489"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t="8913" b="6067"/>
                      <a:stretch>
                        <a:fillRect/>
                      </a:stretch>
                    </pic:blipFill>
                    <pic:spPr>
                      <a:xfrm>
                        <a:off x="0" y="0"/>
                        <a:ext cx="6520818" cy="3119527"/>
                      </a:xfrm>
                      <a:prstGeom prst="rect">
                        <a:avLst/>
                      </a:prstGeom>
                      <a:noFill/>
                      <a:ln>
                        <a:noFill/>
                      </a:ln>
                    </pic:spPr>
                  </pic:pic>
                </a:graphicData>
              </a:graphic>
            </wp:inline>
          </w:drawing>
        </w:r>
      </w:ins>
    </w:p>
    <w:p w14:paraId="3C6499D0" w14:textId="77777777" w:rsidR="007B56A0" w:rsidRDefault="007B56A0" w:rsidP="007B56A0">
      <w:pPr>
        <w:widowControl w:val="0"/>
        <w:spacing w:line="252" w:lineRule="auto"/>
        <w:ind w:firstLine="144"/>
        <w:jc w:val="center"/>
        <w:rPr>
          <w:ins w:id="564" w:author="Crystal Jing" w:date="2023-09-08T16:56:00Z"/>
          <w:b/>
          <w:bCs/>
          <w:color w:val="000000"/>
        </w:rPr>
        <w:sectPr w:rsidR="007B56A0" w:rsidSect="007B56A0">
          <w:footnotePr>
            <w:numRestart w:val="eachSect"/>
          </w:footnotePr>
          <w:type w:val="continuous"/>
          <w:pgSz w:w="12240" w:h="15840"/>
          <w:pgMar w:top="1008" w:right="936" w:bottom="1008" w:left="936" w:header="432" w:footer="432" w:gutter="0"/>
          <w:pgNumType w:start="1"/>
          <w:cols w:space="288"/>
        </w:sectPr>
      </w:pPr>
      <w:moveToRangeStart w:id="565" w:author="Crystal Jing" w:date="2023-09-08T16:56:00Z" w:name="move145084594"/>
      <w:moveTo w:id="566" w:author="Crystal Jing" w:date="2023-09-08T16:56:00Z">
        <w:r>
          <w:rPr>
            <w:b/>
            <w:lang w:eastAsia="zh-CN"/>
          </w:rPr>
          <w:t>Fig. 4.</w:t>
        </w:r>
        <w:r>
          <w:rPr>
            <w:color w:val="000000"/>
          </w:rPr>
          <w:t xml:space="preserve"> </w:t>
        </w:r>
        <w:r>
          <w:rPr>
            <w:b/>
            <w:bCs/>
            <w:color w:val="000000"/>
          </w:rPr>
          <w:t>The effect of face encryption and decryption</w:t>
        </w:r>
        <w:del w:id="567" w:author="Crystal Jing" w:date="2023-09-08T16:56:00Z">
          <w:r w:rsidDel="007B56A0">
            <w:rPr>
              <w:b/>
              <w:bCs/>
              <w:color w:val="000000"/>
            </w:rPr>
            <w:delText>.</w:delText>
          </w:r>
        </w:del>
      </w:moveTo>
    </w:p>
    <w:p w14:paraId="19F81F46" w14:textId="17FB67DE" w:rsidR="007B56A0" w:rsidDel="007B56A0" w:rsidRDefault="007B56A0" w:rsidP="007B56A0">
      <w:pPr>
        <w:widowControl w:val="0"/>
        <w:spacing w:line="252" w:lineRule="auto"/>
        <w:ind w:firstLine="144"/>
        <w:rPr>
          <w:del w:id="568" w:author="Crystal Jing" w:date="2023-09-08T16:56:00Z"/>
          <w:moveTo w:id="569" w:author="Crystal Jing" w:date="2023-09-08T16:56:00Z"/>
          <w:b/>
          <w:bCs/>
          <w:color w:val="000000"/>
        </w:rPr>
        <w:pPrChange w:id="570" w:author="Crystal Jing" w:date="2023-09-08T16:56:00Z">
          <w:pPr>
            <w:widowControl w:val="0"/>
            <w:spacing w:line="252" w:lineRule="auto"/>
            <w:ind w:firstLine="144"/>
            <w:jc w:val="center"/>
          </w:pPr>
        </w:pPrChange>
      </w:pPr>
    </w:p>
    <w:moveToRangeEnd w:id="565"/>
    <w:p w14:paraId="59B01D07" w14:textId="1AED512B" w:rsidR="005B6087" w:rsidDel="007B56A0" w:rsidRDefault="00000000" w:rsidP="007B56A0">
      <w:pPr>
        <w:widowControl w:val="0"/>
        <w:spacing w:line="252" w:lineRule="auto"/>
        <w:jc w:val="both"/>
        <w:rPr>
          <w:del w:id="571" w:author="Crystal Jing" w:date="2023-09-08T16:54:00Z"/>
          <w:color w:val="000000"/>
        </w:rPr>
        <w:sectPr w:rsidR="005B6087" w:rsidDel="007B56A0" w:rsidSect="00DA0376">
          <w:footnotePr>
            <w:numRestart w:val="eachSect"/>
          </w:footnotePr>
          <w:type w:val="continuous"/>
          <w:pgSz w:w="12240" w:h="15840"/>
          <w:pgMar w:top="1008" w:right="936" w:bottom="1008" w:left="936" w:header="432" w:footer="432" w:gutter="0"/>
          <w:pgNumType w:start="1"/>
          <w:cols w:num="2" w:space="288"/>
        </w:sectPr>
        <w:pPrChange w:id="572" w:author="Crystal Jing" w:date="2023-09-08T16:55:00Z">
          <w:pPr>
            <w:widowControl w:val="0"/>
            <w:spacing w:line="252" w:lineRule="auto"/>
            <w:ind w:firstLine="144"/>
            <w:jc w:val="both"/>
          </w:pPr>
        </w:pPrChange>
      </w:pPr>
      <w:r>
        <w:rPr>
          <w:color w:val="000000"/>
        </w:rPr>
        <w:t xml:space="preserve">aging process is called "Aged", which represents the newly captured face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2</m:t>
            </m:r>
          </m:sub>
        </m:sSub>
      </m:oMath>
      <w:r>
        <w:rPr>
          <w:color w:val="000000"/>
        </w:rPr>
        <w:t xml:space="preserve">. After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2</m:t>
            </m:r>
          </m:sub>
        </m:sSub>
      </m:oMath>
      <w:r>
        <w:rPr>
          <w:lang w:eastAsia="zh-CN"/>
        </w:rPr>
        <w:t xml:space="preserve"> </w:t>
      </w:r>
      <w:r>
        <w:rPr>
          <w:color w:val="000000"/>
        </w:rPr>
        <w:t xml:space="preserve">has gone through the coding model to extract features and </w:t>
      </w:r>
      <w:del w:id="573" w:author="Crystal Jing" w:date="2023-09-08T16:53:00Z">
        <w:r w:rsidDel="00284D40">
          <w:rPr>
            <w:color w:val="000000"/>
          </w:rPr>
          <w:delText xml:space="preserve">matched </w:delText>
        </w:r>
      </w:del>
      <w:ins w:id="574" w:author="Crystal Jing" w:date="2023-09-08T16:53:00Z">
        <w:r w:rsidR="00284D40">
          <w:rPr>
            <w:color w:val="000000"/>
          </w:rPr>
          <w:t>match</w:t>
        </w:r>
        <w:r w:rsidR="00284D40">
          <w:rPr>
            <w:color w:val="000000"/>
          </w:rPr>
          <w:t xml:space="preserve"> </w:t>
        </w:r>
      </w:ins>
      <w:r>
        <w:rPr>
          <w:color w:val="000000"/>
        </w:rPr>
        <w:t>with the cloud key pool, the decryption of the encrypted face image is realized under the guidance of the matched face feature key. This decryption process produces the "Recovered" image which presents the face restored to its original state. This process is</w:t>
      </w:r>
      <w:del w:id="575" w:author="Crystal Jing" w:date="2023-09-08T16:58:00Z">
        <w:r w:rsidDel="00DA0376">
          <w:rPr>
            <w:color w:val="000000"/>
          </w:rPr>
          <w:delText xml:space="preserve"> </w:delText>
        </w:r>
      </w:del>
    </w:p>
    <w:p w14:paraId="54567E24" w14:textId="5E26AE52" w:rsidR="005B6087" w:rsidDel="00DA0376" w:rsidRDefault="00000000" w:rsidP="007B56A0">
      <w:pPr>
        <w:widowControl w:val="0"/>
        <w:spacing w:line="252" w:lineRule="auto"/>
        <w:jc w:val="both"/>
        <w:rPr>
          <w:del w:id="576" w:author="Crystal Jing" w:date="2023-09-08T16:58:00Z"/>
          <w:color w:val="000000"/>
        </w:rPr>
        <w:pPrChange w:id="577" w:author="Crystal Jing" w:date="2023-09-08T16:55:00Z">
          <w:pPr>
            <w:widowControl w:val="0"/>
            <w:spacing w:line="252" w:lineRule="auto"/>
            <w:ind w:firstLine="144"/>
            <w:jc w:val="both"/>
          </w:pPr>
        </w:pPrChange>
      </w:pPr>
      <w:del w:id="578" w:author="Crystal Jing" w:date="2023-09-08T16:55:00Z">
        <w:r w:rsidDel="007B56A0">
          <w:rPr>
            <w:noProof/>
            <w:color w:val="000000"/>
          </w:rPr>
          <w:drawing>
            <wp:inline distT="0" distB="0" distL="0" distR="0" wp14:anchorId="1F999B5C" wp14:editId="10FC37F3">
              <wp:extent cx="6583680" cy="3149600"/>
              <wp:effectExtent l="0" t="0" r="7620" b="0"/>
              <wp:docPr id="977905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05489"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t="8913" b="6067"/>
                      <a:stretch>
                        <a:fillRect/>
                      </a:stretch>
                    </pic:blipFill>
                    <pic:spPr>
                      <a:xfrm>
                        <a:off x="0" y="0"/>
                        <a:ext cx="6583680" cy="3149600"/>
                      </a:xfrm>
                      <a:prstGeom prst="rect">
                        <a:avLst/>
                      </a:prstGeom>
                      <a:noFill/>
                      <a:ln>
                        <a:noFill/>
                      </a:ln>
                    </pic:spPr>
                  </pic:pic>
                </a:graphicData>
              </a:graphic>
            </wp:inline>
          </w:drawing>
        </w:r>
      </w:del>
      <w:ins w:id="579" w:author="Crystal Jing" w:date="2023-09-08T16:58:00Z">
        <w:r w:rsidR="00DA0376">
          <w:rPr>
            <w:b/>
            <w:lang w:eastAsia="zh-CN"/>
          </w:rPr>
          <w:t xml:space="preserve"> </w:t>
        </w:r>
      </w:ins>
    </w:p>
    <w:p w14:paraId="15321ACD" w14:textId="06C0409C" w:rsidR="005B6087" w:rsidDel="007B56A0" w:rsidRDefault="00000000">
      <w:pPr>
        <w:widowControl w:val="0"/>
        <w:spacing w:line="252" w:lineRule="auto"/>
        <w:ind w:firstLine="144"/>
        <w:jc w:val="center"/>
        <w:rPr>
          <w:moveFrom w:id="580" w:author="Crystal Jing" w:date="2023-09-08T16:56:00Z"/>
          <w:b/>
          <w:bCs/>
          <w:color w:val="000000"/>
        </w:rPr>
      </w:pPr>
      <w:moveFromRangeStart w:id="581" w:author="Crystal Jing" w:date="2023-09-08T16:56:00Z" w:name="move145084594"/>
      <w:moveFrom w:id="582" w:author="Crystal Jing" w:date="2023-09-08T16:56:00Z">
        <w:r w:rsidDel="007B56A0">
          <w:rPr>
            <w:b/>
            <w:lang w:eastAsia="zh-CN"/>
          </w:rPr>
          <w:t>Fig. 4.</w:t>
        </w:r>
        <w:r w:rsidDel="007B56A0">
          <w:rPr>
            <w:color w:val="000000"/>
          </w:rPr>
          <w:t xml:space="preserve"> </w:t>
        </w:r>
        <w:r w:rsidDel="007B56A0">
          <w:rPr>
            <w:b/>
            <w:bCs/>
            <w:color w:val="000000"/>
          </w:rPr>
          <w:t>The effect of face encryption and decryption.</w:t>
        </w:r>
      </w:moveFrom>
    </w:p>
    <w:moveFromRangeEnd w:id="581"/>
    <w:p w14:paraId="3E3AD748" w14:textId="0BFB3B53" w:rsidR="005B6087" w:rsidDel="007B56A0" w:rsidRDefault="005B6087">
      <w:pPr>
        <w:widowControl w:val="0"/>
        <w:spacing w:line="252" w:lineRule="auto"/>
        <w:ind w:firstLine="144"/>
        <w:jc w:val="both"/>
        <w:rPr>
          <w:del w:id="583" w:author="Crystal Jing" w:date="2023-09-08T16:54:00Z"/>
          <w:color w:val="000000"/>
        </w:rPr>
        <w:sectPr w:rsidR="005B6087" w:rsidDel="007B56A0" w:rsidSect="00DA0376">
          <w:footnotePr>
            <w:numRestart w:val="eachSect"/>
          </w:footnotePr>
          <w:type w:val="continuous"/>
          <w:pgSz w:w="12240" w:h="15840"/>
          <w:pgMar w:top="1008" w:right="936" w:bottom="1008" w:left="936" w:header="432" w:footer="432" w:gutter="0"/>
          <w:pgNumType w:start="1"/>
          <w:cols w:num="2" w:space="288"/>
        </w:sectPr>
      </w:pPr>
    </w:p>
    <w:p w14:paraId="02523C30" w14:textId="34050B07" w:rsidR="007B56A0" w:rsidRDefault="00000000">
      <w:pPr>
        <w:widowControl w:val="0"/>
        <w:spacing w:line="252" w:lineRule="auto"/>
        <w:jc w:val="both"/>
        <w:rPr>
          <w:color w:val="000000"/>
        </w:rPr>
      </w:pPr>
      <w:del w:id="584" w:author="Crystal Jing" w:date="2023-09-08T16:58:00Z">
        <w:r w:rsidDel="00DA0376">
          <w:rPr>
            <w:color w:val="000000"/>
          </w:rPr>
          <w:delText>capable</w:delText>
        </w:r>
      </w:del>
      <w:ins w:id="585" w:author="Crystal Jing" w:date="2023-09-08T16:58:00Z">
        <w:r w:rsidR="00DA0376">
          <w:rPr>
            <w:color w:val="000000"/>
          </w:rPr>
          <w:t>capable</w:t>
        </w:r>
      </w:ins>
      <w:r>
        <w:rPr>
          <w:color w:val="000000"/>
        </w:rPr>
        <w:t xml:space="preserve"> of restoring previously encrypted blurred images to regain clear and recognizable features.</w:t>
      </w:r>
    </w:p>
    <w:p w14:paraId="28BB6766" w14:textId="77777777" w:rsidR="005B6087" w:rsidRDefault="00000000">
      <w:pPr>
        <w:ind w:firstLine="144"/>
        <w:rPr>
          <w:b/>
          <w:color w:val="000000"/>
          <w:lang w:eastAsia="zh-CN"/>
        </w:rPr>
      </w:pPr>
      <w:r>
        <w:rPr>
          <w:b/>
          <w:color w:val="000000"/>
          <w:lang w:eastAsia="zh-CN"/>
        </w:rPr>
        <w:t>b) Feature Matching Methods</w:t>
      </w:r>
    </w:p>
    <w:p w14:paraId="387A874D" w14:textId="4F3B873A" w:rsidR="005B6087" w:rsidRDefault="00000000">
      <w:pPr>
        <w:widowControl w:val="0"/>
        <w:spacing w:line="252" w:lineRule="auto"/>
        <w:ind w:firstLineChars="100" w:firstLine="200"/>
        <w:jc w:val="both"/>
        <w:rPr>
          <w:color w:val="000000"/>
        </w:rPr>
      </w:pPr>
      <w:r>
        <w:rPr>
          <w:color w:val="000000"/>
        </w:rPr>
        <w:t xml:space="preserve">In our experiments, we used the same model for extracting features </w:t>
      </w:r>
      <w:del w:id="586" w:author="Crystal Jing" w:date="2023-09-08T17:01:00Z">
        <w:r w:rsidDel="00957183">
          <w:rPr>
            <w:color w:val="000000"/>
          </w:rPr>
          <w:delText xml:space="preserve">for </w:delText>
        </w:r>
      </w:del>
      <w:ins w:id="587" w:author="Crystal Jing" w:date="2023-09-08T17:01:00Z">
        <w:r w:rsidR="00957183">
          <w:rPr>
            <w:color w:val="000000"/>
          </w:rPr>
          <w:t>from</w:t>
        </w:r>
        <w:r w:rsidR="00957183">
          <w:rPr>
            <w:color w:val="000000"/>
          </w:rPr>
          <w:t xml:space="preserve"> </w:t>
        </w:r>
      </w:ins>
      <w:r>
        <w:rPr>
          <w:color w:val="000000"/>
        </w:rPr>
        <w:t xml:space="preserve">47 photos that </w:t>
      </w:r>
      <w:del w:id="588" w:author="小杜" w:date="2023-09-07T20:51:00Z">
        <w:r>
          <w:rPr>
            <w:color w:val="000000"/>
          </w:rPr>
          <w:delText>have</w:delText>
        </w:r>
      </w:del>
      <w:ins w:id="589" w:author="小杜" w:date="2023-09-07T20:51:00Z">
        <w:r>
          <w:rPr>
            <w:rFonts w:hint="eastAsia"/>
            <w:color w:val="000000"/>
            <w:lang w:eastAsia="zh-CN"/>
          </w:rPr>
          <w:t>had</w:t>
        </w:r>
      </w:ins>
      <w:r>
        <w:rPr>
          <w:color w:val="000000"/>
        </w:rPr>
        <w:t xml:space="preserve"> been processed with face aging. Then, we selected certain dimensions from these extracted features to match with the features in the pre-constructed face feature </w:t>
      </w:r>
      <w:r>
        <w:rPr>
          <w:lang w:eastAsia="zh-CN"/>
        </w:rPr>
        <w:t>key pool</w:t>
      </w:r>
      <w:r>
        <w:rPr>
          <w:color w:val="000000"/>
        </w:rPr>
        <w:t xml:space="preserve"> and calculated the matching accuracy. This matching accuracy can be calculated as follows.</w:t>
      </w:r>
    </w:p>
    <w:p w14:paraId="4FA5673E" w14:textId="77777777" w:rsidR="005B6087" w:rsidRDefault="00000000">
      <w:pPr>
        <w:widowControl w:val="0"/>
        <w:spacing w:line="252" w:lineRule="auto"/>
        <w:ind w:firstLineChars="100" w:firstLine="200"/>
        <w:jc w:val="both"/>
        <w:rPr>
          <w:color w:val="000000"/>
        </w:rPr>
      </w:pPr>
      <m:oMathPara>
        <m:oMathParaPr>
          <m:jc m:val="right"/>
        </m:oMathParaPr>
        <m:oMath>
          <m:eqArr>
            <m:eqArrPr>
              <m:maxDist m:val="1"/>
              <m:ctrlPr>
                <w:rPr>
                  <w:rFonts w:ascii="Cambria Math" w:hAnsi="Cambria Math"/>
                  <w:i/>
                  <w:color w:val="000000"/>
                </w:rPr>
              </m:ctrlPr>
            </m:eqArrPr>
            <m:e>
              <m:r>
                <w:rPr>
                  <w:rFonts w:ascii="Cambria Math" w:hAnsi="Cambria Math"/>
                  <w:color w:val="000000"/>
                </w:rPr>
                <m:t>Accuracy=</m:t>
              </m:r>
              <m:f>
                <m:fPr>
                  <m:ctrlPr>
                    <w:rPr>
                      <w:rFonts w:ascii="Cambria Math" w:hAnsi="Cambria Math"/>
                      <w:i/>
                      <w:color w:val="000000"/>
                    </w:rPr>
                  </m:ctrlPr>
                </m:fPr>
                <m:num>
                  <m:r>
                    <w:rPr>
                      <w:rFonts w:ascii="Cambria Math" w:hAnsi="Cambria Math"/>
                      <w:color w:val="000000"/>
                    </w:rPr>
                    <m:t xml:space="preserve">TP </m:t>
                  </m:r>
                  <m:d>
                    <m:dPr>
                      <m:ctrlPr>
                        <w:rPr>
                          <w:rFonts w:ascii="Cambria Math" w:hAnsi="Cambria Math"/>
                          <w:i/>
                          <w:color w:val="000000"/>
                        </w:rPr>
                      </m:ctrlPr>
                    </m:dPr>
                    <m:e>
                      <m:r>
                        <w:rPr>
                          <w:rFonts w:ascii="Cambria Math" w:hAnsi="Cambria Math"/>
                          <w:color w:val="000000"/>
                        </w:rPr>
                        <m:t>True Positive</m:t>
                      </m:r>
                    </m:e>
                  </m:d>
                </m:num>
                <m:den>
                  <m:r>
                    <w:rPr>
                      <w:rFonts w:ascii="Cambria Math" w:hAnsi="Cambria Math"/>
                      <w:color w:val="000000"/>
                    </w:rPr>
                    <m:t xml:space="preserve"> N </m:t>
                  </m:r>
                  <m:d>
                    <m:dPr>
                      <m:ctrlPr>
                        <w:rPr>
                          <w:rFonts w:ascii="Cambria Math" w:hAnsi="Cambria Math"/>
                          <w:i/>
                          <w:color w:val="000000"/>
                        </w:rPr>
                      </m:ctrlPr>
                    </m:dPr>
                    <m:e>
                      <m:r>
                        <w:rPr>
                          <w:rFonts w:ascii="Cambria Math" w:hAnsi="Cambria Math"/>
                          <w:color w:val="000000"/>
                        </w:rPr>
                        <m:t>Total Number of Faces</m:t>
                      </m:r>
                    </m:e>
                  </m:d>
                </m:den>
              </m:f>
              <m:r>
                <w:rPr>
                  <w:rFonts w:ascii="Cambria Math" w:hAnsi="Cambria Math"/>
                  <w:color w:val="000000"/>
                </w:rPr>
                <m:t>#</m:t>
              </m:r>
              <m:d>
                <m:dPr>
                  <m:ctrlPr>
                    <w:rPr>
                      <w:rFonts w:ascii="Cambria Math" w:hAnsi="Cambria Math"/>
                      <w:i/>
                      <w:color w:val="000000"/>
                    </w:rPr>
                  </m:ctrlPr>
                </m:dPr>
                <m:e>
                  <m:r>
                    <w:rPr>
                      <w:rFonts w:ascii="Cambria Math" w:hAnsi="Cambria Math"/>
                      <w:color w:val="000000"/>
                    </w:rPr>
                    <m:t>6</m:t>
                  </m:r>
                </m:e>
              </m:d>
            </m:e>
          </m:eqArr>
        </m:oMath>
      </m:oMathPara>
    </w:p>
    <w:p w14:paraId="1776A04D" w14:textId="77777777" w:rsidR="005B6087" w:rsidRDefault="00000000">
      <w:pPr>
        <w:widowControl w:val="0"/>
        <w:spacing w:line="252" w:lineRule="auto"/>
        <w:ind w:firstLineChars="100" w:firstLine="200"/>
        <w:jc w:val="both"/>
        <w:rPr>
          <w:color w:val="000000"/>
          <w:lang w:eastAsia="zh-CN"/>
        </w:rPr>
      </w:pPr>
      <w:r>
        <w:rPr>
          <w:color w:val="000000"/>
          <w:lang w:eastAsia="zh-CN"/>
        </w:rPr>
        <w:t>where TP denotes the number of faces that were successfully restored by matching correctly, and N denotes the number of faces in the test set, i.e., the number of new input images that have been processed by face aging = 47</w:t>
      </w:r>
      <w:r>
        <w:rPr>
          <w:rFonts w:hint="eastAsia"/>
          <w:color w:val="000000"/>
          <w:lang w:eastAsia="zh-CN"/>
        </w:rPr>
        <w:t>.</w:t>
      </w:r>
    </w:p>
    <w:p w14:paraId="3CF0573B" w14:textId="0BEB46FC" w:rsidR="005B6087" w:rsidRDefault="00000000">
      <w:pPr>
        <w:widowControl w:val="0"/>
        <w:spacing w:line="252" w:lineRule="auto"/>
        <w:ind w:firstLineChars="100" w:firstLine="200"/>
        <w:jc w:val="both"/>
        <w:rPr>
          <w:color w:val="000000"/>
        </w:rPr>
      </w:pPr>
      <w:del w:id="590" w:author="Crystal Jing" w:date="2023-09-08T17:01:00Z">
        <w:r w:rsidDel="00957183">
          <w:rPr>
            <w:color w:val="000000"/>
          </w:rPr>
          <w:delText>In order to</w:delText>
        </w:r>
      </w:del>
      <w:ins w:id="591" w:author="Crystal Jing" w:date="2023-09-08T17:01:00Z">
        <w:r w:rsidR="00957183">
          <w:rPr>
            <w:color w:val="000000"/>
          </w:rPr>
          <w:t>To</w:t>
        </w:r>
      </w:ins>
      <w:r>
        <w:rPr>
          <w:color w:val="000000"/>
        </w:rPr>
        <w:t xml:space="preserve"> fully investigate the impact of different matching methods, we used different combinations of dimensionality selection in our experiments. These combinations cover the matching methods from high to low dimensions</w:t>
      </w:r>
      <w:ins w:id="592" w:author="小杜" w:date="2023-09-07T20:54:00Z">
        <w:r>
          <w:rPr>
            <w:rFonts w:hint="eastAsia"/>
            <w:color w:val="000000"/>
            <w:lang w:eastAsia="zh-CN"/>
          </w:rPr>
          <w:t>.</w:t>
        </w:r>
      </w:ins>
      <w:del w:id="593" w:author="小杜" w:date="2023-09-07T20:54:00Z">
        <w:r>
          <w:rPr>
            <w:color w:val="000000"/>
          </w:rPr>
          <w:delText>,</w:delText>
        </w:r>
      </w:del>
      <w:r>
        <w:rPr>
          <w:color w:val="000000"/>
        </w:rPr>
        <w:t xml:space="preserve"> </w:t>
      </w:r>
      <w:ins w:id="594" w:author="小杜" w:date="2023-09-07T20:54:00Z">
        <w:r>
          <w:rPr>
            <w:rFonts w:hint="eastAsia"/>
            <w:color w:val="000000"/>
            <w:lang w:eastAsia="zh-CN"/>
          </w:rPr>
          <w:t>S</w:t>
        </w:r>
      </w:ins>
      <w:del w:id="595" w:author="小杜" w:date="2023-09-07T20:54:00Z">
        <w:r>
          <w:rPr>
            <w:color w:val="000000"/>
          </w:rPr>
          <w:delText>s</w:delText>
        </w:r>
      </w:del>
      <w:r>
        <w:rPr>
          <w:color w:val="000000"/>
        </w:rPr>
        <w:t>pecifically, the high</w:t>
      </w:r>
      <w:del w:id="596" w:author="小杜" w:date="2023-09-07T20:54:00Z">
        <w:r>
          <w:rPr>
            <w:color w:val="000000"/>
          </w:rPr>
          <w:delText xml:space="preserve"> </w:delText>
        </w:r>
      </w:del>
      <w:ins w:id="597" w:author="小杜" w:date="2023-09-07T20:54:00Z">
        <w:r>
          <w:rPr>
            <w:rFonts w:hint="eastAsia"/>
            <w:color w:val="000000"/>
            <w:lang w:eastAsia="zh-CN"/>
          </w:rPr>
          <w:t>-</w:t>
        </w:r>
      </w:ins>
      <w:r>
        <w:rPr>
          <w:color w:val="000000"/>
        </w:rPr>
        <w:t>dimensional matching starts from dimension 1, followed by 1-2, 1-3, all the way up to 1-18; while the low</w:t>
      </w:r>
      <w:del w:id="598" w:author="小杜" w:date="2023-09-07T20:54:00Z">
        <w:r>
          <w:rPr>
            <w:color w:val="000000"/>
          </w:rPr>
          <w:delText xml:space="preserve"> </w:delText>
        </w:r>
      </w:del>
      <w:ins w:id="599" w:author="小杜" w:date="2023-09-07T20:54:00Z">
        <w:r>
          <w:rPr>
            <w:rFonts w:hint="eastAsia"/>
            <w:color w:val="000000"/>
            <w:lang w:eastAsia="zh-CN"/>
          </w:rPr>
          <w:t>-</w:t>
        </w:r>
      </w:ins>
      <w:r>
        <w:rPr>
          <w:color w:val="000000"/>
        </w:rPr>
        <w:t>dimensional matching starts from dimension 18 and decreases in steps of 1, followed by 17-18, 16-18, and so on.</w:t>
      </w:r>
    </w:p>
    <w:p w14:paraId="6B4F412E" w14:textId="7430F73D" w:rsidR="005B6087" w:rsidRDefault="00000000">
      <w:pPr>
        <w:widowControl w:val="0"/>
        <w:spacing w:line="252" w:lineRule="auto"/>
        <w:ind w:firstLineChars="100" w:firstLine="200"/>
        <w:jc w:val="both"/>
        <w:rPr>
          <w:color w:val="000000"/>
        </w:rPr>
      </w:pPr>
      <w:r>
        <w:rPr>
          <w:color w:val="000000"/>
        </w:rPr>
        <w:t xml:space="preserve">In the matching process, we used cosine similarity and Euler distance as matching criteria. For cosine similarity, we chose the maximum similarity as the matching result; and for Euler distance, we chose the minimum distance as the matching result. The matching accuracies of different matching methods are </w:t>
      </w:r>
      <w:r>
        <w:rPr>
          <w:color w:val="000000"/>
        </w:rPr>
        <w:t xml:space="preserve">listed in Table I and Table II. Table I represents the matching accuracies of </w:t>
      </w:r>
      <w:del w:id="600" w:author="小杜" w:date="2023-09-07T20:56:00Z">
        <w:r>
          <w:rPr>
            <w:color w:val="000000"/>
          </w:rPr>
          <w:delText xml:space="preserve">the </w:delText>
        </w:r>
      </w:del>
      <w:r>
        <w:rPr>
          <w:color w:val="000000"/>
        </w:rPr>
        <w:t>two matching criteria, cosine similarity</w:t>
      </w:r>
      <w:ins w:id="601" w:author="Crystal Jing" w:date="2023-09-08T17:01:00Z">
        <w:r w:rsidR="00957183">
          <w:rPr>
            <w:color w:val="000000"/>
          </w:rPr>
          <w:t>,</w:t>
        </w:r>
      </w:ins>
      <w:r>
        <w:rPr>
          <w:color w:val="000000"/>
        </w:rPr>
        <w:t xml:space="preserve"> and Euler distance, for matching starting from high dimensions. Table II represents the matching accuracies of the two matching criteria</w:t>
      </w:r>
      <w:ins w:id="602" w:author="小杜" w:date="2023-09-07T20:57:00Z">
        <w:r>
          <w:rPr>
            <w:rFonts w:hint="eastAsia"/>
            <w:color w:val="000000"/>
            <w:lang w:eastAsia="zh-CN"/>
          </w:rPr>
          <w:t>,</w:t>
        </w:r>
      </w:ins>
      <w:r>
        <w:rPr>
          <w:color w:val="000000"/>
        </w:rPr>
        <w:t xml:space="preserve"> starting from the low dimension. The comparisons of the four matching methods are shown in Fig. 5, from which it can be seen that the matching accuracies of the four methods basically show an increasing trend as more layers of latent code are used. </w:t>
      </w:r>
      <w:bookmarkStart w:id="603" w:name="_Hlk143457732"/>
      <w:r>
        <w:rPr>
          <w:color w:val="000000"/>
        </w:rPr>
        <w:t xml:space="preserve">"Cosine similarity matches from high dimensions" basically </w:t>
      </w:r>
      <w:del w:id="604" w:author="Crystal Jing" w:date="2023-09-08T17:01:00Z">
        <w:r w:rsidDel="00957183">
          <w:rPr>
            <w:color w:val="000000"/>
          </w:rPr>
          <w:delText xml:space="preserve">achieve </w:delText>
        </w:r>
      </w:del>
      <w:ins w:id="605" w:author="Crystal Jing" w:date="2023-09-08T17:01:00Z">
        <w:r w:rsidR="00957183">
          <w:rPr>
            <w:color w:val="000000"/>
          </w:rPr>
          <w:t>achieves</w:t>
        </w:r>
        <w:r w:rsidR="00957183">
          <w:rPr>
            <w:color w:val="000000"/>
          </w:rPr>
          <w:t xml:space="preserve"> </w:t>
        </w:r>
      </w:ins>
      <w:r>
        <w:rPr>
          <w:color w:val="000000"/>
        </w:rPr>
        <w:t xml:space="preserve">the highest precision, and the highest precision is 0.9362. However, the highest precision does not appear at latent code layers used=18, which </w:t>
      </w:r>
      <w:del w:id="606" w:author="Crystal Jing" w:date="2023-09-08T17:01:00Z">
        <w:r w:rsidDel="00957183">
          <w:rPr>
            <w:color w:val="000000"/>
          </w:rPr>
          <w:delText xml:space="preserve">This </w:delText>
        </w:r>
      </w:del>
      <w:r>
        <w:rPr>
          <w:color w:val="000000"/>
        </w:rPr>
        <w:t>suggests that the matching may start from high dimensions, and as more layers of latent code</w:t>
      </w:r>
      <w:del w:id="607" w:author="小杜" w:date="2023-09-07T20:59:00Z">
        <w:r>
          <w:rPr>
            <w:color w:val="000000"/>
          </w:rPr>
          <w:delText xml:space="preserve"> layers</w:delText>
        </w:r>
      </w:del>
      <w:r>
        <w:rPr>
          <w:color w:val="000000"/>
        </w:rPr>
        <w:t xml:space="preserve"> are used, more low dimensional information is introduced into the feature matching, which may lead to worse matching results.</w:t>
      </w:r>
    </w:p>
    <w:p w14:paraId="5A847E3E" w14:textId="77777777" w:rsidR="005B6087" w:rsidRDefault="00000000">
      <w:pPr>
        <w:widowControl w:val="0"/>
        <w:spacing w:line="252" w:lineRule="auto"/>
        <w:jc w:val="both"/>
        <w:rPr>
          <w:color w:val="000000"/>
        </w:rPr>
      </w:pPr>
      <w:r>
        <w:rPr>
          <w:noProof/>
          <w:color w:val="000000"/>
        </w:rPr>
        <w:drawing>
          <wp:inline distT="0" distB="0" distL="0" distR="0" wp14:anchorId="428CF6B2" wp14:editId="34E0DE96">
            <wp:extent cx="3200400" cy="1920240"/>
            <wp:effectExtent l="0" t="0" r="0" b="3810"/>
            <wp:docPr id="13303523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52353" name="图片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14:paraId="27EBE62B" w14:textId="77777777" w:rsidR="005B6087" w:rsidRDefault="00000000">
      <w:pPr>
        <w:widowControl w:val="0"/>
        <w:spacing w:line="252" w:lineRule="auto"/>
        <w:ind w:firstLine="144"/>
        <w:jc w:val="center"/>
        <w:rPr>
          <w:b/>
          <w:bCs/>
          <w:color w:val="000000"/>
        </w:rPr>
      </w:pPr>
      <w:r>
        <w:rPr>
          <w:b/>
          <w:lang w:eastAsia="zh-CN"/>
        </w:rPr>
        <w:t>Fig. 5.</w:t>
      </w:r>
      <w:r>
        <w:rPr>
          <w:color w:val="000000"/>
        </w:rPr>
        <w:t xml:space="preserve"> </w:t>
      </w:r>
      <w:r>
        <w:rPr>
          <w:b/>
          <w:bCs/>
          <w:color w:val="000000"/>
        </w:rPr>
        <w:t>The Accuracy of the four matching methods.</w:t>
      </w:r>
    </w:p>
    <w:bookmarkEnd w:id="603"/>
    <w:p w14:paraId="5926A6A8" w14:textId="77777777" w:rsidR="005A5F60" w:rsidRDefault="00000000">
      <w:pPr>
        <w:widowControl w:val="0"/>
        <w:spacing w:line="252" w:lineRule="auto"/>
        <w:ind w:firstLineChars="100" w:firstLine="200"/>
        <w:jc w:val="both"/>
        <w:rPr>
          <w:ins w:id="608" w:author="Crystal Jing" w:date="2023-09-08T17:06:00Z"/>
          <w:color w:val="000000"/>
        </w:rPr>
        <w:sectPr w:rsidR="005A5F60">
          <w:footnotePr>
            <w:numRestart w:val="eachSect"/>
          </w:footnotePr>
          <w:type w:val="continuous"/>
          <w:pgSz w:w="12240" w:h="15840"/>
          <w:pgMar w:top="1008" w:right="936" w:bottom="1008" w:left="936" w:header="432" w:footer="432" w:gutter="0"/>
          <w:pgNumType w:start="1"/>
          <w:cols w:num="2" w:space="288"/>
        </w:sectPr>
      </w:pPr>
      <w:r>
        <w:rPr>
          <w:color w:val="000000"/>
        </w:rPr>
        <w:t xml:space="preserve">This observation provokes deeper thinking, revealing the diversity of feature extractors of different dimensions in capturing data. Different dimensions may play an important role in focusing on different aspects and details of the data. Specifically, feature extractors with low dimensionality may be more focused on capturing localized features, such as small </w:t>
      </w:r>
    </w:p>
    <w:p w14:paraId="3FF59346" w14:textId="77777777" w:rsidR="005A5F60" w:rsidRDefault="005A5F60">
      <w:pPr>
        <w:widowControl w:val="0"/>
        <w:spacing w:line="252" w:lineRule="auto"/>
        <w:ind w:firstLineChars="100" w:firstLine="200"/>
        <w:jc w:val="both"/>
        <w:rPr>
          <w:ins w:id="609" w:author="Crystal Jing" w:date="2023-09-08T17:05:00Z"/>
          <w:color w:val="000000"/>
        </w:rPr>
        <w:sectPr w:rsidR="005A5F60" w:rsidSect="00013503">
          <w:footnotePr>
            <w:numRestart w:val="eachSect"/>
          </w:footnotePr>
          <w:type w:val="continuous"/>
          <w:pgSz w:w="12240" w:h="15840"/>
          <w:pgMar w:top="1008" w:right="936" w:bottom="1008" w:left="936" w:header="432" w:footer="432" w:gutter="0"/>
          <w:pgNumType w:start="1"/>
          <w:cols w:num="2" w:space="288"/>
        </w:sectPr>
      </w:pPr>
    </w:p>
    <w:p w14:paraId="7EAB0F16" w14:textId="77777777" w:rsidR="005A5F60" w:rsidRDefault="005A5F60" w:rsidP="005A5F60">
      <w:pPr>
        <w:widowControl w:val="0"/>
        <w:spacing w:line="252" w:lineRule="auto"/>
        <w:jc w:val="both"/>
        <w:rPr>
          <w:ins w:id="610" w:author="Crystal Jing" w:date="2023-09-08T17:05:00Z"/>
          <w:color w:val="000000"/>
        </w:rPr>
        <w:sectPr w:rsidR="005A5F60" w:rsidSect="005A5F60">
          <w:footnotePr>
            <w:numRestart w:val="eachSect"/>
          </w:footnotePr>
          <w:type w:val="continuous"/>
          <w:pgSz w:w="12240" w:h="15840"/>
          <w:pgMar w:top="1008" w:right="936" w:bottom="1008" w:left="936" w:header="432" w:footer="432" w:gutter="0"/>
          <w:pgNumType w:start="1"/>
          <w:cols w:space="288"/>
        </w:sectPr>
      </w:pPr>
    </w:p>
    <w:p w14:paraId="3AD464D5" w14:textId="77777777" w:rsidR="005A5F60" w:rsidRDefault="005A5F60" w:rsidP="005A5F60">
      <w:pPr>
        <w:jc w:val="center"/>
        <w:rPr>
          <w:ins w:id="611" w:author="Crystal Jing" w:date="2023-09-08T17:06:00Z"/>
          <w:rFonts w:ascii="宋体" w:eastAsia="宋体" w:hAnsi="宋体" w:cs="宋体"/>
          <w:b/>
          <w:bCs/>
          <w:sz w:val="24"/>
          <w:szCs w:val="24"/>
          <w:lang w:eastAsia="zh-CN"/>
        </w:rPr>
      </w:pPr>
      <w:ins w:id="612" w:author="Crystal Jing" w:date="2023-09-08T17:06:00Z">
        <w:r>
          <w:rPr>
            <w:b/>
            <w:bCs/>
            <w:color w:val="000000"/>
          </w:rPr>
          <w:lastRenderedPageBreak/>
          <w:t>TABLE I</w:t>
        </w:r>
      </w:ins>
    </w:p>
    <w:tbl>
      <w:tblPr>
        <w:tblStyle w:val="31"/>
        <w:tblW w:w="0" w:type="auto"/>
        <w:tblLook w:val="04A0" w:firstRow="1" w:lastRow="0" w:firstColumn="1" w:lastColumn="0" w:noHBand="0" w:noVBand="1"/>
      </w:tblPr>
      <w:tblGrid>
        <w:gridCol w:w="1680"/>
        <w:gridCol w:w="1680"/>
        <w:gridCol w:w="1680"/>
      </w:tblGrid>
      <w:tr w:rsidR="005A5F60" w14:paraId="04ECD726" w14:textId="77777777" w:rsidTr="00154010">
        <w:trPr>
          <w:cnfStyle w:val="100000000000" w:firstRow="1" w:lastRow="0" w:firstColumn="0" w:lastColumn="0" w:oddVBand="0" w:evenVBand="0" w:oddHBand="0" w:evenHBand="0" w:firstRowFirstColumn="0" w:firstRowLastColumn="0" w:lastRowFirstColumn="0" w:lastRowLastColumn="0"/>
          <w:ins w:id="613" w:author="Crystal Jing" w:date="2023-09-08T17:06:00Z"/>
        </w:trPr>
        <w:tc>
          <w:tcPr>
            <w:cnfStyle w:val="001000000100" w:firstRow="0" w:lastRow="0" w:firstColumn="1" w:lastColumn="0" w:oddVBand="0" w:evenVBand="0" w:oddHBand="0" w:evenHBand="0" w:firstRowFirstColumn="1" w:firstRowLastColumn="0" w:lastRowFirstColumn="0" w:lastRowLastColumn="0"/>
            <w:tcW w:w="5040" w:type="dxa"/>
            <w:gridSpan w:val="3"/>
            <w:tcBorders>
              <w:bottom w:val="single" w:sz="12" w:space="0" w:color="auto"/>
            </w:tcBorders>
          </w:tcPr>
          <w:p w14:paraId="012D0524" w14:textId="77777777" w:rsidR="005A5F60" w:rsidRDefault="005A5F60" w:rsidP="00154010">
            <w:pPr>
              <w:jc w:val="center"/>
              <w:rPr>
                <w:ins w:id="614" w:author="Crystal Jing" w:date="2023-09-08T17:06:00Z"/>
                <w:rFonts w:eastAsia="宋体"/>
                <w:color w:val="000000"/>
                <w:lang w:eastAsia="zh-CN"/>
              </w:rPr>
            </w:pPr>
            <w:ins w:id="615" w:author="Crystal Jing" w:date="2023-09-08T17:06:00Z">
              <w:r>
                <w:rPr>
                  <w:rFonts w:eastAsia="宋体"/>
                  <w:color w:val="000000"/>
                  <w:lang w:eastAsia="zh-CN"/>
                </w:rPr>
                <w:t>MATCHING FROM HIGH DIMENSIONS.</w:t>
              </w:r>
            </w:ins>
          </w:p>
          <w:p w14:paraId="372AEDAD" w14:textId="77777777" w:rsidR="005A5F60" w:rsidRDefault="005A5F60" w:rsidP="00154010">
            <w:pPr>
              <w:jc w:val="center"/>
              <w:rPr>
                <w:ins w:id="616" w:author="Crystal Jing" w:date="2023-09-08T17:06:00Z"/>
                <w:rFonts w:eastAsia="宋体"/>
                <w:b w:val="0"/>
                <w:bCs w:val="0"/>
                <w:color w:val="000000"/>
                <w:lang w:eastAsia="zh-CN"/>
              </w:rPr>
            </w:pPr>
          </w:p>
        </w:tc>
      </w:tr>
      <w:tr w:rsidR="005A5F60" w14:paraId="0BB8AC32" w14:textId="77777777" w:rsidTr="00154010">
        <w:trPr>
          <w:ins w:id="617"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vMerge w:val="restart"/>
            <w:tcBorders>
              <w:top w:val="single" w:sz="12" w:space="0" w:color="auto"/>
            </w:tcBorders>
            <w:shd w:val="clear" w:color="auto" w:fill="FFFFFF" w:themeFill="background1"/>
            <w:vAlign w:val="center"/>
          </w:tcPr>
          <w:p w14:paraId="0D068ED2" w14:textId="77777777" w:rsidR="005A5F60" w:rsidRDefault="005A5F60" w:rsidP="00154010">
            <w:pPr>
              <w:jc w:val="center"/>
              <w:rPr>
                <w:ins w:id="618" w:author="Crystal Jing" w:date="2023-09-08T17:06:00Z"/>
                <w:b w:val="0"/>
                <w:bCs w:val="0"/>
                <w:caps w:val="0"/>
                <w:lang w:eastAsia="zh-CN"/>
              </w:rPr>
            </w:pPr>
            <w:ins w:id="619" w:author="Crystal Jing" w:date="2023-09-08T17:06:00Z">
              <w:r>
                <w:rPr>
                  <w:sz w:val="15"/>
                  <w:szCs w:val="15"/>
                  <w:lang w:eastAsia="zh-CN"/>
                </w:rPr>
                <w:t>latent code layers used</w:t>
              </w:r>
            </w:ins>
          </w:p>
        </w:tc>
        <w:tc>
          <w:tcPr>
            <w:tcW w:w="3360" w:type="dxa"/>
            <w:gridSpan w:val="2"/>
            <w:tcBorders>
              <w:top w:val="single" w:sz="12" w:space="0" w:color="auto"/>
            </w:tcBorders>
            <w:shd w:val="clear" w:color="auto" w:fill="FFFFFF" w:themeFill="background1"/>
          </w:tcPr>
          <w:p w14:paraId="4FA1C2BD"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20" w:author="Crystal Jing" w:date="2023-09-08T17:06:00Z"/>
                <w:b/>
                <w:bCs/>
                <w:lang w:eastAsia="zh-CN"/>
              </w:rPr>
            </w:pPr>
            <w:ins w:id="621" w:author="Crystal Jing" w:date="2023-09-08T17:06:00Z">
              <w:r>
                <w:rPr>
                  <w:b/>
                  <w:bCs/>
                  <w:lang w:eastAsia="zh-CN"/>
                </w:rPr>
                <w:t>Accuracy</w:t>
              </w:r>
            </w:ins>
          </w:p>
        </w:tc>
      </w:tr>
      <w:tr w:rsidR="005A5F60" w14:paraId="04D1AD3F" w14:textId="77777777" w:rsidTr="00154010">
        <w:trPr>
          <w:ins w:id="622"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vMerge/>
            <w:tcBorders>
              <w:bottom w:val="single" w:sz="4" w:space="0" w:color="auto"/>
            </w:tcBorders>
            <w:shd w:val="clear" w:color="auto" w:fill="FFFFFF" w:themeFill="background1"/>
          </w:tcPr>
          <w:p w14:paraId="46B2C458" w14:textId="77777777" w:rsidR="005A5F60" w:rsidRDefault="005A5F60" w:rsidP="00154010">
            <w:pPr>
              <w:jc w:val="both"/>
              <w:rPr>
                <w:ins w:id="623" w:author="Crystal Jing" w:date="2023-09-08T17:06:00Z"/>
                <w:b w:val="0"/>
                <w:bCs w:val="0"/>
                <w:caps w:val="0"/>
                <w:lang w:eastAsia="zh-CN"/>
              </w:rPr>
            </w:pPr>
          </w:p>
        </w:tc>
        <w:tc>
          <w:tcPr>
            <w:tcW w:w="1680" w:type="dxa"/>
            <w:tcBorders>
              <w:bottom w:val="single" w:sz="4" w:space="0" w:color="auto"/>
            </w:tcBorders>
            <w:shd w:val="clear" w:color="auto" w:fill="FFFFFF" w:themeFill="background1"/>
          </w:tcPr>
          <w:p w14:paraId="53233710" w14:textId="77777777" w:rsidR="005A5F60" w:rsidRDefault="005A5F60" w:rsidP="00154010">
            <w:pPr>
              <w:jc w:val="both"/>
              <w:cnfStyle w:val="000000000000" w:firstRow="0" w:lastRow="0" w:firstColumn="0" w:lastColumn="0" w:oddVBand="0" w:evenVBand="0" w:oddHBand="0" w:evenHBand="0" w:firstRowFirstColumn="0" w:firstRowLastColumn="0" w:lastRowFirstColumn="0" w:lastRowLastColumn="0"/>
              <w:rPr>
                <w:ins w:id="624" w:author="Crystal Jing" w:date="2023-09-08T17:06:00Z"/>
                <w:sz w:val="18"/>
                <w:szCs w:val="18"/>
                <w:lang w:eastAsia="zh-CN"/>
              </w:rPr>
            </w:pPr>
            <w:ins w:id="625" w:author="Crystal Jing" w:date="2023-09-08T17:06:00Z">
              <w:r>
                <w:rPr>
                  <w:sz w:val="18"/>
                  <w:szCs w:val="18"/>
                  <w:lang w:eastAsia="zh-CN"/>
                </w:rPr>
                <w:t>Cosine similarity</w:t>
              </w:r>
            </w:ins>
          </w:p>
        </w:tc>
        <w:tc>
          <w:tcPr>
            <w:tcW w:w="1680" w:type="dxa"/>
            <w:tcBorders>
              <w:bottom w:val="single" w:sz="4" w:space="0" w:color="auto"/>
            </w:tcBorders>
            <w:shd w:val="clear" w:color="auto" w:fill="FFFFFF" w:themeFill="background1"/>
          </w:tcPr>
          <w:p w14:paraId="09044B84" w14:textId="77777777" w:rsidR="005A5F60" w:rsidRDefault="005A5F60" w:rsidP="00154010">
            <w:pPr>
              <w:jc w:val="both"/>
              <w:cnfStyle w:val="000000000000" w:firstRow="0" w:lastRow="0" w:firstColumn="0" w:lastColumn="0" w:oddVBand="0" w:evenVBand="0" w:oddHBand="0" w:evenHBand="0" w:firstRowFirstColumn="0" w:firstRowLastColumn="0" w:lastRowFirstColumn="0" w:lastRowLastColumn="0"/>
              <w:rPr>
                <w:ins w:id="626" w:author="Crystal Jing" w:date="2023-09-08T17:06:00Z"/>
                <w:sz w:val="18"/>
                <w:szCs w:val="18"/>
                <w:lang w:eastAsia="zh-CN"/>
              </w:rPr>
            </w:pPr>
            <w:ins w:id="627" w:author="Crystal Jing" w:date="2023-09-08T17:06:00Z">
              <w:r>
                <w:rPr>
                  <w:sz w:val="18"/>
                  <w:szCs w:val="18"/>
                  <w:lang w:eastAsia="zh-CN"/>
                </w:rPr>
                <w:t>Euclidean distance</w:t>
              </w:r>
            </w:ins>
          </w:p>
        </w:tc>
      </w:tr>
      <w:tr w:rsidR="005A5F60" w14:paraId="37BE936E" w14:textId="77777777" w:rsidTr="00154010">
        <w:trPr>
          <w:ins w:id="628"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auto"/>
            </w:tcBorders>
            <w:shd w:val="clear" w:color="auto" w:fill="FFFFFF" w:themeFill="background1"/>
          </w:tcPr>
          <w:p w14:paraId="7AEFF664" w14:textId="77777777" w:rsidR="005A5F60" w:rsidRDefault="005A5F60" w:rsidP="00154010">
            <w:pPr>
              <w:jc w:val="center"/>
              <w:rPr>
                <w:ins w:id="629" w:author="Crystal Jing" w:date="2023-09-08T17:06:00Z"/>
                <w:b w:val="0"/>
                <w:bCs w:val="0"/>
                <w:caps w:val="0"/>
                <w:sz w:val="18"/>
                <w:szCs w:val="18"/>
                <w:lang w:eastAsia="zh-CN"/>
              </w:rPr>
            </w:pPr>
            <w:ins w:id="630" w:author="Crystal Jing" w:date="2023-09-08T17:06:00Z">
              <w:r>
                <w:rPr>
                  <w:rFonts w:hint="eastAsia"/>
                  <w:sz w:val="18"/>
                  <w:szCs w:val="18"/>
                  <w:lang w:eastAsia="zh-CN"/>
                </w:rPr>
                <w:t>1</w:t>
              </w:r>
              <w:r>
                <w:rPr>
                  <w:sz w:val="18"/>
                  <w:szCs w:val="18"/>
                  <w:lang w:eastAsia="zh-CN"/>
                </w:rPr>
                <w:t>-1</w:t>
              </w:r>
            </w:ins>
          </w:p>
        </w:tc>
        <w:tc>
          <w:tcPr>
            <w:tcW w:w="1680" w:type="dxa"/>
            <w:tcBorders>
              <w:top w:val="single" w:sz="4" w:space="0" w:color="auto"/>
            </w:tcBorders>
            <w:shd w:val="clear" w:color="auto" w:fill="FFFFFF" w:themeFill="background1"/>
          </w:tcPr>
          <w:p w14:paraId="62CC567C"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31" w:author="Crystal Jing" w:date="2023-09-08T17:06:00Z"/>
                <w:sz w:val="18"/>
                <w:szCs w:val="18"/>
                <w:lang w:eastAsia="zh-CN"/>
              </w:rPr>
            </w:pPr>
            <w:ins w:id="632" w:author="Crystal Jing" w:date="2023-09-08T17:06:00Z">
              <w:r>
                <w:rPr>
                  <w:sz w:val="18"/>
                  <w:szCs w:val="18"/>
                  <w:lang w:eastAsia="zh-CN"/>
                </w:rPr>
                <w:t>0.2553</w:t>
              </w:r>
            </w:ins>
          </w:p>
        </w:tc>
        <w:tc>
          <w:tcPr>
            <w:tcW w:w="1680" w:type="dxa"/>
            <w:tcBorders>
              <w:top w:val="single" w:sz="4" w:space="0" w:color="auto"/>
            </w:tcBorders>
            <w:shd w:val="clear" w:color="auto" w:fill="FFFFFF" w:themeFill="background1"/>
          </w:tcPr>
          <w:p w14:paraId="541EAC23"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33" w:author="Crystal Jing" w:date="2023-09-08T17:06:00Z"/>
                <w:sz w:val="18"/>
                <w:szCs w:val="18"/>
                <w:lang w:eastAsia="zh-CN"/>
              </w:rPr>
            </w:pPr>
            <w:ins w:id="634" w:author="Crystal Jing" w:date="2023-09-08T17:06:00Z">
              <w:r>
                <w:rPr>
                  <w:sz w:val="18"/>
                  <w:szCs w:val="18"/>
                  <w:lang w:eastAsia="zh-CN"/>
                </w:rPr>
                <w:t>0.2766</w:t>
              </w:r>
            </w:ins>
          </w:p>
        </w:tc>
      </w:tr>
      <w:tr w:rsidR="005A5F60" w14:paraId="16041A2C" w14:textId="77777777" w:rsidTr="00154010">
        <w:trPr>
          <w:ins w:id="635"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52ABF33" w14:textId="77777777" w:rsidR="005A5F60" w:rsidRDefault="005A5F60" w:rsidP="00154010">
            <w:pPr>
              <w:jc w:val="center"/>
              <w:rPr>
                <w:ins w:id="636" w:author="Crystal Jing" w:date="2023-09-08T17:06:00Z"/>
                <w:b w:val="0"/>
                <w:bCs w:val="0"/>
                <w:caps w:val="0"/>
                <w:sz w:val="18"/>
                <w:szCs w:val="18"/>
                <w:lang w:eastAsia="zh-CN"/>
              </w:rPr>
            </w:pPr>
            <w:ins w:id="637" w:author="Crystal Jing" w:date="2023-09-08T17:06:00Z">
              <w:r>
                <w:rPr>
                  <w:rFonts w:hint="eastAsia"/>
                  <w:sz w:val="18"/>
                  <w:szCs w:val="18"/>
                  <w:lang w:eastAsia="zh-CN"/>
                </w:rPr>
                <w:t>1</w:t>
              </w:r>
              <w:r>
                <w:rPr>
                  <w:sz w:val="18"/>
                  <w:szCs w:val="18"/>
                  <w:lang w:eastAsia="zh-CN"/>
                </w:rPr>
                <w:t>-2</w:t>
              </w:r>
            </w:ins>
          </w:p>
        </w:tc>
        <w:tc>
          <w:tcPr>
            <w:tcW w:w="1680" w:type="dxa"/>
            <w:shd w:val="clear" w:color="auto" w:fill="FFFFFF" w:themeFill="background1"/>
          </w:tcPr>
          <w:p w14:paraId="73F5D201"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38" w:author="Crystal Jing" w:date="2023-09-08T17:06:00Z"/>
                <w:sz w:val="18"/>
                <w:szCs w:val="18"/>
                <w:lang w:eastAsia="zh-CN"/>
              </w:rPr>
            </w:pPr>
            <w:ins w:id="639" w:author="Crystal Jing" w:date="2023-09-08T17:06:00Z">
              <w:r>
                <w:rPr>
                  <w:sz w:val="18"/>
                  <w:szCs w:val="18"/>
                  <w:lang w:eastAsia="zh-CN"/>
                </w:rPr>
                <w:t>0.4681</w:t>
              </w:r>
            </w:ins>
          </w:p>
        </w:tc>
        <w:tc>
          <w:tcPr>
            <w:tcW w:w="1680" w:type="dxa"/>
            <w:shd w:val="clear" w:color="auto" w:fill="FFFFFF" w:themeFill="background1"/>
          </w:tcPr>
          <w:p w14:paraId="38865F55"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40" w:author="Crystal Jing" w:date="2023-09-08T17:06:00Z"/>
                <w:sz w:val="18"/>
                <w:szCs w:val="18"/>
                <w:lang w:eastAsia="zh-CN"/>
              </w:rPr>
            </w:pPr>
            <w:ins w:id="641" w:author="Crystal Jing" w:date="2023-09-08T17:06:00Z">
              <w:r>
                <w:rPr>
                  <w:sz w:val="18"/>
                  <w:szCs w:val="18"/>
                  <w:lang w:eastAsia="zh-CN"/>
                </w:rPr>
                <w:t>0.4255</w:t>
              </w:r>
            </w:ins>
          </w:p>
        </w:tc>
      </w:tr>
      <w:tr w:rsidR="005A5F60" w14:paraId="3ACB6222" w14:textId="77777777" w:rsidTr="00154010">
        <w:trPr>
          <w:ins w:id="642"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66CB8BE" w14:textId="77777777" w:rsidR="005A5F60" w:rsidRDefault="005A5F60" w:rsidP="00154010">
            <w:pPr>
              <w:jc w:val="center"/>
              <w:rPr>
                <w:ins w:id="643" w:author="Crystal Jing" w:date="2023-09-08T17:06:00Z"/>
                <w:b w:val="0"/>
                <w:bCs w:val="0"/>
                <w:caps w:val="0"/>
                <w:sz w:val="18"/>
                <w:szCs w:val="18"/>
                <w:lang w:eastAsia="zh-CN"/>
              </w:rPr>
            </w:pPr>
            <w:ins w:id="644" w:author="Crystal Jing" w:date="2023-09-08T17:06:00Z">
              <w:r>
                <w:rPr>
                  <w:rFonts w:hint="eastAsia"/>
                  <w:sz w:val="18"/>
                  <w:szCs w:val="18"/>
                  <w:lang w:eastAsia="zh-CN"/>
                </w:rPr>
                <w:t>1</w:t>
              </w:r>
              <w:r>
                <w:rPr>
                  <w:sz w:val="18"/>
                  <w:szCs w:val="18"/>
                  <w:lang w:eastAsia="zh-CN"/>
                </w:rPr>
                <w:t>-3</w:t>
              </w:r>
            </w:ins>
          </w:p>
        </w:tc>
        <w:tc>
          <w:tcPr>
            <w:tcW w:w="1680" w:type="dxa"/>
            <w:shd w:val="clear" w:color="auto" w:fill="FFFFFF" w:themeFill="background1"/>
          </w:tcPr>
          <w:p w14:paraId="03F811B1"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45" w:author="Crystal Jing" w:date="2023-09-08T17:06:00Z"/>
                <w:sz w:val="18"/>
                <w:szCs w:val="18"/>
                <w:lang w:eastAsia="zh-CN"/>
              </w:rPr>
            </w:pPr>
            <w:ins w:id="646" w:author="Crystal Jing" w:date="2023-09-08T17:06:00Z">
              <w:r>
                <w:rPr>
                  <w:sz w:val="18"/>
                  <w:szCs w:val="18"/>
                  <w:lang w:eastAsia="zh-CN"/>
                </w:rPr>
                <w:t>0.7447</w:t>
              </w:r>
            </w:ins>
          </w:p>
        </w:tc>
        <w:tc>
          <w:tcPr>
            <w:tcW w:w="1680" w:type="dxa"/>
            <w:shd w:val="clear" w:color="auto" w:fill="FFFFFF" w:themeFill="background1"/>
          </w:tcPr>
          <w:p w14:paraId="5ECB5D69"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47" w:author="Crystal Jing" w:date="2023-09-08T17:06:00Z"/>
                <w:sz w:val="18"/>
                <w:szCs w:val="18"/>
                <w:lang w:eastAsia="zh-CN"/>
              </w:rPr>
            </w:pPr>
            <w:ins w:id="648" w:author="Crystal Jing" w:date="2023-09-08T17:06:00Z">
              <w:r>
                <w:rPr>
                  <w:sz w:val="18"/>
                  <w:szCs w:val="18"/>
                  <w:lang w:eastAsia="zh-CN"/>
                </w:rPr>
                <w:t>0.7447</w:t>
              </w:r>
            </w:ins>
          </w:p>
        </w:tc>
      </w:tr>
      <w:tr w:rsidR="005A5F60" w14:paraId="077793EF" w14:textId="77777777" w:rsidTr="00154010">
        <w:trPr>
          <w:ins w:id="649"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78075CA" w14:textId="77777777" w:rsidR="005A5F60" w:rsidRDefault="005A5F60" w:rsidP="00154010">
            <w:pPr>
              <w:jc w:val="center"/>
              <w:rPr>
                <w:ins w:id="650" w:author="Crystal Jing" w:date="2023-09-08T17:06:00Z"/>
                <w:b w:val="0"/>
                <w:bCs w:val="0"/>
                <w:caps w:val="0"/>
                <w:sz w:val="18"/>
                <w:szCs w:val="18"/>
                <w:lang w:eastAsia="zh-CN"/>
              </w:rPr>
            </w:pPr>
            <w:ins w:id="651" w:author="Crystal Jing" w:date="2023-09-08T17:06:00Z">
              <w:r>
                <w:rPr>
                  <w:rFonts w:hint="eastAsia"/>
                  <w:sz w:val="18"/>
                  <w:szCs w:val="18"/>
                  <w:lang w:eastAsia="zh-CN"/>
                </w:rPr>
                <w:t>1</w:t>
              </w:r>
              <w:r>
                <w:rPr>
                  <w:sz w:val="18"/>
                  <w:szCs w:val="18"/>
                  <w:lang w:eastAsia="zh-CN"/>
                </w:rPr>
                <w:t>-4</w:t>
              </w:r>
            </w:ins>
          </w:p>
        </w:tc>
        <w:tc>
          <w:tcPr>
            <w:tcW w:w="1680" w:type="dxa"/>
            <w:shd w:val="clear" w:color="auto" w:fill="FFFFFF" w:themeFill="background1"/>
          </w:tcPr>
          <w:p w14:paraId="06338C25"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52" w:author="Crystal Jing" w:date="2023-09-08T17:06:00Z"/>
                <w:sz w:val="18"/>
                <w:szCs w:val="18"/>
                <w:lang w:eastAsia="zh-CN"/>
              </w:rPr>
            </w:pPr>
            <w:ins w:id="653" w:author="Crystal Jing" w:date="2023-09-08T17:06:00Z">
              <w:r>
                <w:rPr>
                  <w:sz w:val="18"/>
                  <w:szCs w:val="18"/>
                  <w:lang w:eastAsia="zh-CN"/>
                </w:rPr>
                <w:t>0.7660</w:t>
              </w:r>
            </w:ins>
          </w:p>
        </w:tc>
        <w:tc>
          <w:tcPr>
            <w:tcW w:w="1680" w:type="dxa"/>
            <w:shd w:val="clear" w:color="auto" w:fill="FFFFFF" w:themeFill="background1"/>
          </w:tcPr>
          <w:p w14:paraId="02941F0B"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54" w:author="Crystal Jing" w:date="2023-09-08T17:06:00Z"/>
                <w:sz w:val="18"/>
                <w:szCs w:val="18"/>
                <w:lang w:eastAsia="zh-CN"/>
              </w:rPr>
            </w:pPr>
            <w:ins w:id="655" w:author="Crystal Jing" w:date="2023-09-08T17:06:00Z">
              <w:r>
                <w:rPr>
                  <w:sz w:val="18"/>
                  <w:szCs w:val="18"/>
                  <w:lang w:eastAsia="zh-CN"/>
                </w:rPr>
                <w:t>0.7660</w:t>
              </w:r>
            </w:ins>
          </w:p>
        </w:tc>
      </w:tr>
      <w:tr w:rsidR="005A5F60" w14:paraId="39985F9A" w14:textId="77777777" w:rsidTr="00154010">
        <w:trPr>
          <w:ins w:id="656"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172EE61" w14:textId="77777777" w:rsidR="005A5F60" w:rsidRDefault="005A5F60" w:rsidP="00154010">
            <w:pPr>
              <w:jc w:val="center"/>
              <w:rPr>
                <w:ins w:id="657" w:author="Crystal Jing" w:date="2023-09-08T17:06:00Z"/>
                <w:b w:val="0"/>
                <w:bCs w:val="0"/>
                <w:caps w:val="0"/>
                <w:sz w:val="18"/>
                <w:szCs w:val="18"/>
                <w:lang w:eastAsia="zh-CN"/>
              </w:rPr>
            </w:pPr>
            <w:ins w:id="658" w:author="Crystal Jing" w:date="2023-09-08T17:06:00Z">
              <w:r>
                <w:rPr>
                  <w:rFonts w:hint="eastAsia"/>
                  <w:sz w:val="18"/>
                  <w:szCs w:val="18"/>
                  <w:lang w:eastAsia="zh-CN"/>
                </w:rPr>
                <w:t>1</w:t>
              </w:r>
              <w:r>
                <w:rPr>
                  <w:sz w:val="18"/>
                  <w:szCs w:val="18"/>
                  <w:lang w:eastAsia="zh-CN"/>
                </w:rPr>
                <w:t>-5</w:t>
              </w:r>
            </w:ins>
          </w:p>
        </w:tc>
        <w:tc>
          <w:tcPr>
            <w:tcW w:w="1680" w:type="dxa"/>
            <w:shd w:val="clear" w:color="auto" w:fill="FFFFFF" w:themeFill="background1"/>
          </w:tcPr>
          <w:p w14:paraId="012FAC57"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59" w:author="Crystal Jing" w:date="2023-09-08T17:06:00Z"/>
                <w:sz w:val="18"/>
                <w:szCs w:val="18"/>
                <w:lang w:eastAsia="zh-CN"/>
              </w:rPr>
            </w:pPr>
            <w:ins w:id="660" w:author="Crystal Jing" w:date="2023-09-08T17:06:00Z">
              <w:r>
                <w:rPr>
                  <w:sz w:val="18"/>
                  <w:szCs w:val="18"/>
                  <w:lang w:eastAsia="zh-CN"/>
                </w:rPr>
                <w:t>0.7872</w:t>
              </w:r>
            </w:ins>
          </w:p>
        </w:tc>
        <w:tc>
          <w:tcPr>
            <w:tcW w:w="1680" w:type="dxa"/>
            <w:shd w:val="clear" w:color="auto" w:fill="FFFFFF" w:themeFill="background1"/>
          </w:tcPr>
          <w:p w14:paraId="1CF3372C"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61" w:author="Crystal Jing" w:date="2023-09-08T17:06:00Z"/>
                <w:sz w:val="18"/>
                <w:szCs w:val="18"/>
                <w:lang w:eastAsia="zh-CN"/>
              </w:rPr>
            </w:pPr>
            <w:ins w:id="662" w:author="Crystal Jing" w:date="2023-09-08T17:06:00Z">
              <w:r>
                <w:rPr>
                  <w:sz w:val="18"/>
                  <w:szCs w:val="18"/>
                  <w:lang w:eastAsia="zh-CN"/>
                </w:rPr>
                <w:t>0.7660</w:t>
              </w:r>
            </w:ins>
          </w:p>
        </w:tc>
      </w:tr>
      <w:tr w:rsidR="005A5F60" w14:paraId="6DCBA674" w14:textId="77777777" w:rsidTr="00154010">
        <w:trPr>
          <w:ins w:id="663"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5985EA7" w14:textId="77777777" w:rsidR="005A5F60" w:rsidRDefault="005A5F60" w:rsidP="00154010">
            <w:pPr>
              <w:jc w:val="center"/>
              <w:rPr>
                <w:ins w:id="664" w:author="Crystal Jing" w:date="2023-09-08T17:06:00Z"/>
                <w:b w:val="0"/>
                <w:bCs w:val="0"/>
                <w:caps w:val="0"/>
                <w:sz w:val="18"/>
                <w:szCs w:val="18"/>
                <w:lang w:eastAsia="zh-CN"/>
              </w:rPr>
            </w:pPr>
            <w:ins w:id="665" w:author="Crystal Jing" w:date="2023-09-08T17:06:00Z">
              <w:r>
                <w:rPr>
                  <w:rFonts w:hint="eastAsia"/>
                  <w:sz w:val="18"/>
                  <w:szCs w:val="18"/>
                  <w:lang w:eastAsia="zh-CN"/>
                </w:rPr>
                <w:t>1</w:t>
              </w:r>
              <w:r>
                <w:rPr>
                  <w:sz w:val="18"/>
                  <w:szCs w:val="18"/>
                  <w:lang w:eastAsia="zh-CN"/>
                </w:rPr>
                <w:t>-6</w:t>
              </w:r>
            </w:ins>
          </w:p>
        </w:tc>
        <w:tc>
          <w:tcPr>
            <w:tcW w:w="1680" w:type="dxa"/>
            <w:shd w:val="clear" w:color="auto" w:fill="FFFFFF" w:themeFill="background1"/>
          </w:tcPr>
          <w:p w14:paraId="6173FFFD"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66" w:author="Crystal Jing" w:date="2023-09-08T17:06:00Z"/>
                <w:sz w:val="18"/>
                <w:szCs w:val="18"/>
                <w:lang w:eastAsia="zh-CN"/>
              </w:rPr>
            </w:pPr>
            <w:ins w:id="667" w:author="Crystal Jing" w:date="2023-09-08T17:06:00Z">
              <w:r>
                <w:rPr>
                  <w:sz w:val="18"/>
                  <w:szCs w:val="18"/>
                  <w:lang w:eastAsia="zh-CN"/>
                </w:rPr>
                <w:t>0.7872</w:t>
              </w:r>
            </w:ins>
          </w:p>
        </w:tc>
        <w:tc>
          <w:tcPr>
            <w:tcW w:w="1680" w:type="dxa"/>
            <w:shd w:val="clear" w:color="auto" w:fill="FFFFFF" w:themeFill="background1"/>
          </w:tcPr>
          <w:p w14:paraId="3A306627"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68" w:author="Crystal Jing" w:date="2023-09-08T17:06:00Z"/>
                <w:sz w:val="18"/>
                <w:szCs w:val="18"/>
                <w:lang w:eastAsia="zh-CN"/>
              </w:rPr>
            </w:pPr>
            <w:ins w:id="669" w:author="Crystal Jing" w:date="2023-09-08T17:06:00Z">
              <w:r>
                <w:rPr>
                  <w:sz w:val="18"/>
                  <w:szCs w:val="18"/>
                  <w:lang w:eastAsia="zh-CN"/>
                </w:rPr>
                <w:t>0.8085</w:t>
              </w:r>
            </w:ins>
          </w:p>
        </w:tc>
      </w:tr>
      <w:tr w:rsidR="005A5F60" w14:paraId="09346766" w14:textId="77777777" w:rsidTr="00154010">
        <w:trPr>
          <w:ins w:id="670"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8BDAA80" w14:textId="77777777" w:rsidR="005A5F60" w:rsidRDefault="005A5F60" w:rsidP="00154010">
            <w:pPr>
              <w:jc w:val="center"/>
              <w:rPr>
                <w:ins w:id="671" w:author="Crystal Jing" w:date="2023-09-08T17:06:00Z"/>
                <w:b w:val="0"/>
                <w:bCs w:val="0"/>
                <w:caps w:val="0"/>
                <w:sz w:val="18"/>
                <w:szCs w:val="18"/>
                <w:lang w:eastAsia="zh-CN"/>
              </w:rPr>
            </w:pPr>
            <w:ins w:id="672" w:author="Crystal Jing" w:date="2023-09-08T17:06:00Z">
              <w:r>
                <w:rPr>
                  <w:rFonts w:hint="eastAsia"/>
                  <w:sz w:val="18"/>
                  <w:szCs w:val="18"/>
                  <w:lang w:eastAsia="zh-CN"/>
                </w:rPr>
                <w:t>1</w:t>
              </w:r>
              <w:r>
                <w:rPr>
                  <w:sz w:val="18"/>
                  <w:szCs w:val="18"/>
                  <w:lang w:eastAsia="zh-CN"/>
                </w:rPr>
                <w:t>-7</w:t>
              </w:r>
            </w:ins>
          </w:p>
        </w:tc>
        <w:tc>
          <w:tcPr>
            <w:tcW w:w="1680" w:type="dxa"/>
            <w:shd w:val="clear" w:color="auto" w:fill="FFFFFF" w:themeFill="background1"/>
          </w:tcPr>
          <w:p w14:paraId="5F42BBCD"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73" w:author="Crystal Jing" w:date="2023-09-08T17:06:00Z"/>
                <w:sz w:val="18"/>
                <w:szCs w:val="18"/>
                <w:lang w:eastAsia="zh-CN"/>
              </w:rPr>
            </w:pPr>
            <w:ins w:id="674" w:author="Crystal Jing" w:date="2023-09-08T17:06:00Z">
              <w:r>
                <w:rPr>
                  <w:sz w:val="18"/>
                  <w:szCs w:val="18"/>
                  <w:lang w:eastAsia="zh-CN"/>
                </w:rPr>
                <w:t>0.8298</w:t>
              </w:r>
            </w:ins>
          </w:p>
        </w:tc>
        <w:tc>
          <w:tcPr>
            <w:tcW w:w="1680" w:type="dxa"/>
            <w:shd w:val="clear" w:color="auto" w:fill="FFFFFF" w:themeFill="background1"/>
          </w:tcPr>
          <w:p w14:paraId="1E2B965E"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75" w:author="Crystal Jing" w:date="2023-09-08T17:06:00Z"/>
                <w:sz w:val="18"/>
                <w:szCs w:val="18"/>
                <w:lang w:eastAsia="zh-CN"/>
              </w:rPr>
            </w:pPr>
            <w:ins w:id="676" w:author="Crystal Jing" w:date="2023-09-08T17:06:00Z">
              <w:r>
                <w:rPr>
                  <w:sz w:val="18"/>
                  <w:szCs w:val="18"/>
                  <w:lang w:eastAsia="zh-CN"/>
                </w:rPr>
                <w:t>0.8085</w:t>
              </w:r>
            </w:ins>
          </w:p>
        </w:tc>
      </w:tr>
      <w:tr w:rsidR="005A5F60" w14:paraId="6B38DCC6" w14:textId="77777777" w:rsidTr="00154010">
        <w:trPr>
          <w:ins w:id="677"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A6F5FF7" w14:textId="77777777" w:rsidR="005A5F60" w:rsidRDefault="005A5F60" w:rsidP="00154010">
            <w:pPr>
              <w:jc w:val="center"/>
              <w:rPr>
                <w:ins w:id="678" w:author="Crystal Jing" w:date="2023-09-08T17:06:00Z"/>
                <w:b w:val="0"/>
                <w:bCs w:val="0"/>
                <w:caps w:val="0"/>
                <w:sz w:val="18"/>
                <w:szCs w:val="18"/>
                <w:lang w:eastAsia="zh-CN"/>
              </w:rPr>
            </w:pPr>
            <w:ins w:id="679" w:author="Crystal Jing" w:date="2023-09-08T17:06:00Z">
              <w:r>
                <w:rPr>
                  <w:rFonts w:hint="eastAsia"/>
                  <w:sz w:val="18"/>
                  <w:szCs w:val="18"/>
                  <w:lang w:eastAsia="zh-CN"/>
                </w:rPr>
                <w:t>1</w:t>
              </w:r>
              <w:r>
                <w:rPr>
                  <w:sz w:val="18"/>
                  <w:szCs w:val="18"/>
                  <w:lang w:eastAsia="zh-CN"/>
                </w:rPr>
                <w:t>-8</w:t>
              </w:r>
            </w:ins>
          </w:p>
        </w:tc>
        <w:tc>
          <w:tcPr>
            <w:tcW w:w="1680" w:type="dxa"/>
            <w:shd w:val="clear" w:color="auto" w:fill="FFFFFF" w:themeFill="background1"/>
          </w:tcPr>
          <w:p w14:paraId="5DC14B23"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80" w:author="Crystal Jing" w:date="2023-09-08T17:06:00Z"/>
                <w:sz w:val="18"/>
                <w:szCs w:val="18"/>
                <w:lang w:eastAsia="zh-CN"/>
              </w:rPr>
            </w:pPr>
            <w:ins w:id="681" w:author="Crystal Jing" w:date="2023-09-08T17:06:00Z">
              <w:r>
                <w:rPr>
                  <w:sz w:val="18"/>
                  <w:szCs w:val="18"/>
                  <w:lang w:eastAsia="zh-CN"/>
                </w:rPr>
                <w:t>0.8298</w:t>
              </w:r>
            </w:ins>
          </w:p>
        </w:tc>
        <w:tc>
          <w:tcPr>
            <w:tcW w:w="1680" w:type="dxa"/>
            <w:shd w:val="clear" w:color="auto" w:fill="FFFFFF" w:themeFill="background1"/>
          </w:tcPr>
          <w:p w14:paraId="5B6C77B2"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82" w:author="Crystal Jing" w:date="2023-09-08T17:06:00Z"/>
                <w:sz w:val="18"/>
                <w:szCs w:val="18"/>
                <w:lang w:eastAsia="zh-CN"/>
              </w:rPr>
            </w:pPr>
            <w:ins w:id="683" w:author="Crystal Jing" w:date="2023-09-08T17:06:00Z">
              <w:r>
                <w:rPr>
                  <w:sz w:val="18"/>
                  <w:szCs w:val="18"/>
                  <w:lang w:eastAsia="zh-CN"/>
                </w:rPr>
                <w:t>0.8298</w:t>
              </w:r>
            </w:ins>
          </w:p>
        </w:tc>
      </w:tr>
      <w:tr w:rsidR="005A5F60" w14:paraId="51671DFB" w14:textId="77777777" w:rsidTr="00154010">
        <w:trPr>
          <w:ins w:id="684"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F7A9475" w14:textId="77777777" w:rsidR="005A5F60" w:rsidRDefault="005A5F60" w:rsidP="00154010">
            <w:pPr>
              <w:jc w:val="center"/>
              <w:rPr>
                <w:ins w:id="685" w:author="Crystal Jing" w:date="2023-09-08T17:06:00Z"/>
                <w:b w:val="0"/>
                <w:bCs w:val="0"/>
                <w:caps w:val="0"/>
                <w:sz w:val="18"/>
                <w:szCs w:val="18"/>
                <w:lang w:eastAsia="zh-CN"/>
              </w:rPr>
            </w:pPr>
            <w:ins w:id="686" w:author="Crystal Jing" w:date="2023-09-08T17:06:00Z">
              <w:r>
                <w:rPr>
                  <w:rFonts w:hint="eastAsia"/>
                  <w:sz w:val="18"/>
                  <w:szCs w:val="18"/>
                  <w:lang w:eastAsia="zh-CN"/>
                </w:rPr>
                <w:t>1</w:t>
              </w:r>
              <w:r>
                <w:rPr>
                  <w:sz w:val="18"/>
                  <w:szCs w:val="18"/>
                  <w:lang w:eastAsia="zh-CN"/>
                </w:rPr>
                <w:t>-9</w:t>
              </w:r>
            </w:ins>
          </w:p>
        </w:tc>
        <w:tc>
          <w:tcPr>
            <w:tcW w:w="1680" w:type="dxa"/>
            <w:shd w:val="clear" w:color="auto" w:fill="FFFFFF" w:themeFill="background1"/>
          </w:tcPr>
          <w:p w14:paraId="1C9E4883"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87" w:author="Crystal Jing" w:date="2023-09-08T17:06:00Z"/>
                <w:sz w:val="18"/>
                <w:szCs w:val="18"/>
                <w:lang w:eastAsia="zh-CN"/>
              </w:rPr>
            </w:pPr>
            <w:ins w:id="688" w:author="Crystal Jing" w:date="2023-09-08T17:06:00Z">
              <w:r>
                <w:rPr>
                  <w:sz w:val="18"/>
                  <w:szCs w:val="18"/>
                  <w:lang w:eastAsia="zh-CN"/>
                </w:rPr>
                <w:t>0.8085</w:t>
              </w:r>
            </w:ins>
          </w:p>
        </w:tc>
        <w:tc>
          <w:tcPr>
            <w:tcW w:w="1680" w:type="dxa"/>
            <w:shd w:val="clear" w:color="auto" w:fill="FFFFFF" w:themeFill="background1"/>
          </w:tcPr>
          <w:p w14:paraId="7F5094BD"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89" w:author="Crystal Jing" w:date="2023-09-08T17:06:00Z"/>
                <w:sz w:val="18"/>
                <w:szCs w:val="18"/>
                <w:lang w:eastAsia="zh-CN"/>
              </w:rPr>
            </w:pPr>
            <w:ins w:id="690" w:author="Crystal Jing" w:date="2023-09-08T17:06:00Z">
              <w:r>
                <w:rPr>
                  <w:sz w:val="18"/>
                  <w:szCs w:val="18"/>
                  <w:lang w:eastAsia="zh-CN"/>
                </w:rPr>
                <w:t>0.7660</w:t>
              </w:r>
            </w:ins>
          </w:p>
        </w:tc>
      </w:tr>
      <w:tr w:rsidR="005A5F60" w14:paraId="0E1F3054" w14:textId="77777777" w:rsidTr="00154010">
        <w:trPr>
          <w:ins w:id="691"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BF601D1" w14:textId="77777777" w:rsidR="005A5F60" w:rsidRDefault="005A5F60" w:rsidP="00154010">
            <w:pPr>
              <w:jc w:val="center"/>
              <w:rPr>
                <w:ins w:id="692" w:author="Crystal Jing" w:date="2023-09-08T17:06:00Z"/>
                <w:b w:val="0"/>
                <w:bCs w:val="0"/>
                <w:caps w:val="0"/>
                <w:sz w:val="18"/>
                <w:szCs w:val="18"/>
                <w:lang w:eastAsia="zh-CN"/>
              </w:rPr>
            </w:pPr>
            <w:ins w:id="693" w:author="Crystal Jing" w:date="2023-09-08T17:06:00Z">
              <w:r>
                <w:rPr>
                  <w:rFonts w:hint="eastAsia"/>
                  <w:sz w:val="18"/>
                  <w:szCs w:val="18"/>
                  <w:lang w:eastAsia="zh-CN"/>
                </w:rPr>
                <w:t>1</w:t>
              </w:r>
              <w:r>
                <w:rPr>
                  <w:sz w:val="18"/>
                  <w:szCs w:val="18"/>
                  <w:lang w:eastAsia="zh-CN"/>
                </w:rPr>
                <w:t>-10</w:t>
              </w:r>
            </w:ins>
          </w:p>
        </w:tc>
        <w:tc>
          <w:tcPr>
            <w:tcW w:w="1680" w:type="dxa"/>
            <w:shd w:val="clear" w:color="auto" w:fill="FFFFFF" w:themeFill="background1"/>
          </w:tcPr>
          <w:p w14:paraId="27B0B4C0"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94" w:author="Crystal Jing" w:date="2023-09-08T17:06:00Z"/>
                <w:sz w:val="18"/>
                <w:szCs w:val="18"/>
                <w:lang w:eastAsia="zh-CN"/>
              </w:rPr>
            </w:pPr>
            <w:ins w:id="695" w:author="Crystal Jing" w:date="2023-09-08T17:06:00Z">
              <w:r>
                <w:rPr>
                  <w:sz w:val="18"/>
                  <w:szCs w:val="18"/>
                  <w:lang w:eastAsia="zh-CN"/>
                </w:rPr>
                <w:t>0.9362</w:t>
              </w:r>
            </w:ins>
          </w:p>
        </w:tc>
        <w:tc>
          <w:tcPr>
            <w:tcW w:w="1680" w:type="dxa"/>
            <w:shd w:val="clear" w:color="auto" w:fill="FFFFFF" w:themeFill="background1"/>
          </w:tcPr>
          <w:p w14:paraId="4112ED1C"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96" w:author="Crystal Jing" w:date="2023-09-08T17:06:00Z"/>
                <w:sz w:val="18"/>
                <w:szCs w:val="18"/>
                <w:lang w:eastAsia="zh-CN"/>
              </w:rPr>
            </w:pPr>
            <w:ins w:id="697" w:author="Crystal Jing" w:date="2023-09-08T17:06:00Z">
              <w:r>
                <w:rPr>
                  <w:sz w:val="18"/>
                  <w:szCs w:val="18"/>
                  <w:lang w:eastAsia="zh-CN"/>
                </w:rPr>
                <w:t>0.8936</w:t>
              </w:r>
            </w:ins>
          </w:p>
        </w:tc>
      </w:tr>
      <w:tr w:rsidR="005A5F60" w14:paraId="0264C3DF" w14:textId="77777777" w:rsidTr="00154010">
        <w:trPr>
          <w:ins w:id="698"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D8DC23B" w14:textId="77777777" w:rsidR="005A5F60" w:rsidRDefault="005A5F60" w:rsidP="00154010">
            <w:pPr>
              <w:jc w:val="center"/>
              <w:rPr>
                <w:ins w:id="699" w:author="Crystal Jing" w:date="2023-09-08T17:06:00Z"/>
                <w:b w:val="0"/>
                <w:bCs w:val="0"/>
                <w:caps w:val="0"/>
                <w:sz w:val="18"/>
                <w:szCs w:val="18"/>
                <w:lang w:eastAsia="zh-CN"/>
              </w:rPr>
            </w:pPr>
            <w:ins w:id="700" w:author="Crystal Jing" w:date="2023-09-08T17:06:00Z">
              <w:r>
                <w:rPr>
                  <w:rFonts w:hint="eastAsia"/>
                  <w:sz w:val="18"/>
                  <w:szCs w:val="18"/>
                  <w:lang w:eastAsia="zh-CN"/>
                </w:rPr>
                <w:t>1</w:t>
              </w:r>
              <w:r>
                <w:rPr>
                  <w:sz w:val="18"/>
                  <w:szCs w:val="18"/>
                  <w:lang w:eastAsia="zh-CN"/>
                </w:rPr>
                <w:t>-11</w:t>
              </w:r>
            </w:ins>
          </w:p>
        </w:tc>
        <w:tc>
          <w:tcPr>
            <w:tcW w:w="1680" w:type="dxa"/>
            <w:shd w:val="clear" w:color="auto" w:fill="FFFFFF" w:themeFill="background1"/>
          </w:tcPr>
          <w:p w14:paraId="226148B9"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01" w:author="Crystal Jing" w:date="2023-09-08T17:06:00Z"/>
                <w:sz w:val="18"/>
                <w:szCs w:val="18"/>
                <w:lang w:eastAsia="zh-CN"/>
              </w:rPr>
            </w:pPr>
            <w:ins w:id="702" w:author="Crystal Jing" w:date="2023-09-08T17:06:00Z">
              <w:r>
                <w:rPr>
                  <w:sz w:val="18"/>
                  <w:szCs w:val="18"/>
                  <w:lang w:eastAsia="zh-CN"/>
                </w:rPr>
                <w:t>0.8298</w:t>
              </w:r>
            </w:ins>
          </w:p>
        </w:tc>
        <w:tc>
          <w:tcPr>
            <w:tcW w:w="1680" w:type="dxa"/>
            <w:shd w:val="clear" w:color="auto" w:fill="FFFFFF" w:themeFill="background1"/>
          </w:tcPr>
          <w:p w14:paraId="092F9B48"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03" w:author="Crystal Jing" w:date="2023-09-08T17:06:00Z"/>
                <w:sz w:val="18"/>
                <w:szCs w:val="18"/>
                <w:lang w:eastAsia="zh-CN"/>
              </w:rPr>
            </w:pPr>
            <w:ins w:id="704" w:author="Crystal Jing" w:date="2023-09-08T17:06:00Z">
              <w:r>
                <w:rPr>
                  <w:sz w:val="18"/>
                  <w:szCs w:val="18"/>
                  <w:lang w:eastAsia="zh-CN"/>
                </w:rPr>
                <w:t>0.8298</w:t>
              </w:r>
            </w:ins>
          </w:p>
        </w:tc>
      </w:tr>
      <w:tr w:rsidR="005A5F60" w14:paraId="342776F4" w14:textId="77777777" w:rsidTr="00154010">
        <w:trPr>
          <w:ins w:id="705"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EBAE3A7" w14:textId="77777777" w:rsidR="005A5F60" w:rsidRDefault="005A5F60" w:rsidP="00154010">
            <w:pPr>
              <w:jc w:val="center"/>
              <w:rPr>
                <w:ins w:id="706" w:author="Crystal Jing" w:date="2023-09-08T17:06:00Z"/>
                <w:b w:val="0"/>
                <w:bCs w:val="0"/>
                <w:caps w:val="0"/>
                <w:sz w:val="18"/>
                <w:szCs w:val="18"/>
                <w:lang w:eastAsia="zh-CN"/>
              </w:rPr>
            </w:pPr>
            <w:ins w:id="707" w:author="Crystal Jing" w:date="2023-09-08T17:06:00Z">
              <w:r>
                <w:rPr>
                  <w:rFonts w:hint="eastAsia"/>
                  <w:sz w:val="18"/>
                  <w:szCs w:val="18"/>
                  <w:lang w:eastAsia="zh-CN"/>
                </w:rPr>
                <w:t>1</w:t>
              </w:r>
              <w:r>
                <w:rPr>
                  <w:sz w:val="18"/>
                  <w:szCs w:val="18"/>
                  <w:lang w:eastAsia="zh-CN"/>
                </w:rPr>
                <w:t>-12</w:t>
              </w:r>
            </w:ins>
          </w:p>
        </w:tc>
        <w:tc>
          <w:tcPr>
            <w:tcW w:w="1680" w:type="dxa"/>
            <w:shd w:val="clear" w:color="auto" w:fill="FFFFFF" w:themeFill="background1"/>
          </w:tcPr>
          <w:p w14:paraId="12BC6CDE"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08" w:author="Crystal Jing" w:date="2023-09-08T17:06:00Z"/>
                <w:sz w:val="18"/>
                <w:szCs w:val="18"/>
                <w:lang w:eastAsia="zh-CN"/>
              </w:rPr>
            </w:pPr>
            <w:ins w:id="709" w:author="Crystal Jing" w:date="2023-09-08T17:06:00Z">
              <w:r>
                <w:rPr>
                  <w:sz w:val="18"/>
                  <w:szCs w:val="18"/>
                  <w:lang w:eastAsia="zh-CN"/>
                </w:rPr>
                <w:t>0.9362</w:t>
              </w:r>
            </w:ins>
          </w:p>
        </w:tc>
        <w:tc>
          <w:tcPr>
            <w:tcW w:w="1680" w:type="dxa"/>
            <w:shd w:val="clear" w:color="auto" w:fill="FFFFFF" w:themeFill="background1"/>
          </w:tcPr>
          <w:p w14:paraId="61A93A1E"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10" w:author="Crystal Jing" w:date="2023-09-08T17:06:00Z"/>
                <w:sz w:val="18"/>
                <w:szCs w:val="18"/>
                <w:lang w:eastAsia="zh-CN"/>
              </w:rPr>
            </w:pPr>
            <w:ins w:id="711" w:author="Crystal Jing" w:date="2023-09-08T17:06:00Z">
              <w:r>
                <w:rPr>
                  <w:sz w:val="18"/>
                  <w:szCs w:val="18"/>
                  <w:lang w:eastAsia="zh-CN"/>
                </w:rPr>
                <w:t>0.8936</w:t>
              </w:r>
            </w:ins>
          </w:p>
        </w:tc>
      </w:tr>
      <w:tr w:rsidR="005A5F60" w14:paraId="36FD9F38" w14:textId="77777777" w:rsidTr="00154010">
        <w:trPr>
          <w:ins w:id="712"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90B3140" w14:textId="77777777" w:rsidR="005A5F60" w:rsidRDefault="005A5F60" w:rsidP="00154010">
            <w:pPr>
              <w:jc w:val="center"/>
              <w:rPr>
                <w:ins w:id="713" w:author="Crystal Jing" w:date="2023-09-08T17:06:00Z"/>
                <w:b w:val="0"/>
                <w:bCs w:val="0"/>
                <w:caps w:val="0"/>
                <w:sz w:val="18"/>
                <w:szCs w:val="18"/>
                <w:lang w:eastAsia="zh-CN"/>
              </w:rPr>
            </w:pPr>
            <w:ins w:id="714" w:author="Crystal Jing" w:date="2023-09-08T17:06:00Z">
              <w:r>
                <w:rPr>
                  <w:rFonts w:hint="eastAsia"/>
                  <w:sz w:val="18"/>
                  <w:szCs w:val="18"/>
                  <w:lang w:eastAsia="zh-CN"/>
                </w:rPr>
                <w:t>1</w:t>
              </w:r>
              <w:r>
                <w:rPr>
                  <w:sz w:val="18"/>
                  <w:szCs w:val="18"/>
                  <w:lang w:eastAsia="zh-CN"/>
                </w:rPr>
                <w:t>-13</w:t>
              </w:r>
            </w:ins>
          </w:p>
        </w:tc>
        <w:tc>
          <w:tcPr>
            <w:tcW w:w="1680" w:type="dxa"/>
            <w:shd w:val="clear" w:color="auto" w:fill="FFFFFF" w:themeFill="background1"/>
          </w:tcPr>
          <w:p w14:paraId="6D6D5072"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15" w:author="Crystal Jing" w:date="2023-09-08T17:06:00Z"/>
                <w:sz w:val="18"/>
                <w:szCs w:val="18"/>
                <w:lang w:eastAsia="zh-CN"/>
              </w:rPr>
            </w:pPr>
            <w:ins w:id="716" w:author="Crystal Jing" w:date="2023-09-08T17:06:00Z">
              <w:r>
                <w:rPr>
                  <w:sz w:val="18"/>
                  <w:szCs w:val="18"/>
                  <w:lang w:eastAsia="zh-CN"/>
                </w:rPr>
                <w:t>0.8723</w:t>
              </w:r>
            </w:ins>
          </w:p>
        </w:tc>
        <w:tc>
          <w:tcPr>
            <w:tcW w:w="1680" w:type="dxa"/>
            <w:shd w:val="clear" w:color="auto" w:fill="FFFFFF" w:themeFill="background1"/>
          </w:tcPr>
          <w:p w14:paraId="15B40A58"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17" w:author="Crystal Jing" w:date="2023-09-08T17:06:00Z"/>
                <w:sz w:val="18"/>
                <w:szCs w:val="18"/>
                <w:lang w:eastAsia="zh-CN"/>
              </w:rPr>
            </w:pPr>
            <w:ins w:id="718" w:author="Crystal Jing" w:date="2023-09-08T17:06:00Z">
              <w:r>
                <w:rPr>
                  <w:sz w:val="18"/>
                  <w:szCs w:val="18"/>
                  <w:lang w:eastAsia="zh-CN"/>
                </w:rPr>
                <w:t>0.8723</w:t>
              </w:r>
            </w:ins>
          </w:p>
        </w:tc>
      </w:tr>
      <w:tr w:rsidR="005A5F60" w14:paraId="056085B5" w14:textId="77777777" w:rsidTr="00154010">
        <w:trPr>
          <w:ins w:id="719"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AD20B99" w14:textId="77777777" w:rsidR="005A5F60" w:rsidRDefault="005A5F60" w:rsidP="00154010">
            <w:pPr>
              <w:jc w:val="center"/>
              <w:rPr>
                <w:ins w:id="720" w:author="Crystal Jing" w:date="2023-09-08T17:06:00Z"/>
                <w:b w:val="0"/>
                <w:bCs w:val="0"/>
                <w:caps w:val="0"/>
                <w:sz w:val="18"/>
                <w:szCs w:val="18"/>
                <w:lang w:eastAsia="zh-CN"/>
              </w:rPr>
            </w:pPr>
            <w:ins w:id="721" w:author="Crystal Jing" w:date="2023-09-08T17:06:00Z">
              <w:r>
                <w:rPr>
                  <w:rFonts w:hint="eastAsia"/>
                  <w:sz w:val="18"/>
                  <w:szCs w:val="18"/>
                  <w:lang w:eastAsia="zh-CN"/>
                </w:rPr>
                <w:t>1</w:t>
              </w:r>
              <w:r>
                <w:rPr>
                  <w:sz w:val="18"/>
                  <w:szCs w:val="18"/>
                  <w:lang w:eastAsia="zh-CN"/>
                </w:rPr>
                <w:t>-14</w:t>
              </w:r>
            </w:ins>
          </w:p>
        </w:tc>
        <w:tc>
          <w:tcPr>
            <w:tcW w:w="1680" w:type="dxa"/>
            <w:shd w:val="clear" w:color="auto" w:fill="FFFFFF" w:themeFill="background1"/>
          </w:tcPr>
          <w:p w14:paraId="2713C7C6"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22" w:author="Crystal Jing" w:date="2023-09-08T17:06:00Z"/>
                <w:sz w:val="18"/>
                <w:szCs w:val="18"/>
                <w:lang w:eastAsia="zh-CN"/>
              </w:rPr>
            </w:pPr>
            <w:ins w:id="723" w:author="Crystal Jing" w:date="2023-09-08T17:06:00Z">
              <w:r>
                <w:rPr>
                  <w:sz w:val="18"/>
                  <w:szCs w:val="18"/>
                  <w:lang w:eastAsia="zh-CN"/>
                </w:rPr>
                <w:t>0.8936</w:t>
              </w:r>
            </w:ins>
          </w:p>
        </w:tc>
        <w:tc>
          <w:tcPr>
            <w:tcW w:w="1680" w:type="dxa"/>
            <w:shd w:val="clear" w:color="auto" w:fill="FFFFFF" w:themeFill="background1"/>
          </w:tcPr>
          <w:p w14:paraId="3CE3AC94"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24" w:author="Crystal Jing" w:date="2023-09-08T17:06:00Z"/>
                <w:sz w:val="18"/>
                <w:szCs w:val="18"/>
                <w:lang w:eastAsia="zh-CN"/>
              </w:rPr>
            </w:pPr>
            <w:ins w:id="725" w:author="Crystal Jing" w:date="2023-09-08T17:06:00Z">
              <w:r>
                <w:rPr>
                  <w:sz w:val="18"/>
                  <w:szCs w:val="18"/>
                  <w:lang w:eastAsia="zh-CN"/>
                </w:rPr>
                <w:t>0.8723</w:t>
              </w:r>
            </w:ins>
          </w:p>
        </w:tc>
      </w:tr>
      <w:tr w:rsidR="005A5F60" w14:paraId="5B8AAB92" w14:textId="77777777" w:rsidTr="00154010">
        <w:trPr>
          <w:ins w:id="726"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2F61F5C" w14:textId="77777777" w:rsidR="005A5F60" w:rsidRDefault="005A5F60" w:rsidP="00154010">
            <w:pPr>
              <w:jc w:val="center"/>
              <w:rPr>
                <w:ins w:id="727" w:author="Crystal Jing" w:date="2023-09-08T17:06:00Z"/>
                <w:b w:val="0"/>
                <w:bCs w:val="0"/>
                <w:caps w:val="0"/>
                <w:sz w:val="18"/>
                <w:szCs w:val="18"/>
                <w:lang w:eastAsia="zh-CN"/>
              </w:rPr>
            </w:pPr>
            <w:ins w:id="728" w:author="Crystal Jing" w:date="2023-09-08T17:06:00Z">
              <w:r>
                <w:rPr>
                  <w:rFonts w:hint="eastAsia"/>
                  <w:sz w:val="18"/>
                  <w:szCs w:val="18"/>
                  <w:lang w:eastAsia="zh-CN"/>
                </w:rPr>
                <w:t>1</w:t>
              </w:r>
              <w:r>
                <w:rPr>
                  <w:sz w:val="18"/>
                  <w:szCs w:val="18"/>
                  <w:lang w:eastAsia="zh-CN"/>
                </w:rPr>
                <w:t>-15</w:t>
              </w:r>
            </w:ins>
          </w:p>
        </w:tc>
        <w:tc>
          <w:tcPr>
            <w:tcW w:w="1680" w:type="dxa"/>
            <w:shd w:val="clear" w:color="auto" w:fill="FFFFFF" w:themeFill="background1"/>
          </w:tcPr>
          <w:p w14:paraId="171DE584"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29" w:author="Crystal Jing" w:date="2023-09-08T17:06:00Z"/>
                <w:sz w:val="18"/>
                <w:szCs w:val="18"/>
                <w:lang w:eastAsia="zh-CN"/>
              </w:rPr>
            </w:pPr>
            <w:ins w:id="730" w:author="Crystal Jing" w:date="2023-09-08T17:06:00Z">
              <w:r>
                <w:rPr>
                  <w:sz w:val="18"/>
                  <w:szCs w:val="18"/>
                  <w:lang w:eastAsia="zh-CN"/>
                </w:rPr>
                <w:t>0.8723</w:t>
              </w:r>
            </w:ins>
          </w:p>
        </w:tc>
        <w:tc>
          <w:tcPr>
            <w:tcW w:w="1680" w:type="dxa"/>
            <w:shd w:val="clear" w:color="auto" w:fill="FFFFFF" w:themeFill="background1"/>
          </w:tcPr>
          <w:p w14:paraId="70FAAB4D"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31" w:author="Crystal Jing" w:date="2023-09-08T17:06:00Z"/>
                <w:sz w:val="18"/>
                <w:szCs w:val="18"/>
                <w:lang w:eastAsia="zh-CN"/>
              </w:rPr>
            </w:pPr>
            <w:ins w:id="732" w:author="Crystal Jing" w:date="2023-09-08T17:06:00Z">
              <w:r>
                <w:rPr>
                  <w:sz w:val="18"/>
                  <w:szCs w:val="18"/>
                  <w:lang w:eastAsia="zh-CN"/>
                </w:rPr>
                <w:t>0.8723</w:t>
              </w:r>
            </w:ins>
          </w:p>
        </w:tc>
      </w:tr>
      <w:tr w:rsidR="005A5F60" w14:paraId="72268343" w14:textId="77777777" w:rsidTr="00154010">
        <w:trPr>
          <w:ins w:id="733"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1E4F0F4" w14:textId="77777777" w:rsidR="005A5F60" w:rsidRDefault="005A5F60" w:rsidP="00154010">
            <w:pPr>
              <w:jc w:val="center"/>
              <w:rPr>
                <w:ins w:id="734" w:author="Crystal Jing" w:date="2023-09-08T17:06:00Z"/>
                <w:b w:val="0"/>
                <w:bCs w:val="0"/>
                <w:caps w:val="0"/>
                <w:sz w:val="18"/>
                <w:szCs w:val="18"/>
                <w:lang w:eastAsia="zh-CN"/>
              </w:rPr>
            </w:pPr>
            <w:ins w:id="735" w:author="Crystal Jing" w:date="2023-09-08T17:06:00Z">
              <w:r>
                <w:rPr>
                  <w:rFonts w:hint="eastAsia"/>
                  <w:sz w:val="18"/>
                  <w:szCs w:val="18"/>
                  <w:lang w:eastAsia="zh-CN"/>
                </w:rPr>
                <w:t>1</w:t>
              </w:r>
              <w:r>
                <w:rPr>
                  <w:sz w:val="18"/>
                  <w:szCs w:val="18"/>
                  <w:lang w:eastAsia="zh-CN"/>
                </w:rPr>
                <w:t>-16</w:t>
              </w:r>
            </w:ins>
          </w:p>
        </w:tc>
        <w:tc>
          <w:tcPr>
            <w:tcW w:w="1680" w:type="dxa"/>
            <w:shd w:val="clear" w:color="auto" w:fill="FFFFFF" w:themeFill="background1"/>
          </w:tcPr>
          <w:p w14:paraId="76FCB693"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36" w:author="Crystal Jing" w:date="2023-09-08T17:06:00Z"/>
                <w:sz w:val="18"/>
                <w:szCs w:val="18"/>
                <w:lang w:eastAsia="zh-CN"/>
              </w:rPr>
            </w:pPr>
            <w:ins w:id="737" w:author="Crystal Jing" w:date="2023-09-08T17:06:00Z">
              <w:r>
                <w:rPr>
                  <w:sz w:val="18"/>
                  <w:szCs w:val="18"/>
                  <w:lang w:eastAsia="zh-CN"/>
                </w:rPr>
                <w:t>0.9149</w:t>
              </w:r>
            </w:ins>
          </w:p>
        </w:tc>
        <w:tc>
          <w:tcPr>
            <w:tcW w:w="1680" w:type="dxa"/>
            <w:shd w:val="clear" w:color="auto" w:fill="FFFFFF" w:themeFill="background1"/>
          </w:tcPr>
          <w:p w14:paraId="57F52202"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38" w:author="Crystal Jing" w:date="2023-09-08T17:06:00Z"/>
                <w:sz w:val="18"/>
                <w:szCs w:val="18"/>
                <w:lang w:eastAsia="zh-CN"/>
              </w:rPr>
            </w:pPr>
            <w:ins w:id="739" w:author="Crystal Jing" w:date="2023-09-08T17:06:00Z">
              <w:r>
                <w:rPr>
                  <w:sz w:val="18"/>
                  <w:szCs w:val="18"/>
                  <w:lang w:eastAsia="zh-CN"/>
                </w:rPr>
                <w:t>0.9149</w:t>
              </w:r>
            </w:ins>
          </w:p>
        </w:tc>
      </w:tr>
      <w:tr w:rsidR="005A5F60" w14:paraId="0D48B925" w14:textId="77777777" w:rsidTr="00154010">
        <w:trPr>
          <w:ins w:id="740"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A8687B1" w14:textId="77777777" w:rsidR="005A5F60" w:rsidRDefault="005A5F60" w:rsidP="00154010">
            <w:pPr>
              <w:jc w:val="center"/>
              <w:rPr>
                <w:ins w:id="741" w:author="Crystal Jing" w:date="2023-09-08T17:06:00Z"/>
                <w:b w:val="0"/>
                <w:bCs w:val="0"/>
                <w:caps w:val="0"/>
                <w:sz w:val="18"/>
                <w:szCs w:val="18"/>
                <w:lang w:eastAsia="zh-CN"/>
              </w:rPr>
            </w:pPr>
            <w:ins w:id="742" w:author="Crystal Jing" w:date="2023-09-08T17:06:00Z">
              <w:r>
                <w:rPr>
                  <w:rFonts w:hint="eastAsia"/>
                  <w:sz w:val="18"/>
                  <w:szCs w:val="18"/>
                  <w:lang w:eastAsia="zh-CN"/>
                </w:rPr>
                <w:t>1</w:t>
              </w:r>
              <w:r>
                <w:rPr>
                  <w:sz w:val="18"/>
                  <w:szCs w:val="18"/>
                  <w:lang w:eastAsia="zh-CN"/>
                </w:rPr>
                <w:t>-17</w:t>
              </w:r>
            </w:ins>
          </w:p>
        </w:tc>
        <w:tc>
          <w:tcPr>
            <w:tcW w:w="1680" w:type="dxa"/>
            <w:shd w:val="clear" w:color="auto" w:fill="FFFFFF" w:themeFill="background1"/>
          </w:tcPr>
          <w:p w14:paraId="26106FF0"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43" w:author="Crystal Jing" w:date="2023-09-08T17:06:00Z"/>
                <w:sz w:val="18"/>
                <w:szCs w:val="18"/>
                <w:lang w:eastAsia="zh-CN"/>
              </w:rPr>
            </w:pPr>
            <w:ins w:id="744" w:author="Crystal Jing" w:date="2023-09-08T17:06:00Z">
              <w:r>
                <w:rPr>
                  <w:sz w:val="18"/>
                  <w:szCs w:val="18"/>
                  <w:lang w:eastAsia="zh-CN"/>
                </w:rPr>
                <w:t>0.8511</w:t>
              </w:r>
            </w:ins>
          </w:p>
        </w:tc>
        <w:tc>
          <w:tcPr>
            <w:tcW w:w="1680" w:type="dxa"/>
            <w:shd w:val="clear" w:color="auto" w:fill="FFFFFF" w:themeFill="background1"/>
          </w:tcPr>
          <w:p w14:paraId="5FA30D79"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45" w:author="Crystal Jing" w:date="2023-09-08T17:06:00Z"/>
                <w:sz w:val="18"/>
                <w:szCs w:val="18"/>
                <w:lang w:eastAsia="zh-CN"/>
              </w:rPr>
            </w:pPr>
            <w:ins w:id="746" w:author="Crystal Jing" w:date="2023-09-08T17:06:00Z">
              <w:r>
                <w:rPr>
                  <w:sz w:val="18"/>
                  <w:szCs w:val="18"/>
                  <w:lang w:eastAsia="zh-CN"/>
                </w:rPr>
                <w:t>0.8511</w:t>
              </w:r>
            </w:ins>
          </w:p>
        </w:tc>
      </w:tr>
      <w:tr w:rsidR="005A5F60" w14:paraId="595EC8A5" w14:textId="77777777" w:rsidTr="00154010">
        <w:trPr>
          <w:ins w:id="747"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tcBorders>
              <w:bottom w:val="single" w:sz="12" w:space="0" w:color="auto"/>
            </w:tcBorders>
            <w:shd w:val="clear" w:color="auto" w:fill="FFFFFF" w:themeFill="background1"/>
          </w:tcPr>
          <w:p w14:paraId="39F38048" w14:textId="77777777" w:rsidR="005A5F60" w:rsidRDefault="005A5F60" w:rsidP="00154010">
            <w:pPr>
              <w:jc w:val="center"/>
              <w:rPr>
                <w:ins w:id="748" w:author="Crystal Jing" w:date="2023-09-08T17:06:00Z"/>
                <w:b w:val="0"/>
                <w:bCs w:val="0"/>
                <w:caps w:val="0"/>
                <w:sz w:val="18"/>
                <w:szCs w:val="18"/>
                <w:lang w:eastAsia="zh-CN"/>
              </w:rPr>
            </w:pPr>
            <w:ins w:id="749" w:author="Crystal Jing" w:date="2023-09-08T17:06:00Z">
              <w:r>
                <w:rPr>
                  <w:rFonts w:hint="eastAsia"/>
                  <w:sz w:val="18"/>
                  <w:szCs w:val="18"/>
                  <w:lang w:eastAsia="zh-CN"/>
                </w:rPr>
                <w:t>1</w:t>
              </w:r>
              <w:r>
                <w:rPr>
                  <w:sz w:val="18"/>
                  <w:szCs w:val="18"/>
                  <w:lang w:eastAsia="zh-CN"/>
                </w:rPr>
                <w:t>-18</w:t>
              </w:r>
            </w:ins>
          </w:p>
        </w:tc>
        <w:tc>
          <w:tcPr>
            <w:tcW w:w="1680" w:type="dxa"/>
            <w:tcBorders>
              <w:bottom w:val="single" w:sz="12" w:space="0" w:color="auto"/>
            </w:tcBorders>
            <w:shd w:val="clear" w:color="auto" w:fill="FFFFFF" w:themeFill="background1"/>
          </w:tcPr>
          <w:p w14:paraId="4D8D1AB4"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50" w:author="Crystal Jing" w:date="2023-09-08T17:06:00Z"/>
                <w:sz w:val="18"/>
                <w:szCs w:val="18"/>
                <w:lang w:eastAsia="zh-CN"/>
              </w:rPr>
            </w:pPr>
            <w:ins w:id="751" w:author="Crystal Jing" w:date="2023-09-08T17:06:00Z">
              <w:r>
                <w:rPr>
                  <w:sz w:val="18"/>
                  <w:szCs w:val="18"/>
                  <w:lang w:eastAsia="zh-CN"/>
                </w:rPr>
                <w:t>0.9149</w:t>
              </w:r>
            </w:ins>
          </w:p>
        </w:tc>
        <w:tc>
          <w:tcPr>
            <w:tcW w:w="1680" w:type="dxa"/>
            <w:tcBorders>
              <w:bottom w:val="single" w:sz="12" w:space="0" w:color="auto"/>
            </w:tcBorders>
            <w:shd w:val="clear" w:color="auto" w:fill="FFFFFF" w:themeFill="background1"/>
          </w:tcPr>
          <w:p w14:paraId="39464F58"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52" w:author="Crystal Jing" w:date="2023-09-08T17:06:00Z"/>
                <w:sz w:val="18"/>
                <w:szCs w:val="18"/>
                <w:lang w:eastAsia="zh-CN"/>
              </w:rPr>
            </w:pPr>
            <w:ins w:id="753" w:author="Crystal Jing" w:date="2023-09-08T17:06:00Z">
              <w:r>
                <w:rPr>
                  <w:sz w:val="18"/>
                  <w:szCs w:val="18"/>
                  <w:lang w:eastAsia="zh-CN"/>
                </w:rPr>
                <w:t>0.9149</w:t>
              </w:r>
            </w:ins>
          </w:p>
        </w:tc>
      </w:tr>
    </w:tbl>
    <w:p w14:paraId="24444E71" w14:textId="77777777" w:rsidR="005A5F60" w:rsidRDefault="005A5F60" w:rsidP="005A5F60">
      <w:pPr>
        <w:widowControl w:val="0"/>
        <w:spacing w:line="252" w:lineRule="auto"/>
        <w:ind w:firstLineChars="100" w:firstLine="200"/>
        <w:jc w:val="center"/>
        <w:rPr>
          <w:ins w:id="754" w:author="Crystal Jing" w:date="2023-09-08T17:06:00Z"/>
          <w:b/>
          <w:bCs/>
          <w:color w:val="000000"/>
        </w:rPr>
      </w:pPr>
      <w:ins w:id="755" w:author="Crystal Jing" w:date="2023-09-08T17:06:00Z">
        <w:r>
          <w:rPr>
            <w:b/>
            <w:bCs/>
            <w:color w:val="000000"/>
          </w:rPr>
          <w:t>TABLE Ⅱ</w:t>
        </w:r>
      </w:ins>
    </w:p>
    <w:p w14:paraId="6B81F920" w14:textId="77777777" w:rsidR="005A5F60" w:rsidRDefault="005A5F60" w:rsidP="005A5F60">
      <w:pPr>
        <w:widowControl w:val="0"/>
        <w:spacing w:line="252" w:lineRule="auto"/>
        <w:ind w:firstLineChars="100" w:firstLine="200"/>
        <w:jc w:val="center"/>
        <w:rPr>
          <w:ins w:id="756" w:author="Crystal Jing" w:date="2023-09-08T17:06:00Z"/>
          <w:b/>
          <w:bCs/>
          <w:color w:val="000000"/>
          <w:lang w:eastAsia="zh-CN"/>
        </w:rPr>
      </w:pPr>
      <w:ins w:id="757" w:author="Crystal Jing" w:date="2023-09-08T17:06:00Z">
        <w:r>
          <w:rPr>
            <w:b/>
            <w:bCs/>
            <w:color w:val="000000"/>
            <w:lang w:eastAsia="zh-CN"/>
          </w:rPr>
          <w:t>MATCHING FROM LOW DIMENSIONS.</w:t>
        </w:r>
      </w:ins>
    </w:p>
    <w:tbl>
      <w:tblPr>
        <w:tblStyle w:val="31"/>
        <w:tblW w:w="0" w:type="auto"/>
        <w:tblLook w:val="04A0" w:firstRow="1" w:lastRow="0" w:firstColumn="1" w:lastColumn="0" w:noHBand="0" w:noVBand="1"/>
      </w:tblPr>
      <w:tblGrid>
        <w:gridCol w:w="1680"/>
        <w:gridCol w:w="1680"/>
        <w:gridCol w:w="1680"/>
      </w:tblGrid>
      <w:tr w:rsidR="005A5F60" w14:paraId="3548A925" w14:textId="77777777" w:rsidTr="00154010">
        <w:trPr>
          <w:cnfStyle w:val="100000000000" w:firstRow="1" w:lastRow="0" w:firstColumn="0" w:lastColumn="0" w:oddVBand="0" w:evenVBand="0" w:oddHBand="0" w:evenHBand="0" w:firstRowFirstColumn="0" w:firstRowLastColumn="0" w:lastRowFirstColumn="0" w:lastRowLastColumn="0"/>
          <w:ins w:id="758" w:author="Crystal Jing" w:date="2023-09-08T17:06:00Z"/>
        </w:trPr>
        <w:tc>
          <w:tcPr>
            <w:cnfStyle w:val="001000000100" w:firstRow="0" w:lastRow="0" w:firstColumn="1" w:lastColumn="0" w:oddVBand="0" w:evenVBand="0" w:oddHBand="0" w:evenHBand="0" w:firstRowFirstColumn="1" w:firstRowLastColumn="0" w:lastRowFirstColumn="0" w:lastRowLastColumn="0"/>
            <w:tcW w:w="5040" w:type="dxa"/>
            <w:gridSpan w:val="3"/>
            <w:tcBorders>
              <w:bottom w:val="single" w:sz="12" w:space="0" w:color="auto"/>
            </w:tcBorders>
          </w:tcPr>
          <w:p w14:paraId="743F23AD" w14:textId="77777777" w:rsidR="005A5F60" w:rsidRDefault="005A5F60" w:rsidP="00154010">
            <w:pPr>
              <w:jc w:val="both"/>
              <w:rPr>
                <w:ins w:id="759" w:author="Crystal Jing" w:date="2023-09-08T17:06:00Z"/>
                <w:b w:val="0"/>
                <w:bCs w:val="0"/>
                <w:caps w:val="0"/>
                <w:lang w:eastAsia="zh-CN"/>
              </w:rPr>
            </w:pPr>
          </w:p>
        </w:tc>
      </w:tr>
      <w:tr w:rsidR="005A5F60" w14:paraId="42054F88" w14:textId="77777777" w:rsidTr="00154010">
        <w:trPr>
          <w:ins w:id="760"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vMerge w:val="restart"/>
            <w:tcBorders>
              <w:top w:val="single" w:sz="12" w:space="0" w:color="auto"/>
            </w:tcBorders>
            <w:shd w:val="clear" w:color="auto" w:fill="FFFFFF" w:themeFill="background1"/>
            <w:vAlign w:val="center"/>
          </w:tcPr>
          <w:p w14:paraId="3F8DCFAD" w14:textId="77777777" w:rsidR="005A5F60" w:rsidRDefault="005A5F60" w:rsidP="00154010">
            <w:pPr>
              <w:jc w:val="center"/>
              <w:rPr>
                <w:ins w:id="761" w:author="Crystal Jing" w:date="2023-09-08T17:06:00Z"/>
                <w:b w:val="0"/>
                <w:bCs w:val="0"/>
                <w:caps w:val="0"/>
                <w:lang w:eastAsia="zh-CN"/>
              </w:rPr>
            </w:pPr>
            <w:ins w:id="762" w:author="Crystal Jing" w:date="2023-09-08T17:06:00Z">
              <w:r>
                <w:rPr>
                  <w:sz w:val="15"/>
                  <w:szCs w:val="15"/>
                  <w:lang w:eastAsia="zh-CN"/>
                </w:rPr>
                <w:t>latent code layers used</w:t>
              </w:r>
            </w:ins>
          </w:p>
        </w:tc>
        <w:tc>
          <w:tcPr>
            <w:tcW w:w="3360" w:type="dxa"/>
            <w:gridSpan w:val="2"/>
            <w:tcBorders>
              <w:top w:val="single" w:sz="12" w:space="0" w:color="auto"/>
            </w:tcBorders>
            <w:shd w:val="clear" w:color="auto" w:fill="FFFFFF" w:themeFill="background1"/>
          </w:tcPr>
          <w:p w14:paraId="3E64F484"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63" w:author="Crystal Jing" w:date="2023-09-08T17:06:00Z"/>
                <w:b/>
                <w:bCs/>
                <w:lang w:eastAsia="zh-CN"/>
              </w:rPr>
            </w:pPr>
            <w:ins w:id="764" w:author="Crystal Jing" w:date="2023-09-08T17:06:00Z">
              <w:r>
                <w:rPr>
                  <w:b/>
                  <w:bCs/>
                  <w:lang w:eastAsia="zh-CN"/>
                </w:rPr>
                <w:t>Accuracy</w:t>
              </w:r>
            </w:ins>
          </w:p>
        </w:tc>
      </w:tr>
      <w:tr w:rsidR="005A5F60" w14:paraId="2A445466" w14:textId="77777777" w:rsidTr="00154010">
        <w:trPr>
          <w:ins w:id="765"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vMerge/>
            <w:tcBorders>
              <w:bottom w:val="single" w:sz="4" w:space="0" w:color="auto"/>
            </w:tcBorders>
            <w:shd w:val="clear" w:color="auto" w:fill="FFFFFF" w:themeFill="background1"/>
          </w:tcPr>
          <w:p w14:paraId="60C8FD9B" w14:textId="77777777" w:rsidR="005A5F60" w:rsidRDefault="005A5F60" w:rsidP="00154010">
            <w:pPr>
              <w:jc w:val="both"/>
              <w:rPr>
                <w:ins w:id="766" w:author="Crystal Jing" w:date="2023-09-08T17:06:00Z"/>
                <w:b w:val="0"/>
                <w:bCs w:val="0"/>
                <w:caps w:val="0"/>
                <w:lang w:eastAsia="zh-CN"/>
              </w:rPr>
            </w:pPr>
          </w:p>
        </w:tc>
        <w:tc>
          <w:tcPr>
            <w:tcW w:w="1680" w:type="dxa"/>
            <w:tcBorders>
              <w:bottom w:val="single" w:sz="4" w:space="0" w:color="auto"/>
            </w:tcBorders>
            <w:shd w:val="clear" w:color="auto" w:fill="FFFFFF" w:themeFill="background1"/>
          </w:tcPr>
          <w:p w14:paraId="19B5FE0D" w14:textId="77777777" w:rsidR="005A5F60" w:rsidRDefault="005A5F60" w:rsidP="00154010">
            <w:pPr>
              <w:jc w:val="both"/>
              <w:cnfStyle w:val="000000000000" w:firstRow="0" w:lastRow="0" w:firstColumn="0" w:lastColumn="0" w:oddVBand="0" w:evenVBand="0" w:oddHBand="0" w:evenHBand="0" w:firstRowFirstColumn="0" w:firstRowLastColumn="0" w:lastRowFirstColumn="0" w:lastRowLastColumn="0"/>
              <w:rPr>
                <w:ins w:id="767" w:author="Crystal Jing" w:date="2023-09-08T17:06:00Z"/>
                <w:sz w:val="18"/>
                <w:szCs w:val="18"/>
                <w:lang w:eastAsia="zh-CN"/>
              </w:rPr>
            </w:pPr>
            <w:ins w:id="768" w:author="Crystal Jing" w:date="2023-09-08T17:06:00Z">
              <w:r>
                <w:rPr>
                  <w:sz w:val="18"/>
                  <w:szCs w:val="18"/>
                  <w:lang w:eastAsia="zh-CN"/>
                </w:rPr>
                <w:t>Cosine similarity</w:t>
              </w:r>
            </w:ins>
          </w:p>
        </w:tc>
        <w:tc>
          <w:tcPr>
            <w:tcW w:w="1680" w:type="dxa"/>
            <w:tcBorders>
              <w:bottom w:val="single" w:sz="4" w:space="0" w:color="auto"/>
            </w:tcBorders>
            <w:shd w:val="clear" w:color="auto" w:fill="FFFFFF" w:themeFill="background1"/>
          </w:tcPr>
          <w:p w14:paraId="75DFEAEC" w14:textId="77777777" w:rsidR="005A5F60" w:rsidRDefault="005A5F60" w:rsidP="00154010">
            <w:pPr>
              <w:jc w:val="both"/>
              <w:cnfStyle w:val="000000000000" w:firstRow="0" w:lastRow="0" w:firstColumn="0" w:lastColumn="0" w:oddVBand="0" w:evenVBand="0" w:oddHBand="0" w:evenHBand="0" w:firstRowFirstColumn="0" w:firstRowLastColumn="0" w:lastRowFirstColumn="0" w:lastRowLastColumn="0"/>
              <w:rPr>
                <w:ins w:id="769" w:author="Crystal Jing" w:date="2023-09-08T17:06:00Z"/>
                <w:sz w:val="18"/>
                <w:szCs w:val="18"/>
                <w:lang w:eastAsia="zh-CN"/>
              </w:rPr>
            </w:pPr>
            <w:ins w:id="770" w:author="Crystal Jing" w:date="2023-09-08T17:06:00Z">
              <w:r>
                <w:rPr>
                  <w:sz w:val="18"/>
                  <w:szCs w:val="18"/>
                  <w:lang w:eastAsia="zh-CN"/>
                </w:rPr>
                <w:t>Euclidean distance</w:t>
              </w:r>
            </w:ins>
          </w:p>
        </w:tc>
      </w:tr>
      <w:tr w:rsidR="005A5F60" w14:paraId="214AF317" w14:textId="77777777" w:rsidTr="00154010">
        <w:trPr>
          <w:ins w:id="771"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auto"/>
            </w:tcBorders>
            <w:shd w:val="clear" w:color="auto" w:fill="FFFFFF" w:themeFill="background1"/>
          </w:tcPr>
          <w:p w14:paraId="1A669FDA" w14:textId="77777777" w:rsidR="005A5F60" w:rsidRDefault="005A5F60" w:rsidP="00154010">
            <w:pPr>
              <w:jc w:val="center"/>
              <w:rPr>
                <w:ins w:id="772" w:author="Crystal Jing" w:date="2023-09-08T17:06:00Z"/>
                <w:b w:val="0"/>
                <w:bCs w:val="0"/>
                <w:caps w:val="0"/>
                <w:sz w:val="18"/>
                <w:szCs w:val="18"/>
                <w:lang w:eastAsia="zh-CN"/>
              </w:rPr>
            </w:pPr>
            <w:ins w:id="773" w:author="Crystal Jing" w:date="2023-09-08T17:06:00Z">
              <w:r>
                <w:rPr>
                  <w:rFonts w:hint="eastAsia"/>
                  <w:sz w:val="18"/>
                  <w:szCs w:val="18"/>
                  <w:lang w:eastAsia="zh-CN"/>
                </w:rPr>
                <w:t>1</w:t>
              </w:r>
              <w:r>
                <w:rPr>
                  <w:sz w:val="18"/>
                  <w:szCs w:val="18"/>
                  <w:lang w:eastAsia="zh-CN"/>
                </w:rPr>
                <w:t>8-18</w:t>
              </w:r>
            </w:ins>
          </w:p>
        </w:tc>
        <w:tc>
          <w:tcPr>
            <w:tcW w:w="1680" w:type="dxa"/>
            <w:tcBorders>
              <w:top w:val="single" w:sz="4" w:space="0" w:color="auto"/>
            </w:tcBorders>
            <w:shd w:val="clear" w:color="auto" w:fill="FFFFFF" w:themeFill="background1"/>
          </w:tcPr>
          <w:p w14:paraId="6E0F3D04"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74" w:author="Crystal Jing" w:date="2023-09-08T17:06:00Z"/>
                <w:sz w:val="18"/>
                <w:szCs w:val="18"/>
                <w:lang w:eastAsia="zh-CN"/>
              </w:rPr>
            </w:pPr>
            <w:ins w:id="775" w:author="Crystal Jing" w:date="2023-09-08T17:06:00Z">
              <w:r>
                <w:rPr>
                  <w:sz w:val="18"/>
                  <w:szCs w:val="18"/>
                  <w:lang w:eastAsia="zh-CN"/>
                </w:rPr>
                <w:t>0.1915</w:t>
              </w:r>
            </w:ins>
          </w:p>
        </w:tc>
        <w:tc>
          <w:tcPr>
            <w:tcW w:w="1680" w:type="dxa"/>
            <w:tcBorders>
              <w:top w:val="single" w:sz="4" w:space="0" w:color="auto"/>
            </w:tcBorders>
            <w:shd w:val="clear" w:color="auto" w:fill="FFFFFF" w:themeFill="background1"/>
          </w:tcPr>
          <w:p w14:paraId="59A4C5F3"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76" w:author="Crystal Jing" w:date="2023-09-08T17:06:00Z"/>
                <w:sz w:val="18"/>
                <w:szCs w:val="18"/>
                <w:lang w:eastAsia="zh-CN"/>
              </w:rPr>
            </w:pPr>
            <w:ins w:id="777" w:author="Crystal Jing" w:date="2023-09-08T17:06:00Z">
              <w:r>
                <w:rPr>
                  <w:sz w:val="18"/>
                  <w:szCs w:val="18"/>
                  <w:lang w:eastAsia="zh-CN"/>
                </w:rPr>
                <w:t>0.1915</w:t>
              </w:r>
            </w:ins>
          </w:p>
        </w:tc>
      </w:tr>
      <w:tr w:rsidR="005A5F60" w14:paraId="483BE1CA" w14:textId="77777777" w:rsidTr="00154010">
        <w:trPr>
          <w:ins w:id="778"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35C7DD7" w14:textId="77777777" w:rsidR="005A5F60" w:rsidRDefault="005A5F60" w:rsidP="00154010">
            <w:pPr>
              <w:jc w:val="center"/>
              <w:rPr>
                <w:ins w:id="779" w:author="Crystal Jing" w:date="2023-09-08T17:06:00Z"/>
                <w:b w:val="0"/>
                <w:bCs w:val="0"/>
                <w:caps w:val="0"/>
                <w:sz w:val="18"/>
                <w:szCs w:val="18"/>
                <w:lang w:eastAsia="zh-CN"/>
              </w:rPr>
            </w:pPr>
            <w:ins w:id="780" w:author="Crystal Jing" w:date="2023-09-08T17:06:00Z">
              <w:r>
                <w:rPr>
                  <w:rFonts w:hint="eastAsia"/>
                  <w:sz w:val="18"/>
                  <w:szCs w:val="18"/>
                  <w:lang w:eastAsia="zh-CN"/>
                </w:rPr>
                <w:t>1</w:t>
              </w:r>
              <w:r>
                <w:rPr>
                  <w:sz w:val="18"/>
                  <w:szCs w:val="18"/>
                  <w:lang w:eastAsia="zh-CN"/>
                </w:rPr>
                <w:t>8-17</w:t>
              </w:r>
            </w:ins>
          </w:p>
        </w:tc>
        <w:tc>
          <w:tcPr>
            <w:tcW w:w="1680" w:type="dxa"/>
            <w:shd w:val="clear" w:color="auto" w:fill="FFFFFF" w:themeFill="background1"/>
          </w:tcPr>
          <w:p w14:paraId="1E547BB2"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81" w:author="Crystal Jing" w:date="2023-09-08T17:06:00Z"/>
                <w:sz w:val="18"/>
                <w:szCs w:val="18"/>
                <w:lang w:eastAsia="zh-CN"/>
              </w:rPr>
            </w:pPr>
            <w:ins w:id="782" w:author="Crystal Jing" w:date="2023-09-08T17:06:00Z">
              <w:r>
                <w:rPr>
                  <w:sz w:val="18"/>
                  <w:szCs w:val="18"/>
                  <w:lang w:eastAsia="zh-CN"/>
                </w:rPr>
                <w:t>0.1702</w:t>
              </w:r>
            </w:ins>
          </w:p>
        </w:tc>
        <w:tc>
          <w:tcPr>
            <w:tcW w:w="1680" w:type="dxa"/>
            <w:shd w:val="clear" w:color="auto" w:fill="FFFFFF" w:themeFill="background1"/>
          </w:tcPr>
          <w:p w14:paraId="2A1A264B"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83" w:author="Crystal Jing" w:date="2023-09-08T17:06:00Z"/>
                <w:sz w:val="18"/>
                <w:szCs w:val="18"/>
                <w:lang w:eastAsia="zh-CN"/>
              </w:rPr>
            </w:pPr>
            <w:ins w:id="784" w:author="Crystal Jing" w:date="2023-09-08T17:06:00Z">
              <w:r>
                <w:rPr>
                  <w:sz w:val="18"/>
                  <w:szCs w:val="18"/>
                  <w:lang w:eastAsia="zh-CN"/>
                </w:rPr>
                <w:t>0.1702</w:t>
              </w:r>
            </w:ins>
          </w:p>
        </w:tc>
      </w:tr>
      <w:tr w:rsidR="005A5F60" w14:paraId="4C812B6C" w14:textId="77777777" w:rsidTr="00154010">
        <w:trPr>
          <w:ins w:id="785"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C51D45B" w14:textId="77777777" w:rsidR="005A5F60" w:rsidRDefault="005A5F60" w:rsidP="00154010">
            <w:pPr>
              <w:jc w:val="center"/>
              <w:rPr>
                <w:ins w:id="786" w:author="Crystal Jing" w:date="2023-09-08T17:06:00Z"/>
                <w:b w:val="0"/>
                <w:bCs w:val="0"/>
                <w:caps w:val="0"/>
                <w:sz w:val="18"/>
                <w:szCs w:val="18"/>
                <w:lang w:eastAsia="zh-CN"/>
              </w:rPr>
            </w:pPr>
            <w:ins w:id="787" w:author="Crystal Jing" w:date="2023-09-08T17:06:00Z">
              <w:r>
                <w:rPr>
                  <w:rFonts w:hint="eastAsia"/>
                  <w:sz w:val="18"/>
                  <w:szCs w:val="18"/>
                  <w:lang w:eastAsia="zh-CN"/>
                </w:rPr>
                <w:t>1</w:t>
              </w:r>
              <w:r>
                <w:rPr>
                  <w:sz w:val="18"/>
                  <w:szCs w:val="18"/>
                  <w:lang w:eastAsia="zh-CN"/>
                </w:rPr>
                <w:t>8-16</w:t>
              </w:r>
            </w:ins>
          </w:p>
        </w:tc>
        <w:tc>
          <w:tcPr>
            <w:tcW w:w="1680" w:type="dxa"/>
            <w:shd w:val="clear" w:color="auto" w:fill="FFFFFF" w:themeFill="background1"/>
          </w:tcPr>
          <w:p w14:paraId="2A4C75F6"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88" w:author="Crystal Jing" w:date="2023-09-08T17:06:00Z"/>
                <w:sz w:val="18"/>
                <w:szCs w:val="18"/>
                <w:lang w:eastAsia="zh-CN"/>
              </w:rPr>
            </w:pPr>
            <w:ins w:id="789" w:author="Crystal Jing" w:date="2023-09-08T17:06:00Z">
              <w:r>
                <w:rPr>
                  <w:sz w:val="18"/>
                  <w:szCs w:val="18"/>
                  <w:lang w:eastAsia="zh-CN"/>
                </w:rPr>
                <w:t>0.2766</w:t>
              </w:r>
            </w:ins>
          </w:p>
        </w:tc>
        <w:tc>
          <w:tcPr>
            <w:tcW w:w="1680" w:type="dxa"/>
            <w:shd w:val="clear" w:color="auto" w:fill="FFFFFF" w:themeFill="background1"/>
          </w:tcPr>
          <w:p w14:paraId="52561C1B"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90" w:author="Crystal Jing" w:date="2023-09-08T17:06:00Z"/>
                <w:sz w:val="18"/>
                <w:szCs w:val="18"/>
                <w:lang w:eastAsia="zh-CN"/>
              </w:rPr>
            </w:pPr>
            <w:ins w:id="791" w:author="Crystal Jing" w:date="2023-09-08T17:06:00Z">
              <w:r>
                <w:rPr>
                  <w:sz w:val="18"/>
                  <w:szCs w:val="18"/>
                  <w:lang w:eastAsia="zh-CN"/>
                </w:rPr>
                <w:t>0.2766</w:t>
              </w:r>
            </w:ins>
          </w:p>
        </w:tc>
      </w:tr>
      <w:tr w:rsidR="005A5F60" w14:paraId="03AEE829" w14:textId="77777777" w:rsidTr="00154010">
        <w:trPr>
          <w:ins w:id="792"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26BB27E" w14:textId="77777777" w:rsidR="005A5F60" w:rsidRDefault="005A5F60" w:rsidP="00154010">
            <w:pPr>
              <w:jc w:val="center"/>
              <w:rPr>
                <w:ins w:id="793" w:author="Crystal Jing" w:date="2023-09-08T17:06:00Z"/>
                <w:b w:val="0"/>
                <w:bCs w:val="0"/>
                <w:caps w:val="0"/>
                <w:sz w:val="18"/>
                <w:szCs w:val="18"/>
                <w:lang w:eastAsia="zh-CN"/>
              </w:rPr>
            </w:pPr>
            <w:ins w:id="794" w:author="Crystal Jing" w:date="2023-09-08T17:06:00Z">
              <w:r>
                <w:rPr>
                  <w:rFonts w:hint="eastAsia"/>
                  <w:sz w:val="18"/>
                  <w:szCs w:val="18"/>
                  <w:lang w:eastAsia="zh-CN"/>
                </w:rPr>
                <w:t>1</w:t>
              </w:r>
              <w:r>
                <w:rPr>
                  <w:sz w:val="18"/>
                  <w:szCs w:val="18"/>
                  <w:lang w:eastAsia="zh-CN"/>
                </w:rPr>
                <w:t>8-15</w:t>
              </w:r>
            </w:ins>
          </w:p>
        </w:tc>
        <w:tc>
          <w:tcPr>
            <w:tcW w:w="1680" w:type="dxa"/>
            <w:shd w:val="clear" w:color="auto" w:fill="FFFFFF" w:themeFill="background1"/>
          </w:tcPr>
          <w:p w14:paraId="48AB4099"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95" w:author="Crystal Jing" w:date="2023-09-08T17:06:00Z"/>
                <w:sz w:val="18"/>
                <w:szCs w:val="18"/>
                <w:lang w:eastAsia="zh-CN"/>
              </w:rPr>
            </w:pPr>
            <w:ins w:id="796" w:author="Crystal Jing" w:date="2023-09-08T17:06:00Z">
              <w:r>
                <w:rPr>
                  <w:sz w:val="18"/>
                  <w:szCs w:val="18"/>
                  <w:lang w:eastAsia="zh-CN"/>
                </w:rPr>
                <w:t>0.3830</w:t>
              </w:r>
            </w:ins>
          </w:p>
        </w:tc>
        <w:tc>
          <w:tcPr>
            <w:tcW w:w="1680" w:type="dxa"/>
            <w:shd w:val="clear" w:color="auto" w:fill="FFFFFF" w:themeFill="background1"/>
          </w:tcPr>
          <w:p w14:paraId="6CDA0997"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97" w:author="Crystal Jing" w:date="2023-09-08T17:06:00Z"/>
                <w:sz w:val="18"/>
                <w:szCs w:val="18"/>
                <w:lang w:eastAsia="zh-CN"/>
              </w:rPr>
            </w:pPr>
            <w:ins w:id="798" w:author="Crystal Jing" w:date="2023-09-08T17:06:00Z">
              <w:r>
                <w:rPr>
                  <w:sz w:val="18"/>
                  <w:szCs w:val="18"/>
                  <w:lang w:eastAsia="zh-CN"/>
                </w:rPr>
                <w:t>0.3830</w:t>
              </w:r>
            </w:ins>
          </w:p>
        </w:tc>
      </w:tr>
      <w:tr w:rsidR="005A5F60" w14:paraId="6EF2087A" w14:textId="77777777" w:rsidTr="00154010">
        <w:trPr>
          <w:ins w:id="799"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80D1B93" w14:textId="77777777" w:rsidR="005A5F60" w:rsidRDefault="005A5F60" w:rsidP="00154010">
            <w:pPr>
              <w:jc w:val="center"/>
              <w:rPr>
                <w:ins w:id="800" w:author="Crystal Jing" w:date="2023-09-08T17:06:00Z"/>
                <w:b w:val="0"/>
                <w:bCs w:val="0"/>
                <w:caps w:val="0"/>
                <w:sz w:val="18"/>
                <w:szCs w:val="18"/>
                <w:lang w:eastAsia="zh-CN"/>
              </w:rPr>
            </w:pPr>
            <w:ins w:id="801" w:author="Crystal Jing" w:date="2023-09-08T17:06:00Z">
              <w:r>
                <w:rPr>
                  <w:rFonts w:hint="eastAsia"/>
                  <w:sz w:val="18"/>
                  <w:szCs w:val="18"/>
                  <w:lang w:eastAsia="zh-CN"/>
                </w:rPr>
                <w:t>1</w:t>
              </w:r>
              <w:r>
                <w:rPr>
                  <w:sz w:val="18"/>
                  <w:szCs w:val="18"/>
                  <w:lang w:eastAsia="zh-CN"/>
                </w:rPr>
                <w:t>8-14</w:t>
              </w:r>
            </w:ins>
          </w:p>
        </w:tc>
        <w:tc>
          <w:tcPr>
            <w:tcW w:w="1680" w:type="dxa"/>
            <w:shd w:val="clear" w:color="auto" w:fill="FFFFFF" w:themeFill="background1"/>
          </w:tcPr>
          <w:p w14:paraId="59E7B676"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02" w:author="Crystal Jing" w:date="2023-09-08T17:06:00Z"/>
                <w:sz w:val="18"/>
                <w:szCs w:val="18"/>
                <w:lang w:eastAsia="zh-CN"/>
              </w:rPr>
            </w:pPr>
            <w:ins w:id="803" w:author="Crystal Jing" w:date="2023-09-08T17:06:00Z">
              <w:r>
                <w:rPr>
                  <w:sz w:val="18"/>
                  <w:szCs w:val="18"/>
                  <w:lang w:eastAsia="zh-CN"/>
                </w:rPr>
                <w:t>0.6383</w:t>
              </w:r>
            </w:ins>
          </w:p>
        </w:tc>
        <w:tc>
          <w:tcPr>
            <w:tcW w:w="1680" w:type="dxa"/>
            <w:shd w:val="clear" w:color="auto" w:fill="FFFFFF" w:themeFill="background1"/>
          </w:tcPr>
          <w:p w14:paraId="294FA177"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04" w:author="Crystal Jing" w:date="2023-09-08T17:06:00Z"/>
                <w:sz w:val="18"/>
                <w:szCs w:val="18"/>
                <w:lang w:eastAsia="zh-CN"/>
              </w:rPr>
            </w:pPr>
            <w:ins w:id="805" w:author="Crystal Jing" w:date="2023-09-08T17:06:00Z">
              <w:r>
                <w:rPr>
                  <w:sz w:val="18"/>
                  <w:szCs w:val="18"/>
                  <w:lang w:eastAsia="zh-CN"/>
                </w:rPr>
                <w:t>0.6383</w:t>
              </w:r>
            </w:ins>
          </w:p>
        </w:tc>
      </w:tr>
      <w:tr w:rsidR="005A5F60" w14:paraId="00DC5504" w14:textId="77777777" w:rsidTr="00154010">
        <w:trPr>
          <w:ins w:id="806"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63C1DA4" w14:textId="77777777" w:rsidR="005A5F60" w:rsidRDefault="005A5F60" w:rsidP="00154010">
            <w:pPr>
              <w:jc w:val="center"/>
              <w:rPr>
                <w:ins w:id="807" w:author="Crystal Jing" w:date="2023-09-08T17:06:00Z"/>
                <w:b w:val="0"/>
                <w:bCs w:val="0"/>
                <w:caps w:val="0"/>
                <w:sz w:val="18"/>
                <w:szCs w:val="18"/>
                <w:lang w:eastAsia="zh-CN"/>
              </w:rPr>
            </w:pPr>
            <w:ins w:id="808" w:author="Crystal Jing" w:date="2023-09-08T17:06:00Z">
              <w:r>
                <w:rPr>
                  <w:rFonts w:hint="eastAsia"/>
                  <w:sz w:val="18"/>
                  <w:szCs w:val="18"/>
                  <w:lang w:eastAsia="zh-CN"/>
                </w:rPr>
                <w:t>1</w:t>
              </w:r>
              <w:r>
                <w:rPr>
                  <w:sz w:val="18"/>
                  <w:szCs w:val="18"/>
                  <w:lang w:eastAsia="zh-CN"/>
                </w:rPr>
                <w:t>8-13</w:t>
              </w:r>
            </w:ins>
          </w:p>
        </w:tc>
        <w:tc>
          <w:tcPr>
            <w:tcW w:w="1680" w:type="dxa"/>
            <w:shd w:val="clear" w:color="auto" w:fill="FFFFFF" w:themeFill="background1"/>
          </w:tcPr>
          <w:p w14:paraId="5B49F704"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09" w:author="Crystal Jing" w:date="2023-09-08T17:06:00Z"/>
                <w:sz w:val="18"/>
                <w:szCs w:val="18"/>
                <w:lang w:eastAsia="zh-CN"/>
              </w:rPr>
            </w:pPr>
            <w:ins w:id="810" w:author="Crystal Jing" w:date="2023-09-08T17:06:00Z">
              <w:r>
                <w:rPr>
                  <w:sz w:val="18"/>
                  <w:szCs w:val="18"/>
                  <w:lang w:eastAsia="zh-CN"/>
                </w:rPr>
                <w:t>0.7234</w:t>
              </w:r>
            </w:ins>
          </w:p>
        </w:tc>
        <w:tc>
          <w:tcPr>
            <w:tcW w:w="1680" w:type="dxa"/>
            <w:shd w:val="clear" w:color="auto" w:fill="FFFFFF" w:themeFill="background1"/>
          </w:tcPr>
          <w:p w14:paraId="3F963782"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11" w:author="Crystal Jing" w:date="2023-09-08T17:06:00Z"/>
                <w:sz w:val="18"/>
                <w:szCs w:val="18"/>
                <w:lang w:eastAsia="zh-CN"/>
              </w:rPr>
            </w:pPr>
            <w:ins w:id="812" w:author="Crystal Jing" w:date="2023-09-08T17:06:00Z">
              <w:r>
                <w:rPr>
                  <w:sz w:val="18"/>
                  <w:szCs w:val="18"/>
                  <w:lang w:eastAsia="zh-CN"/>
                </w:rPr>
                <w:t>0.7021</w:t>
              </w:r>
            </w:ins>
          </w:p>
        </w:tc>
      </w:tr>
      <w:tr w:rsidR="005A5F60" w14:paraId="52394614" w14:textId="77777777" w:rsidTr="00154010">
        <w:trPr>
          <w:ins w:id="813"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FB62550" w14:textId="77777777" w:rsidR="005A5F60" w:rsidRDefault="005A5F60" w:rsidP="00154010">
            <w:pPr>
              <w:jc w:val="center"/>
              <w:rPr>
                <w:ins w:id="814" w:author="Crystal Jing" w:date="2023-09-08T17:06:00Z"/>
                <w:b w:val="0"/>
                <w:bCs w:val="0"/>
                <w:caps w:val="0"/>
                <w:sz w:val="18"/>
                <w:szCs w:val="18"/>
                <w:lang w:eastAsia="zh-CN"/>
              </w:rPr>
            </w:pPr>
            <w:ins w:id="815" w:author="Crystal Jing" w:date="2023-09-08T17:06:00Z">
              <w:r>
                <w:rPr>
                  <w:rFonts w:hint="eastAsia"/>
                  <w:sz w:val="18"/>
                  <w:szCs w:val="18"/>
                  <w:lang w:eastAsia="zh-CN"/>
                </w:rPr>
                <w:t>1</w:t>
              </w:r>
              <w:r>
                <w:rPr>
                  <w:sz w:val="18"/>
                  <w:szCs w:val="18"/>
                  <w:lang w:eastAsia="zh-CN"/>
                </w:rPr>
                <w:t>8-12</w:t>
              </w:r>
            </w:ins>
          </w:p>
        </w:tc>
        <w:tc>
          <w:tcPr>
            <w:tcW w:w="1680" w:type="dxa"/>
            <w:shd w:val="clear" w:color="auto" w:fill="FFFFFF" w:themeFill="background1"/>
          </w:tcPr>
          <w:p w14:paraId="29C24402"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16" w:author="Crystal Jing" w:date="2023-09-08T17:06:00Z"/>
                <w:sz w:val="18"/>
                <w:szCs w:val="18"/>
                <w:lang w:eastAsia="zh-CN"/>
              </w:rPr>
            </w:pPr>
            <w:ins w:id="817" w:author="Crystal Jing" w:date="2023-09-08T17:06:00Z">
              <w:r>
                <w:rPr>
                  <w:sz w:val="18"/>
                  <w:szCs w:val="18"/>
                  <w:lang w:eastAsia="zh-CN"/>
                </w:rPr>
                <w:t>0.7021</w:t>
              </w:r>
            </w:ins>
          </w:p>
        </w:tc>
        <w:tc>
          <w:tcPr>
            <w:tcW w:w="1680" w:type="dxa"/>
            <w:shd w:val="clear" w:color="auto" w:fill="FFFFFF" w:themeFill="background1"/>
          </w:tcPr>
          <w:p w14:paraId="1CB7CCD2"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18" w:author="Crystal Jing" w:date="2023-09-08T17:06:00Z"/>
                <w:sz w:val="18"/>
                <w:szCs w:val="18"/>
                <w:lang w:eastAsia="zh-CN"/>
              </w:rPr>
            </w:pPr>
            <w:ins w:id="819" w:author="Crystal Jing" w:date="2023-09-08T17:06:00Z">
              <w:r>
                <w:rPr>
                  <w:sz w:val="18"/>
                  <w:szCs w:val="18"/>
                  <w:lang w:eastAsia="zh-CN"/>
                </w:rPr>
                <w:t>0.6809</w:t>
              </w:r>
            </w:ins>
          </w:p>
        </w:tc>
      </w:tr>
      <w:tr w:rsidR="005A5F60" w14:paraId="3B375EB5" w14:textId="77777777" w:rsidTr="00154010">
        <w:trPr>
          <w:ins w:id="820"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A424EC8" w14:textId="77777777" w:rsidR="005A5F60" w:rsidRDefault="005A5F60" w:rsidP="00154010">
            <w:pPr>
              <w:jc w:val="center"/>
              <w:rPr>
                <w:ins w:id="821" w:author="Crystal Jing" w:date="2023-09-08T17:06:00Z"/>
                <w:b w:val="0"/>
                <w:bCs w:val="0"/>
                <w:caps w:val="0"/>
                <w:sz w:val="18"/>
                <w:szCs w:val="18"/>
                <w:lang w:eastAsia="zh-CN"/>
              </w:rPr>
            </w:pPr>
            <w:ins w:id="822" w:author="Crystal Jing" w:date="2023-09-08T17:06:00Z">
              <w:r>
                <w:rPr>
                  <w:rFonts w:hint="eastAsia"/>
                  <w:sz w:val="18"/>
                  <w:szCs w:val="18"/>
                  <w:lang w:eastAsia="zh-CN"/>
                </w:rPr>
                <w:t>1</w:t>
              </w:r>
              <w:r>
                <w:rPr>
                  <w:sz w:val="18"/>
                  <w:szCs w:val="18"/>
                  <w:lang w:eastAsia="zh-CN"/>
                </w:rPr>
                <w:t>8-11</w:t>
              </w:r>
            </w:ins>
          </w:p>
        </w:tc>
        <w:tc>
          <w:tcPr>
            <w:tcW w:w="1680" w:type="dxa"/>
            <w:shd w:val="clear" w:color="auto" w:fill="FFFFFF" w:themeFill="background1"/>
          </w:tcPr>
          <w:p w14:paraId="5CD54B30"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23" w:author="Crystal Jing" w:date="2023-09-08T17:06:00Z"/>
                <w:sz w:val="18"/>
                <w:szCs w:val="18"/>
                <w:lang w:eastAsia="zh-CN"/>
              </w:rPr>
            </w:pPr>
            <w:ins w:id="824" w:author="Crystal Jing" w:date="2023-09-08T17:06:00Z">
              <w:r>
                <w:rPr>
                  <w:sz w:val="18"/>
                  <w:szCs w:val="18"/>
                  <w:lang w:eastAsia="zh-CN"/>
                </w:rPr>
                <w:t>0.8298</w:t>
              </w:r>
            </w:ins>
          </w:p>
        </w:tc>
        <w:tc>
          <w:tcPr>
            <w:tcW w:w="1680" w:type="dxa"/>
            <w:shd w:val="clear" w:color="auto" w:fill="FFFFFF" w:themeFill="background1"/>
          </w:tcPr>
          <w:p w14:paraId="7DB24614"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25" w:author="Crystal Jing" w:date="2023-09-08T17:06:00Z"/>
                <w:sz w:val="18"/>
                <w:szCs w:val="18"/>
                <w:lang w:eastAsia="zh-CN"/>
              </w:rPr>
            </w:pPr>
            <w:ins w:id="826" w:author="Crystal Jing" w:date="2023-09-08T17:06:00Z">
              <w:r>
                <w:rPr>
                  <w:sz w:val="18"/>
                  <w:szCs w:val="18"/>
                  <w:lang w:eastAsia="zh-CN"/>
                </w:rPr>
                <w:t>0.8085</w:t>
              </w:r>
            </w:ins>
          </w:p>
        </w:tc>
      </w:tr>
      <w:tr w:rsidR="005A5F60" w14:paraId="5D72DA61" w14:textId="77777777" w:rsidTr="00154010">
        <w:trPr>
          <w:ins w:id="827"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6391FE4" w14:textId="77777777" w:rsidR="005A5F60" w:rsidRDefault="005A5F60" w:rsidP="00154010">
            <w:pPr>
              <w:jc w:val="center"/>
              <w:rPr>
                <w:ins w:id="828" w:author="Crystal Jing" w:date="2023-09-08T17:06:00Z"/>
                <w:b w:val="0"/>
                <w:bCs w:val="0"/>
                <w:caps w:val="0"/>
                <w:sz w:val="18"/>
                <w:szCs w:val="18"/>
                <w:lang w:eastAsia="zh-CN"/>
              </w:rPr>
            </w:pPr>
            <w:ins w:id="829" w:author="Crystal Jing" w:date="2023-09-08T17:06:00Z">
              <w:r>
                <w:rPr>
                  <w:rFonts w:hint="eastAsia"/>
                  <w:sz w:val="18"/>
                  <w:szCs w:val="18"/>
                  <w:lang w:eastAsia="zh-CN"/>
                </w:rPr>
                <w:t>1</w:t>
              </w:r>
              <w:r>
                <w:rPr>
                  <w:sz w:val="18"/>
                  <w:szCs w:val="18"/>
                  <w:lang w:eastAsia="zh-CN"/>
                </w:rPr>
                <w:t>8-10</w:t>
              </w:r>
            </w:ins>
          </w:p>
        </w:tc>
        <w:tc>
          <w:tcPr>
            <w:tcW w:w="1680" w:type="dxa"/>
            <w:shd w:val="clear" w:color="auto" w:fill="FFFFFF" w:themeFill="background1"/>
          </w:tcPr>
          <w:p w14:paraId="68895B5F"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30" w:author="Crystal Jing" w:date="2023-09-08T17:06:00Z"/>
                <w:sz w:val="18"/>
                <w:szCs w:val="18"/>
                <w:lang w:eastAsia="zh-CN"/>
              </w:rPr>
            </w:pPr>
            <w:ins w:id="831" w:author="Crystal Jing" w:date="2023-09-08T17:06:00Z">
              <w:r>
                <w:rPr>
                  <w:sz w:val="18"/>
                  <w:szCs w:val="18"/>
                  <w:lang w:eastAsia="zh-CN"/>
                </w:rPr>
                <w:t>0.8298</w:t>
              </w:r>
            </w:ins>
          </w:p>
        </w:tc>
        <w:tc>
          <w:tcPr>
            <w:tcW w:w="1680" w:type="dxa"/>
            <w:shd w:val="clear" w:color="auto" w:fill="FFFFFF" w:themeFill="background1"/>
          </w:tcPr>
          <w:p w14:paraId="78833AC7"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32" w:author="Crystal Jing" w:date="2023-09-08T17:06:00Z"/>
                <w:sz w:val="18"/>
                <w:szCs w:val="18"/>
                <w:lang w:eastAsia="zh-CN"/>
              </w:rPr>
            </w:pPr>
            <w:ins w:id="833" w:author="Crystal Jing" w:date="2023-09-08T17:06:00Z">
              <w:r>
                <w:rPr>
                  <w:sz w:val="18"/>
                  <w:szCs w:val="18"/>
                  <w:lang w:eastAsia="zh-CN"/>
                </w:rPr>
                <w:t>0.8298</w:t>
              </w:r>
            </w:ins>
          </w:p>
        </w:tc>
      </w:tr>
      <w:tr w:rsidR="005A5F60" w14:paraId="5D9E6091" w14:textId="77777777" w:rsidTr="00154010">
        <w:trPr>
          <w:ins w:id="834"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A309F45" w14:textId="77777777" w:rsidR="005A5F60" w:rsidRDefault="005A5F60" w:rsidP="00154010">
            <w:pPr>
              <w:jc w:val="center"/>
              <w:rPr>
                <w:ins w:id="835" w:author="Crystal Jing" w:date="2023-09-08T17:06:00Z"/>
                <w:b w:val="0"/>
                <w:bCs w:val="0"/>
                <w:caps w:val="0"/>
                <w:sz w:val="18"/>
                <w:szCs w:val="18"/>
                <w:lang w:eastAsia="zh-CN"/>
              </w:rPr>
            </w:pPr>
            <w:ins w:id="836" w:author="Crystal Jing" w:date="2023-09-08T17:06:00Z">
              <w:r>
                <w:rPr>
                  <w:rFonts w:hint="eastAsia"/>
                  <w:sz w:val="18"/>
                  <w:szCs w:val="18"/>
                  <w:lang w:eastAsia="zh-CN"/>
                </w:rPr>
                <w:t>1</w:t>
              </w:r>
              <w:r>
                <w:rPr>
                  <w:sz w:val="18"/>
                  <w:szCs w:val="18"/>
                  <w:lang w:eastAsia="zh-CN"/>
                </w:rPr>
                <w:t>8-9</w:t>
              </w:r>
            </w:ins>
          </w:p>
        </w:tc>
        <w:tc>
          <w:tcPr>
            <w:tcW w:w="1680" w:type="dxa"/>
            <w:shd w:val="clear" w:color="auto" w:fill="FFFFFF" w:themeFill="background1"/>
          </w:tcPr>
          <w:p w14:paraId="565AE059"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37" w:author="Crystal Jing" w:date="2023-09-08T17:06:00Z"/>
                <w:sz w:val="18"/>
                <w:szCs w:val="18"/>
                <w:lang w:eastAsia="zh-CN"/>
              </w:rPr>
            </w:pPr>
            <w:ins w:id="838" w:author="Crystal Jing" w:date="2023-09-08T17:06:00Z">
              <w:r>
                <w:rPr>
                  <w:sz w:val="18"/>
                  <w:szCs w:val="18"/>
                  <w:lang w:eastAsia="zh-CN"/>
                </w:rPr>
                <w:t>0.8936</w:t>
              </w:r>
            </w:ins>
          </w:p>
        </w:tc>
        <w:tc>
          <w:tcPr>
            <w:tcW w:w="1680" w:type="dxa"/>
            <w:shd w:val="clear" w:color="auto" w:fill="FFFFFF" w:themeFill="background1"/>
          </w:tcPr>
          <w:p w14:paraId="775D9EB4"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39" w:author="Crystal Jing" w:date="2023-09-08T17:06:00Z"/>
                <w:sz w:val="18"/>
                <w:szCs w:val="18"/>
                <w:lang w:eastAsia="zh-CN"/>
              </w:rPr>
            </w:pPr>
            <w:ins w:id="840" w:author="Crystal Jing" w:date="2023-09-08T17:06:00Z">
              <w:r>
                <w:rPr>
                  <w:sz w:val="18"/>
                  <w:szCs w:val="18"/>
                  <w:lang w:eastAsia="zh-CN"/>
                </w:rPr>
                <w:t>0.8936</w:t>
              </w:r>
            </w:ins>
          </w:p>
        </w:tc>
      </w:tr>
      <w:tr w:rsidR="005A5F60" w14:paraId="1C417197" w14:textId="77777777" w:rsidTr="00154010">
        <w:trPr>
          <w:ins w:id="841"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FEB7A36" w14:textId="77777777" w:rsidR="005A5F60" w:rsidRDefault="005A5F60" w:rsidP="00154010">
            <w:pPr>
              <w:jc w:val="center"/>
              <w:rPr>
                <w:ins w:id="842" w:author="Crystal Jing" w:date="2023-09-08T17:06:00Z"/>
                <w:b w:val="0"/>
                <w:bCs w:val="0"/>
                <w:caps w:val="0"/>
                <w:sz w:val="18"/>
                <w:szCs w:val="18"/>
                <w:lang w:eastAsia="zh-CN"/>
              </w:rPr>
            </w:pPr>
            <w:ins w:id="843" w:author="Crystal Jing" w:date="2023-09-08T17:06:00Z">
              <w:r>
                <w:rPr>
                  <w:rFonts w:hint="eastAsia"/>
                  <w:sz w:val="18"/>
                  <w:szCs w:val="18"/>
                  <w:lang w:eastAsia="zh-CN"/>
                </w:rPr>
                <w:t>1</w:t>
              </w:r>
              <w:r>
                <w:rPr>
                  <w:sz w:val="18"/>
                  <w:szCs w:val="18"/>
                  <w:lang w:eastAsia="zh-CN"/>
                </w:rPr>
                <w:t>8-8</w:t>
              </w:r>
            </w:ins>
          </w:p>
        </w:tc>
        <w:tc>
          <w:tcPr>
            <w:tcW w:w="1680" w:type="dxa"/>
            <w:shd w:val="clear" w:color="auto" w:fill="FFFFFF" w:themeFill="background1"/>
          </w:tcPr>
          <w:p w14:paraId="27BC33CC"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44" w:author="Crystal Jing" w:date="2023-09-08T17:06:00Z"/>
                <w:sz w:val="18"/>
                <w:szCs w:val="18"/>
                <w:lang w:eastAsia="zh-CN"/>
              </w:rPr>
            </w:pPr>
            <w:ins w:id="845" w:author="Crystal Jing" w:date="2023-09-08T17:06:00Z">
              <w:r>
                <w:rPr>
                  <w:sz w:val="18"/>
                  <w:szCs w:val="18"/>
                  <w:lang w:eastAsia="zh-CN"/>
                </w:rPr>
                <w:t>0.7872</w:t>
              </w:r>
            </w:ins>
          </w:p>
        </w:tc>
        <w:tc>
          <w:tcPr>
            <w:tcW w:w="1680" w:type="dxa"/>
            <w:shd w:val="clear" w:color="auto" w:fill="FFFFFF" w:themeFill="background1"/>
          </w:tcPr>
          <w:p w14:paraId="7A1BEC34"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46" w:author="Crystal Jing" w:date="2023-09-08T17:06:00Z"/>
                <w:sz w:val="18"/>
                <w:szCs w:val="18"/>
                <w:lang w:eastAsia="zh-CN"/>
              </w:rPr>
            </w:pPr>
            <w:ins w:id="847" w:author="Crystal Jing" w:date="2023-09-08T17:06:00Z">
              <w:r>
                <w:rPr>
                  <w:sz w:val="18"/>
                  <w:szCs w:val="18"/>
                  <w:lang w:eastAsia="zh-CN"/>
                </w:rPr>
                <w:t>0.7872</w:t>
              </w:r>
            </w:ins>
          </w:p>
        </w:tc>
      </w:tr>
      <w:tr w:rsidR="005A5F60" w14:paraId="4FDCCE64" w14:textId="77777777" w:rsidTr="00154010">
        <w:trPr>
          <w:ins w:id="848"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5AF7A83" w14:textId="77777777" w:rsidR="005A5F60" w:rsidRDefault="005A5F60" w:rsidP="00154010">
            <w:pPr>
              <w:jc w:val="center"/>
              <w:rPr>
                <w:ins w:id="849" w:author="Crystal Jing" w:date="2023-09-08T17:06:00Z"/>
                <w:b w:val="0"/>
                <w:bCs w:val="0"/>
                <w:caps w:val="0"/>
                <w:sz w:val="18"/>
                <w:szCs w:val="18"/>
                <w:lang w:eastAsia="zh-CN"/>
              </w:rPr>
            </w:pPr>
            <w:ins w:id="850" w:author="Crystal Jing" w:date="2023-09-08T17:06:00Z">
              <w:r>
                <w:rPr>
                  <w:rFonts w:hint="eastAsia"/>
                  <w:sz w:val="18"/>
                  <w:szCs w:val="18"/>
                  <w:lang w:eastAsia="zh-CN"/>
                </w:rPr>
                <w:t>1</w:t>
              </w:r>
              <w:r>
                <w:rPr>
                  <w:sz w:val="18"/>
                  <w:szCs w:val="18"/>
                  <w:lang w:eastAsia="zh-CN"/>
                </w:rPr>
                <w:t>8-7</w:t>
              </w:r>
            </w:ins>
          </w:p>
        </w:tc>
        <w:tc>
          <w:tcPr>
            <w:tcW w:w="1680" w:type="dxa"/>
            <w:shd w:val="clear" w:color="auto" w:fill="FFFFFF" w:themeFill="background1"/>
          </w:tcPr>
          <w:p w14:paraId="07FBA01A"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51" w:author="Crystal Jing" w:date="2023-09-08T17:06:00Z"/>
                <w:sz w:val="18"/>
                <w:szCs w:val="18"/>
                <w:lang w:eastAsia="zh-CN"/>
              </w:rPr>
            </w:pPr>
            <w:ins w:id="852" w:author="Crystal Jing" w:date="2023-09-08T17:06:00Z">
              <w:r>
                <w:rPr>
                  <w:sz w:val="18"/>
                  <w:szCs w:val="18"/>
                  <w:lang w:eastAsia="zh-CN"/>
                </w:rPr>
                <w:t>0.8298</w:t>
              </w:r>
            </w:ins>
          </w:p>
        </w:tc>
        <w:tc>
          <w:tcPr>
            <w:tcW w:w="1680" w:type="dxa"/>
            <w:shd w:val="clear" w:color="auto" w:fill="FFFFFF" w:themeFill="background1"/>
          </w:tcPr>
          <w:p w14:paraId="5B39B4E0"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53" w:author="Crystal Jing" w:date="2023-09-08T17:06:00Z"/>
                <w:sz w:val="18"/>
                <w:szCs w:val="18"/>
                <w:lang w:eastAsia="zh-CN"/>
              </w:rPr>
            </w:pPr>
            <w:ins w:id="854" w:author="Crystal Jing" w:date="2023-09-08T17:06:00Z">
              <w:r>
                <w:rPr>
                  <w:sz w:val="18"/>
                  <w:szCs w:val="18"/>
                  <w:lang w:eastAsia="zh-CN"/>
                </w:rPr>
                <w:t>0.8298</w:t>
              </w:r>
            </w:ins>
          </w:p>
        </w:tc>
      </w:tr>
      <w:tr w:rsidR="005A5F60" w14:paraId="0C6F5A9F" w14:textId="77777777" w:rsidTr="00154010">
        <w:trPr>
          <w:ins w:id="855"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4E6A413" w14:textId="77777777" w:rsidR="005A5F60" w:rsidRDefault="005A5F60" w:rsidP="00154010">
            <w:pPr>
              <w:jc w:val="center"/>
              <w:rPr>
                <w:ins w:id="856" w:author="Crystal Jing" w:date="2023-09-08T17:06:00Z"/>
                <w:b w:val="0"/>
                <w:bCs w:val="0"/>
                <w:caps w:val="0"/>
                <w:sz w:val="18"/>
                <w:szCs w:val="18"/>
                <w:lang w:eastAsia="zh-CN"/>
              </w:rPr>
            </w:pPr>
            <w:ins w:id="857" w:author="Crystal Jing" w:date="2023-09-08T17:06:00Z">
              <w:r>
                <w:rPr>
                  <w:rFonts w:hint="eastAsia"/>
                  <w:sz w:val="18"/>
                  <w:szCs w:val="18"/>
                  <w:lang w:eastAsia="zh-CN"/>
                </w:rPr>
                <w:t>1</w:t>
              </w:r>
              <w:r>
                <w:rPr>
                  <w:sz w:val="18"/>
                  <w:szCs w:val="18"/>
                  <w:lang w:eastAsia="zh-CN"/>
                </w:rPr>
                <w:t>8-6</w:t>
              </w:r>
            </w:ins>
          </w:p>
        </w:tc>
        <w:tc>
          <w:tcPr>
            <w:tcW w:w="1680" w:type="dxa"/>
            <w:shd w:val="clear" w:color="auto" w:fill="FFFFFF" w:themeFill="background1"/>
          </w:tcPr>
          <w:p w14:paraId="7F314D42"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58" w:author="Crystal Jing" w:date="2023-09-08T17:06:00Z"/>
                <w:sz w:val="18"/>
                <w:szCs w:val="18"/>
                <w:lang w:eastAsia="zh-CN"/>
              </w:rPr>
            </w:pPr>
            <w:ins w:id="859" w:author="Crystal Jing" w:date="2023-09-08T17:06:00Z">
              <w:r>
                <w:rPr>
                  <w:sz w:val="18"/>
                  <w:szCs w:val="18"/>
                  <w:lang w:eastAsia="zh-CN"/>
                </w:rPr>
                <w:t>0.8085</w:t>
              </w:r>
            </w:ins>
          </w:p>
        </w:tc>
        <w:tc>
          <w:tcPr>
            <w:tcW w:w="1680" w:type="dxa"/>
            <w:shd w:val="clear" w:color="auto" w:fill="FFFFFF" w:themeFill="background1"/>
          </w:tcPr>
          <w:p w14:paraId="216DCD72"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60" w:author="Crystal Jing" w:date="2023-09-08T17:06:00Z"/>
                <w:sz w:val="18"/>
                <w:szCs w:val="18"/>
                <w:lang w:eastAsia="zh-CN"/>
              </w:rPr>
            </w:pPr>
            <w:ins w:id="861" w:author="Crystal Jing" w:date="2023-09-08T17:06:00Z">
              <w:r>
                <w:rPr>
                  <w:sz w:val="18"/>
                  <w:szCs w:val="18"/>
                  <w:lang w:eastAsia="zh-CN"/>
                </w:rPr>
                <w:t>0.8085</w:t>
              </w:r>
            </w:ins>
          </w:p>
        </w:tc>
      </w:tr>
      <w:tr w:rsidR="005A5F60" w14:paraId="2481759C" w14:textId="77777777" w:rsidTr="00154010">
        <w:trPr>
          <w:ins w:id="862"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6F42ED3" w14:textId="77777777" w:rsidR="005A5F60" w:rsidRDefault="005A5F60" w:rsidP="00154010">
            <w:pPr>
              <w:jc w:val="center"/>
              <w:rPr>
                <w:ins w:id="863" w:author="Crystal Jing" w:date="2023-09-08T17:06:00Z"/>
                <w:b w:val="0"/>
                <w:bCs w:val="0"/>
                <w:caps w:val="0"/>
                <w:sz w:val="18"/>
                <w:szCs w:val="18"/>
                <w:lang w:eastAsia="zh-CN"/>
              </w:rPr>
            </w:pPr>
            <w:ins w:id="864" w:author="Crystal Jing" w:date="2023-09-08T17:06:00Z">
              <w:r>
                <w:rPr>
                  <w:rFonts w:hint="eastAsia"/>
                  <w:sz w:val="18"/>
                  <w:szCs w:val="18"/>
                  <w:lang w:eastAsia="zh-CN"/>
                </w:rPr>
                <w:t>1</w:t>
              </w:r>
              <w:r>
                <w:rPr>
                  <w:sz w:val="18"/>
                  <w:szCs w:val="18"/>
                  <w:lang w:eastAsia="zh-CN"/>
                </w:rPr>
                <w:t>8-5</w:t>
              </w:r>
            </w:ins>
          </w:p>
        </w:tc>
        <w:tc>
          <w:tcPr>
            <w:tcW w:w="1680" w:type="dxa"/>
            <w:shd w:val="clear" w:color="auto" w:fill="FFFFFF" w:themeFill="background1"/>
          </w:tcPr>
          <w:p w14:paraId="00B51CD0"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65" w:author="Crystal Jing" w:date="2023-09-08T17:06:00Z"/>
                <w:sz w:val="18"/>
                <w:szCs w:val="18"/>
                <w:lang w:eastAsia="zh-CN"/>
              </w:rPr>
            </w:pPr>
            <w:ins w:id="866" w:author="Crystal Jing" w:date="2023-09-08T17:06:00Z">
              <w:r>
                <w:rPr>
                  <w:sz w:val="18"/>
                  <w:szCs w:val="18"/>
                  <w:lang w:eastAsia="zh-CN"/>
                </w:rPr>
                <w:t>0.7660</w:t>
              </w:r>
            </w:ins>
          </w:p>
        </w:tc>
        <w:tc>
          <w:tcPr>
            <w:tcW w:w="1680" w:type="dxa"/>
            <w:shd w:val="clear" w:color="auto" w:fill="FFFFFF" w:themeFill="background1"/>
          </w:tcPr>
          <w:p w14:paraId="3F1F07F7"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67" w:author="Crystal Jing" w:date="2023-09-08T17:06:00Z"/>
                <w:sz w:val="18"/>
                <w:szCs w:val="18"/>
                <w:lang w:eastAsia="zh-CN"/>
              </w:rPr>
            </w:pPr>
            <w:ins w:id="868" w:author="Crystal Jing" w:date="2023-09-08T17:06:00Z">
              <w:r>
                <w:rPr>
                  <w:sz w:val="18"/>
                  <w:szCs w:val="18"/>
                  <w:lang w:eastAsia="zh-CN"/>
                </w:rPr>
                <w:t>0.7660</w:t>
              </w:r>
            </w:ins>
          </w:p>
        </w:tc>
      </w:tr>
      <w:tr w:rsidR="005A5F60" w14:paraId="043BBD20" w14:textId="77777777" w:rsidTr="00154010">
        <w:trPr>
          <w:ins w:id="869"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589AFAD" w14:textId="77777777" w:rsidR="005A5F60" w:rsidRDefault="005A5F60" w:rsidP="00154010">
            <w:pPr>
              <w:jc w:val="center"/>
              <w:rPr>
                <w:ins w:id="870" w:author="Crystal Jing" w:date="2023-09-08T17:06:00Z"/>
                <w:b w:val="0"/>
                <w:bCs w:val="0"/>
                <w:caps w:val="0"/>
                <w:sz w:val="18"/>
                <w:szCs w:val="18"/>
                <w:lang w:eastAsia="zh-CN"/>
              </w:rPr>
            </w:pPr>
            <w:ins w:id="871" w:author="Crystal Jing" w:date="2023-09-08T17:06:00Z">
              <w:r>
                <w:rPr>
                  <w:rFonts w:hint="eastAsia"/>
                  <w:sz w:val="18"/>
                  <w:szCs w:val="18"/>
                  <w:lang w:eastAsia="zh-CN"/>
                </w:rPr>
                <w:t>1</w:t>
              </w:r>
              <w:r>
                <w:rPr>
                  <w:sz w:val="18"/>
                  <w:szCs w:val="18"/>
                  <w:lang w:eastAsia="zh-CN"/>
                </w:rPr>
                <w:t>8-4</w:t>
              </w:r>
            </w:ins>
          </w:p>
        </w:tc>
        <w:tc>
          <w:tcPr>
            <w:tcW w:w="1680" w:type="dxa"/>
            <w:shd w:val="clear" w:color="auto" w:fill="FFFFFF" w:themeFill="background1"/>
          </w:tcPr>
          <w:p w14:paraId="5E2536B2"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72" w:author="Crystal Jing" w:date="2023-09-08T17:06:00Z"/>
                <w:sz w:val="18"/>
                <w:szCs w:val="18"/>
                <w:lang w:eastAsia="zh-CN"/>
              </w:rPr>
            </w:pPr>
            <w:ins w:id="873" w:author="Crystal Jing" w:date="2023-09-08T17:06:00Z">
              <w:r>
                <w:rPr>
                  <w:sz w:val="18"/>
                  <w:szCs w:val="18"/>
                  <w:lang w:eastAsia="zh-CN"/>
                </w:rPr>
                <w:t>0.8298</w:t>
              </w:r>
            </w:ins>
          </w:p>
        </w:tc>
        <w:tc>
          <w:tcPr>
            <w:tcW w:w="1680" w:type="dxa"/>
            <w:shd w:val="clear" w:color="auto" w:fill="FFFFFF" w:themeFill="background1"/>
          </w:tcPr>
          <w:p w14:paraId="54B02301"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74" w:author="Crystal Jing" w:date="2023-09-08T17:06:00Z"/>
                <w:sz w:val="18"/>
                <w:szCs w:val="18"/>
                <w:lang w:eastAsia="zh-CN"/>
              </w:rPr>
            </w:pPr>
            <w:ins w:id="875" w:author="Crystal Jing" w:date="2023-09-08T17:06:00Z">
              <w:r>
                <w:rPr>
                  <w:sz w:val="18"/>
                  <w:szCs w:val="18"/>
                  <w:lang w:eastAsia="zh-CN"/>
                </w:rPr>
                <w:t>0.7660</w:t>
              </w:r>
            </w:ins>
          </w:p>
        </w:tc>
      </w:tr>
      <w:tr w:rsidR="005A5F60" w14:paraId="07ED594F" w14:textId="77777777" w:rsidTr="00154010">
        <w:trPr>
          <w:ins w:id="876"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2D32D5A" w14:textId="77777777" w:rsidR="005A5F60" w:rsidRDefault="005A5F60" w:rsidP="00154010">
            <w:pPr>
              <w:jc w:val="center"/>
              <w:rPr>
                <w:ins w:id="877" w:author="Crystal Jing" w:date="2023-09-08T17:06:00Z"/>
                <w:b w:val="0"/>
                <w:bCs w:val="0"/>
                <w:caps w:val="0"/>
                <w:sz w:val="18"/>
                <w:szCs w:val="18"/>
                <w:lang w:eastAsia="zh-CN"/>
              </w:rPr>
            </w:pPr>
            <w:ins w:id="878" w:author="Crystal Jing" w:date="2023-09-08T17:06:00Z">
              <w:r>
                <w:rPr>
                  <w:rFonts w:hint="eastAsia"/>
                  <w:sz w:val="18"/>
                  <w:szCs w:val="18"/>
                  <w:lang w:eastAsia="zh-CN"/>
                </w:rPr>
                <w:t>1</w:t>
              </w:r>
              <w:r>
                <w:rPr>
                  <w:sz w:val="18"/>
                  <w:szCs w:val="18"/>
                  <w:lang w:eastAsia="zh-CN"/>
                </w:rPr>
                <w:t>8-3</w:t>
              </w:r>
            </w:ins>
          </w:p>
        </w:tc>
        <w:tc>
          <w:tcPr>
            <w:tcW w:w="1680" w:type="dxa"/>
            <w:shd w:val="clear" w:color="auto" w:fill="FFFFFF" w:themeFill="background1"/>
          </w:tcPr>
          <w:p w14:paraId="7A7F7610"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79" w:author="Crystal Jing" w:date="2023-09-08T17:06:00Z"/>
                <w:sz w:val="18"/>
                <w:szCs w:val="18"/>
                <w:lang w:eastAsia="zh-CN"/>
              </w:rPr>
            </w:pPr>
            <w:ins w:id="880" w:author="Crystal Jing" w:date="2023-09-08T17:06:00Z">
              <w:r>
                <w:rPr>
                  <w:sz w:val="18"/>
                  <w:szCs w:val="18"/>
                  <w:lang w:eastAsia="zh-CN"/>
                </w:rPr>
                <w:t>0.8936</w:t>
              </w:r>
            </w:ins>
          </w:p>
        </w:tc>
        <w:tc>
          <w:tcPr>
            <w:tcW w:w="1680" w:type="dxa"/>
            <w:shd w:val="clear" w:color="auto" w:fill="FFFFFF" w:themeFill="background1"/>
          </w:tcPr>
          <w:p w14:paraId="06E12FA4"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81" w:author="Crystal Jing" w:date="2023-09-08T17:06:00Z"/>
                <w:sz w:val="18"/>
                <w:szCs w:val="18"/>
                <w:lang w:eastAsia="zh-CN"/>
              </w:rPr>
            </w:pPr>
            <w:ins w:id="882" w:author="Crystal Jing" w:date="2023-09-08T17:06:00Z">
              <w:r>
                <w:rPr>
                  <w:sz w:val="18"/>
                  <w:szCs w:val="18"/>
                  <w:lang w:eastAsia="zh-CN"/>
                </w:rPr>
                <w:t>0.8723</w:t>
              </w:r>
            </w:ins>
          </w:p>
        </w:tc>
      </w:tr>
      <w:tr w:rsidR="005A5F60" w14:paraId="6ECE0C96" w14:textId="77777777" w:rsidTr="00154010">
        <w:trPr>
          <w:ins w:id="883"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787DE0D" w14:textId="77777777" w:rsidR="005A5F60" w:rsidRDefault="005A5F60" w:rsidP="00154010">
            <w:pPr>
              <w:jc w:val="center"/>
              <w:rPr>
                <w:ins w:id="884" w:author="Crystal Jing" w:date="2023-09-08T17:06:00Z"/>
                <w:b w:val="0"/>
                <w:bCs w:val="0"/>
                <w:caps w:val="0"/>
                <w:sz w:val="18"/>
                <w:szCs w:val="18"/>
                <w:lang w:eastAsia="zh-CN"/>
              </w:rPr>
            </w:pPr>
            <w:ins w:id="885" w:author="Crystal Jing" w:date="2023-09-08T17:06:00Z">
              <w:r>
                <w:rPr>
                  <w:rFonts w:hint="eastAsia"/>
                  <w:sz w:val="18"/>
                  <w:szCs w:val="18"/>
                  <w:lang w:eastAsia="zh-CN"/>
                </w:rPr>
                <w:t>1</w:t>
              </w:r>
              <w:r>
                <w:rPr>
                  <w:sz w:val="18"/>
                  <w:szCs w:val="18"/>
                  <w:lang w:eastAsia="zh-CN"/>
                </w:rPr>
                <w:t>8-2</w:t>
              </w:r>
            </w:ins>
          </w:p>
        </w:tc>
        <w:tc>
          <w:tcPr>
            <w:tcW w:w="1680" w:type="dxa"/>
            <w:shd w:val="clear" w:color="auto" w:fill="FFFFFF" w:themeFill="background1"/>
          </w:tcPr>
          <w:p w14:paraId="725E74F5"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86" w:author="Crystal Jing" w:date="2023-09-08T17:06:00Z"/>
                <w:sz w:val="18"/>
                <w:szCs w:val="18"/>
                <w:lang w:eastAsia="zh-CN"/>
              </w:rPr>
            </w:pPr>
            <w:ins w:id="887" w:author="Crystal Jing" w:date="2023-09-08T17:06:00Z">
              <w:r>
                <w:rPr>
                  <w:sz w:val="18"/>
                  <w:szCs w:val="18"/>
                  <w:lang w:eastAsia="zh-CN"/>
                </w:rPr>
                <w:t>0.8511</w:t>
              </w:r>
            </w:ins>
          </w:p>
        </w:tc>
        <w:tc>
          <w:tcPr>
            <w:tcW w:w="1680" w:type="dxa"/>
            <w:shd w:val="clear" w:color="auto" w:fill="FFFFFF" w:themeFill="background1"/>
          </w:tcPr>
          <w:p w14:paraId="2CB9CBD9"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88" w:author="Crystal Jing" w:date="2023-09-08T17:06:00Z"/>
                <w:sz w:val="18"/>
                <w:szCs w:val="18"/>
                <w:lang w:eastAsia="zh-CN"/>
              </w:rPr>
            </w:pPr>
            <w:ins w:id="889" w:author="Crystal Jing" w:date="2023-09-08T17:06:00Z">
              <w:r>
                <w:rPr>
                  <w:sz w:val="18"/>
                  <w:szCs w:val="18"/>
                  <w:lang w:eastAsia="zh-CN"/>
                </w:rPr>
                <w:t>0.8298</w:t>
              </w:r>
            </w:ins>
          </w:p>
        </w:tc>
      </w:tr>
      <w:tr w:rsidR="005A5F60" w14:paraId="255A9FA5" w14:textId="77777777" w:rsidTr="00154010">
        <w:trPr>
          <w:ins w:id="890"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tcBorders>
              <w:bottom w:val="single" w:sz="12" w:space="0" w:color="auto"/>
            </w:tcBorders>
            <w:shd w:val="clear" w:color="auto" w:fill="FFFFFF" w:themeFill="background1"/>
          </w:tcPr>
          <w:p w14:paraId="71C5BEA4" w14:textId="77777777" w:rsidR="005A5F60" w:rsidRDefault="005A5F60" w:rsidP="00154010">
            <w:pPr>
              <w:jc w:val="center"/>
              <w:rPr>
                <w:ins w:id="891" w:author="Crystal Jing" w:date="2023-09-08T17:06:00Z"/>
                <w:b w:val="0"/>
                <w:bCs w:val="0"/>
                <w:caps w:val="0"/>
                <w:sz w:val="18"/>
                <w:szCs w:val="18"/>
                <w:lang w:eastAsia="zh-CN"/>
              </w:rPr>
            </w:pPr>
            <w:ins w:id="892" w:author="Crystal Jing" w:date="2023-09-08T17:06:00Z">
              <w:r>
                <w:rPr>
                  <w:rFonts w:hint="eastAsia"/>
                  <w:sz w:val="18"/>
                  <w:szCs w:val="18"/>
                  <w:lang w:eastAsia="zh-CN"/>
                </w:rPr>
                <w:t>1</w:t>
              </w:r>
              <w:r>
                <w:rPr>
                  <w:sz w:val="18"/>
                  <w:szCs w:val="18"/>
                  <w:lang w:eastAsia="zh-CN"/>
                </w:rPr>
                <w:t>8-1</w:t>
              </w:r>
            </w:ins>
          </w:p>
        </w:tc>
        <w:tc>
          <w:tcPr>
            <w:tcW w:w="1680" w:type="dxa"/>
            <w:tcBorders>
              <w:bottom w:val="single" w:sz="12" w:space="0" w:color="auto"/>
            </w:tcBorders>
            <w:shd w:val="clear" w:color="auto" w:fill="FFFFFF" w:themeFill="background1"/>
          </w:tcPr>
          <w:p w14:paraId="4A2F8600"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93" w:author="Crystal Jing" w:date="2023-09-08T17:06:00Z"/>
                <w:sz w:val="18"/>
                <w:szCs w:val="18"/>
                <w:lang w:eastAsia="zh-CN"/>
              </w:rPr>
            </w:pPr>
            <w:ins w:id="894" w:author="Crystal Jing" w:date="2023-09-08T17:06:00Z">
              <w:r>
                <w:rPr>
                  <w:sz w:val="18"/>
                  <w:szCs w:val="18"/>
                  <w:lang w:eastAsia="zh-CN"/>
                </w:rPr>
                <w:t>0.9149</w:t>
              </w:r>
            </w:ins>
          </w:p>
        </w:tc>
        <w:tc>
          <w:tcPr>
            <w:tcW w:w="1680" w:type="dxa"/>
            <w:tcBorders>
              <w:bottom w:val="single" w:sz="12" w:space="0" w:color="auto"/>
            </w:tcBorders>
            <w:shd w:val="clear" w:color="auto" w:fill="FFFFFF" w:themeFill="background1"/>
          </w:tcPr>
          <w:p w14:paraId="1C34818C"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95" w:author="Crystal Jing" w:date="2023-09-08T17:06:00Z"/>
                <w:sz w:val="18"/>
                <w:szCs w:val="18"/>
                <w:lang w:eastAsia="zh-CN"/>
              </w:rPr>
            </w:pPr>
            <w:ins w:id="896" w:author="Crystal Jing" w:date="2023-09-08T17:06:00Z">
              <w:r>
                <w:rPr>
                  <w:sz w:val="18"/>
                  <w:szCs w:val="18"/>
                  <w:lang w:eastAsia="zh-CN"/>
                </w:rPr>
                <w:t>0.9149</w:t>
              </w:r>
            </w:ins>
          </w:p>
        </w:tc>
      </w:tr>
    </w:tbl>
    <w:p w14:paraId="13C6C99D" w14:textId="77777777" w:rsidR="005A5F60" w:rsidRDefault="005A5F60" w:rsidP="005A5F60">
      <w:pPr>
        <w:widowControl w:val="0"/>
        <w:spacing w:line="252" w:lineRule="auto"/>
        <w:jc w:val="both"/>
        <w:rPr>
          <w:ins w:id="897" w:author="Crystal Jing" w:date="2023-09-08T17:06:00Z"/>
          <w:color w:val="000000"/>
        </w:rPr>
        <w:sectPr w:rsidR="005A5F60" w:rsidSect="005A5F60">
          <w:footnotePr>
            <w:numRestart w:val="eachSect"/>
          </w:footnotePr>
          <w:type w:val="continuous"/>
          <w:pgSz w:w="12240" w:h="15840"/>
          <w:pgMar w:top="1008" w:right="936" w:bottom="1008" w:left="936" w:header="432" w:footer="432" w:gutter="0"/>
          <w:pgNumType w:start="1"/>
          <w:cols w:num="2" w:space="288"/>
          <w:sectPrChange w:id="898" w:author="Crystal Jing" w:date="2023-09-08T17:06:00Z">
            <w:sectPr w:rsidR="005A5F60" w:rsidSect="005A5F60">
              <w:pgMar w:top="1008" w:right="936" w:bottom="1008" w:left="936" w:header="432" w:footer="432" w:gutter="0"/>
              <w:cols w:num="1"/>
            </w:sectPr>
          </w:sectPrChange>
        </w:sectPr>
      </w:pPr>
    </w:p>
    <w:p w14:paraId="17D0FAE8" w14:textId="77777777" w:rsidR="005A5F60" w:rsidRDefault="005A5F60" w:rsidP="005A5F60">
      <w:pPr>
        <w:widowControl w:val="0"/>
        <w:spacing w:line="252" w:lineRule="auto"/>
        <w:jc w:val="both"/>
        <w:rPr>
          <w:ins w:id="899" w:author="Crystal Jing" w:date="2023-09-08T17:06:00Z"/>
          <w:color w:val="000000"/>
        </w:rPr>
        <w:sectPr w:rsidR="005A5F60" w:rsidSect="005A5F60">
          <w:footnotePr>
            <w:numRestart w:val="eachSect"/>
          </w:footnotePr>
          <w:type w:val="continuous"/>
          <w:pgSz w:w="12240" w:h="15840"/>
          <w:pgMar w:top="1008" w:right="936" w:bottom="1008" w:left="936" w:header="432" w:footer="432" w:gutter="0"/>
          <w:pgNumType w:start="1"/>
          <w:cols w:space="288"/>
        </w:sectPr>
      </w:pPr>
    </w:p>
    <w:p w14:paraId="1FE9CAB4" w14:textId="0B652177" w:rsidR="005B6087" w:rsidRDefault="00000000" w:rsidP="005A5F60">
      <w:pPr>
        <w:widowControl w:val="0"/>
        <w:spacing w:line="252" w:lineRule="auto"/>
        <w:jc w:val="both"/>
        <w:rPr>
          <w:color w:val="000000"/>
        </w:rPr>
        <w:pPrChange w:id="900" w:author="Crystal Jing" w:date="2023-09-08T17:05:00Z">
          <w:pPr>
            <w:widowControl w:val="0"/>
            <w:spacing w:line="252" w:lineRule="auto"/>
            <w:ind w:firstLineChars="100" w:firstLine="200"/>
            <w:jc w:val="both"/>
          </w:pPr>
        </w:pPrChange>
      </w:pPr>
      <w:r>
        <w:rPr>
          <w:color w:val="000000"/>
        </w:rPr>
        <w:t>variations and details in the data. In contrast, high-dimensional feature extractors are more inclined to capture global features that involve the overall structure and abstract concepts of the data.</w:t>
      </w:r>
    </w:p>
    <w:p w14:paraId="67120F04" w14:textId="77777777" w:rsidR="005B6087" w:rsidRDefault="00000000">
      <w:pPr>
        <w:widowControl w:val="0"/>
        <w:spacing w:line="252" w:lineRule="auto"/>
        <w:ind w:firstLineChars="100" w:firstLine="200"/>
        <w:jc w:val="both"/>
        <w:rPr>
          <w:color w:val="000000"/>
        </w:rPr>
      </w:pPr>
      <w:r>
        <w:rPr>
          <w:color w:val="000000"/>
        </w:rPr>
        <w:t xml:space="preserve">This view is particularly notable in applications in the field of face recognition. The increased reliance on high-dimensional </w:t>
      </w:r>
    </w:p>
    <w:p w14:paraId="3AD6EC10" w14:textId="75F5F7A4" w:rsidR="005B6087" w:rsidDel="00957183" w:rsidRDefault="005B6087">
      <w:pPr>
        <w:widowControl w:val="0"/>
        <w:spacing w:line="252" w:lineRule="auto"/>
        <w:jc w:val="both"/>
        <w:rPr>
          <w:del w:id="901" w:author="Crystal Jing" w:date="2023-09-08T17:03:00Z"/>
          <w:color w:val="000000"/>
        </w:rPr>
        <w:sectPr w:rsidR="005B6087" w:rsidDel="00957183" w:rsidSect="00013503">
          <w:footnotePr>
            <w:numRestart w:val="eachSect"/>
          </w:footnotePr>
          <w:type w:val="continuous"/>
          <w:pgSz w:w="12240" w:h="15840"/>
          <w:pgMar w:top="1008" w:right="936" w:bottom="1008" w:left="936" w:header="432" w:footer="432" w:gutter="0"/>
          <w:pgNumType w:start="1"/>
          <w:cols w:num="2" w:space="288"/>
        </w:sectPr>
      </w:pPr>
    </w:p>
    <w:p w14:paraId="622AF2F5" w14:textId="4E7D035F" w:rsidR="005B6087" w:rsidDel="00957183" w:rsidRDefault="00000000">
      <w:pPr>
        <w:jc w:val="center"/>
        <w:rPr>
          <w:del w:id="902" w:author="Crystal Jing" w:date="2023-09-08T17:04:00Z"/>
          <w:rFonts w:ascii="宋体" w:eastAsia="宋体" w:hAnsi="宋体" w:cs="宋体"/>
          <w:b/>
          <w:bCs/>
          <w:sz w:val="24"/>
          <w:szCs w:val="24"/>
          <w:lang w:eastAsia="zh-CN"/>
        </w:rPr>
      </w:pPr>
      <w:del w:id="903" w:author="Crystal Jing" w:date="2023-09-08T17:04:00Z">
        <w:r w:rsidDel="00957183">
          <w:rPr>
            <w:b/>
            <w:bCs/>
            <w:color w:val="000000"/>
          </w:rPr>
          <w:delText>TABLE I</w:delText>
        </w:r>
      </w:del>
    </w:p>
    <w:tbl>
      <w:tblPr>
        <w:tblStyle w:val="31"/>
        <w:tblW w:w="0" w:type="auto"/>
        <w:tblLook w:val="04A0" w:firstRow="1" w:lastRow="0" w:firstColumn="1" w:lastColumn="0" w:noHBand="0" w:noVBand="1"/>
      </w:tblPr>
      <w:tblGrid>
        <w:gridCol w:w="1680"/>
        <w:gridCol w:w="1680"/>
        <w:gridCol w:w="1680"/>
      </w:tblGrid>
      <w:tr w:rsidR="005B6087" w:rsidDel="00957183" w14:paraId="15AF4658" w14:textId="5346CD1F" w:rsidTr="005B6087">
        <w:trPr>
          <w:cnfStyle w:val="100000000000" w:firstRow="1" w:lastRow="0" w:firstColumn="0" w:lastColumn="0" w:oddVBand="0" w:evenVBand="0" w:oddHBand="0" w:evenHBand="0" w:firstRowFirstColumn="0" w:firstRowLastColumn="0" w:lastRowFirstColumn="0" w:lastRowLastColumn="0"/>
          <w:del w:id="904" w:author="Crystal Jing" w:date="2023-09-08T17:04:00Z"/>
        </w:trPr>
        <w:tc>
          <w:tcPr>
            <w:cnfStyle w:val="001000000100" w:firstRow="0" w:lastRow="0" w:firstColumn="1" w:lastColumn="0" w:oddVBand="0" w:evenVBand="0" w:oddHBand="0" w:evenHBand="0" w:firstRowFirstColumn="1" w:firstRowLastColumn="0" w:lastRowFirstColumn="0" w:lastRowLastColumn="0"/>
            <w:tcW w:w="5040" w:type="dxa"/>
            <w:gridSpan w:val="3"/>
            <w:tcBorders>
              <w:bottom w:val="single" w:sz="12" w:space="0" w:color="auto"/>
            </w:tcBorders>
          </w:tcPr>
          <w:p w14:paraId="24B79658" w14:textId="209F525D" w:rsidR="005B6087" w:rsidDel="00957183" w:rsidRDefault="00000000">
            <w:pPr>
              <w:jc w:val="center"/>
              <w:rPr>
                <w:del w:id="905" w:author="Crystal Jing" w:date="2023-09-08T17:04:00Z"/>
                <w:rFonts w:eastAsia="宋体"/>
                <w:color w:val="000000"/>
                <w:lang w:eastAsia="zh-CN"/>
              </w:rPr>
            </w:pPr>
            <w:del w:id="906" w:author="Crystal Jing" w:date="2023-09-08T17:04:00Z">
              <w:r w:rsidDel="00957183">
                <w:rPr>
                  <w:rFonts w:eastAsia="宋体"/>
                  <w:color w:val="000000"/>
                  <w:lang w:eastAsia="zh-CN"/>
                </w:rPr>
                <w:delText>MATCHING FROM HIGH DIMENSIONS.</w:delText>
              </w:r>
            </w:del>
          </w:p>
          <w:p w14:paraId="320F72AE" w14:textId="1B2771D6" w:rsidR="005B6087" w:rsidDel="00957183" w:rsidRDefault="005B6087">
            <w:pPr>
              <w:jc w:val="center"/>
              <w:rPr>
                <w:del w:id="907" w:author="Crystal Jing" w:date="2023-09-08T17:04:00Z"/>
                <w:rFonts w:eastAsia="宋体"/>
                <w:b w:val="0"/>
                <w:bCs w:val="0"/>
                <w:color w:val="000000"/>
                <w:lang w:eastAsia="zh-CN"/>
              </w:rPr>
            </w:pPr>
          </w:p>
        </w:tc>
      </w:tr>
      <w:tr w:rsidR="005B6087" w:rsidDel="00957183" w14:paraId="3AD939A4" w14:textId="5733ED36" w:rsidTr="005B6087">
        <w:trPr>
          <w:del w:id="908"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vMerge w:val="restart"/>
            <w:tcBorders>
              <w:top w:val="single" w:sz="12" w:space="0" w:color="auto"/>
            </w:tcBorders>
            <w:shd w:val="clear" w:color="auto" w:fill="FFFFFF" w:themeFill="background1"/>
            <w:vAlign w:val="center"/>
          </w:tcPr>
          <w:p w14:paraId="002A5C3D" w14:textId="26B6D248" w:rsidR="005B6087" w:rsidDel="00957183" w:rsidRDefault="00000000">
            <w:pPr>
              <w:jc w:val="center"/>
              <w:rPr>
                <w:del w:id="909" w:author="Crystal Jing" w:date="2023-09-08T17:04:00Z"/>
                <w:b w:val="0"/>
                <w:bCs w:val="0"/>
                <w:caps w:val="0"/>
                <w:lang w:eastAsia="zh-CN"/>
              </w:rPr>
            </w:pPr>
            <w:del w:id="910" w:author="Crystal Jing" w:date="2023-09-08T17:04:00Z">
              <w:r w:rsidDel="00957183">
                <w:rPr>
                  <w:sz w:val="15"/>
                  <w:szCs w:val="15"/>
                  <w:lang w:eastAsia="zh-CN"/>
                </w:rPr>
                <w:delText>latent code layers used</w:delText>
              </w:r>
            </w:del>
          </w:p>
        </w:tc>
        <w:tc>
          <w:tcPr>
            <w:tcW w:w="3360" w:type="dxa"/>
            <w:gridSpan w:val="2"/>
            <w:tcBorders>
              <w:top w:val="single" w:sz="12" w:space="0" w:color="auto"/>
            </w:tcBorders>
            <w:shd w:val="clear" w:color="auto" w:fill="FFFFFF" w:themeFill="background1"/>
          </w:tcPr>
          <w:p w14:paraId="74214176" w14:textId="7C014152"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11" w:author="Crystal Jing" w:date="2023-09-08T17:04:00Z"/>
                <w:b/>
                <w:bCs/>
                <w:lang w:eastAsia="zh-CN"/>
              </w:rPr>
            </w:pPr>
            <w:del w:id="912" w:author="Crystal Jing" w:date="2023-09-08T17:04:00Z">
              <w:r w:rsidDel="00957183">
                <w:rPr>
                  <w:b/>
                  <w:bCs/>
                  <w:lang w:eastAsia="zh-CN"/>
                </w:rPr>
                <w:delText>Accuracy</w:delText>
              </w:r>
            </w:del>
          </w:p>
        </w:tc>
      </w:tr>
      <w:tr w:rsidR="005B6087" w:rsidDel="00957183" w14:paraId="729029C0" w14:textId="44A86A17" w:rsidTr="005B6087">
        <w:trPr>
          <w:del w:id="913"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vMerge/>
            <w:tcBorders>
              <w:bottom w:val="single" w:sz="4" w:space="0" w:color="auto"/>
            </w:tcBorders>
            <w:shd w:val="clear" w:color="auto" w:fill="FFFFFF" w:themeFill="background1"/>
          </w:tcPr>
          <w:p w14:paraId="3A850E7D" w14:textId="7E20055C" w:rsidR="005B6087" w:rsidDel="00957183" w:rsidRDefault="005B6087">
            <w:pPr>
              <w:jc w:val="both"/>
              <w:rPr>
                <w:del w:id="914" w:author="Crystal Jing" w:date="2023-09-08T17:04:00Z"/>
                <w:b w:val="0"/>
                <w:bCs w:val="0"/>
                <w:caps w:val="0"/>
                <w:lang w:eastAsia="zh-CN"/>
              </w:rPr>
            </w:pPr>
          </w:p>
        </w:tc>
        <w:tc>
          <w:tcPr>
            <w:tcW w:w="1680" w:type="dxa"/>
            <w:tcBorders>
              <w:bottom w:val="single" w:sz="4" w:space="0" w:color="auto"/>
            </w:tcBorders>
            <w:shd w:val="clear" w:color="auto" w:fill="FFFFFF" w:themeFill="background1"/>
          </w:tcPr>
          <w:p w14:paraId="1D8996F2" w14:textId="504C0352" w:rsidR="005B6087" w:rsidDel="00957183" w:rsidRDefault="00000000">
            <w:pPr>
              <w:jc w:val="both"/>
              <w:cnfStyle w:val="000000000000" w:firstRow="0" w:lastRow="0" w:firstColumn="0" w:lastColumn="0" w:oddVBand="0" w:evenVBand="0" w:oddHBand="0" w:evenHBand="0" w:firstRowFirstColumn="0" w:firstRowLastColumn="0" w:lastRowFirstColumn="0" w:lastRowLastColumn="0"/>
              <w:rPr>
                <w:del w:id="915" w:author="Crystal Jing" w:date="2023-09-08T17:04:00Z"/>
                <w:sz w:val="18"/>
                <w:szCs w:val="18"/>
                <w:lang w:eastAsia="zh-CN"/>
              </w:rPr>
            </w:pPr>
            <w:del w:id="916" w:author="Crystal Jing" w:date="2023-09-08T17:04:00Z">
              <w:r w:rsidDel="00957183">
                <w:rPr>
                  <w:sz w:val="18"/>
                  <w:szCs w:val="18"/>
                  <w:lang w:eastAsia="zh-CN"/>
                </w:rPr>
                <w:delText>Cosine similarity</w:delText>
              </w:r>
            </w:del>
          </w:p>
        </w:tc>
        <w:tc>
          <w:tcPr>
            <w:tcW w:w="1680" w:type="dxa"/>
            <w:tcBorders>
              <w:bottom w:val="single" w:sz="4" w:space="0" w:color="auto"/>
            </w:tcBorders>
            <w:shd w:val="clear" w:color="auto" w:fill="FFFFFF" w:themeFill="background1"/>
          </w:tcPr>
          <w:p w14:paraId="42708AF8" w14:textId="17A589E9" w:rsidR="005B6087" w:rsidDel="00957183" w:rsidRDefault="00000000">
            <w:pPr>
              <w:jc w:val="both"/>
              <w:cnfStyle w:val="000000000000" w:firstRow="0" w:lastRow="0" w:firstColumn="0" w:lastColumn="0" w:oddVBand="0" w:evenVBand="0" w:oddHBand="0" w:evenHBand="0" w:firstRowFirstColumn="0" w:firstRowLastColumn="0" w:lastRowFirstColumn="0" w:lastRowLastColumn="0"/>
              <w:rPr>
                <w:del w:id="917" w:author="Crystal Jing" w:date="2023-09-08T17:04:00Z"/>
                <w:sz w:val="18"/>
                <w:szCs w:val="18"/>
                <w:lang w:eastAsia="zh-CN"/>
              </w:rPr>
            </w:pPr>
            <w:del w:id="918" w:author="Crystal Jing" w:date="2023-09-08T17:04:00Z">
              <w:r w:rsidDel="00957183">
                <w:rPr>
                  <w:sz w:val="18"/>
                  <w:szCs w:val="18"/>
                  <w:lang w:eastAsia="zh-CN"/>
                </w:rPr>
                <w:delText>Euclidean distance</w:delText>
              </w:r>
            </w:del>
          </w:p>
        </w:tc>
      </w:tr>
      <w:tr w:rsidR="005B6087" w:rsidDel="00957183" w14:paraId="04F7C188" w14:textId="4019BE1E" w:rsidTr="005B6087">
        <w:trPr>
          <w:del w:id="919"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auto"/>
            </w:tcBorders>
            <w:shd w:val="clear" w:color="auto" w:fill="FFFFFF" w:themeFill="background1"/>
          </w:tcPr>
          <w:p w14:paraId="1F9EACE7" w14:textId="142D8611" w:rsidR="005B6087" w:rsidDel="00957183" w:rsidRDefault="00000000">
            <w:pPr>
              <w:jc w:val="center"/>
              <w:rPr>
                <w:del w:id="920" w:author="Crystal Jing" w:date="2023-09-08T17:04:00Z"/>
                <w:b w:val="0"/>
                <w:bCs w:val="0"/>
                <w:caps w:val="0"/>
                <w:sz w:val="18"/>
                <w:szCs w:val="18"/>
                <w:lang w:eastAsia="zh-CN"/>
              </w:rPr>
            </w:pPr>
            <w:del w:id="921" w:author="Crystal Jing" w:date="2023-09-08T17:04:00Z">
              <w:r w:rsidDel="00957183">
                <w:rPr>
                  <w:rFonts w:hint="eastAsia"/>
                  <w:sz w:val="18"/>
                  <w:szCs w:val="18"/>
                  <w:lang w:eastAsia="zh-CN"/>
                </w:rPr>
                <w:delText>1</w:delText>
              </w:r>
              <w:r w:rsidDel="00957183">
                <w:rPr>
                  <w:sz w:val="18"/>
                  <w:szCs w:val="18"/>
                  <w:lang w:eastAsia="zh-CN"/>
                </w:rPr>
                <w:delText>-1</w:delText>
              </w:r>
            </w:del>
          </w:p>
        </w:tc>
        <w:tc>
          <w:tcPr>
            <w:tcW w:w="1680" w:type="dxa"/>
            <w:tcBorders>
              <w:top w:val="single" w:sz="4" w:space="0" w:color="auto"/>
            </w:tcBorders>
            <w:shd w:val="clear" w:color="auto" w:fill="FFFFFF" w:themeFill="background1"/>
          </w:tcPr>
          <w:p w14:paraId="255BE107" w14:textId="2142CB01"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22" w:author="Crystal Jing" w:date="2023-09-08T17:04:00Z"/>
                <w:sz w:val="18"/>
                <w:szCs w:val="18"/>
                <w:lang w:eastAsia="zh-CN"/>
              </w:rPr>
            </w:pPr>
            <w:del w:id="923" w:author="Crystal Jing" w:date="2023-09-08T17:04:00Z">
              <w:r w:rsidDel="00957183">
                <w:rPr>
                  <w:sz w:val="18"/>
                  <w:szCs w:val="18"/>
                  <w:lang w:eastAsia="zh-CN"/>
                </w:rPr>
                <w:delText>0.2553</w:delText>
              </w:r>
            </w:del>
          </w:p>
        </w:tc>
        <w:tc>
          <w:tcPr>
            <w:tcW w:w="1680" w:type="dxa"/>
            <w:tcBorders>
              <w:top w:val="single" w:sz="4" w:space="0" w:color="auto"/>
            </w:tcBorders>
            <w:shd w:val="clear" w:color="auto" w:fill="FFFFFF" w:themeFill="background1"/>
          </w:tcPr>
          <w:p w14:paraId="50D48B7B" w14:textId="3D88B1CC"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24" w:author="Crystal Jing" w:date="2023-09-08T17:04:00Z"/>
                <w:sz w:val="18"/>
                <w:szCs w:val="18"/>
                <w:lang w:eastAsia="zh-CN"/>
              </w:rPr>
            </w:pPr>
            <w:del w:id="925" w:author="Crystal Jing" w:date="2023-09-08T17:04:00Z">
              <w:r w:rsidDel="00957183">
                <w:rPr>
                  <w:sz w:val="18"/>
                  <w:szCs w:val="18"/>
                  <w:lang w:eastAsia="zh-CN"/>
                </w:rPr>
                <w:delText>0.2766</w:delText>
              </w:r>
            </w:del>
          </w:p>
        </w:tc>
      </w:tr>
      <w:tr w:rsidR="005B6087" w:rsidDel="00957183" w14:paraId="1161CF94" w14:textId="2B107731" w:rsidTr="005B6087">
        <w:trPr>
          <w:del w:id="926"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FC83BB3" w14:textId="67064E56" w:rsidR="005B6087" w:rsidDel="00957183" w:rsidRDefault="00000000">
            <w:pPr>
              <w:jc w:val="center"/>
              <w:rPr>
                <w:del w:id="927" w:author="Crystal Jing" w:date="2023-09-08T17:04:00Z"/>
                <w:b w:val="0"/>
                <w:bCs w:val="0"/>
                <w:caps w:val="0"/>
                <w:sz w:val="18"/>
                <w:szCs w:val="18"/>
                <w:lang w:eastAsia="zh-CN"/>
              </w:rPr>
            </w:pPr>
            <w:del w:id="928" w:author="Crystal Jing" w:date="2023-09-08T17:04:00Z">
              <w:r w:rsidDel="00957183">
                <w:rPr>
                  <w:rFonts w:hint="eastAsia"/>
                  <w:sz w:val="18"/>
                  <w:szCs w:val="18"/>
                  <w:lang w:eastAsia="zh-CN"/>
                </w:rPr>
                <w:delText>1</w:delText>
              </w:r>
              <w:r w:rsidDel="00957183">
                <w:rPr>
                  <w:sz w:val="18"/>
                  <w:szCs w:val="18"/>
                  <w:lang w:eastAsia="zh-CN"/>
                </w:rPr>
                <w:delText>-2</w:delText>
              </w:r>
            </w:del>
          </w:p>
        </w:tc>
        <w:tc>
          <w:tcPr>
            <w:tcW w:w="1680" w:type="dxa"/>
            <w:shd w:val="clear" w:color="auto" w:fill="FFFFFF" w:themeFill="background1"/>
          </w:tcPr>
          <w:p w14:paraId="2FA70BD5" w14:textId="04B8AA85"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29" w:author="Crystal Jing" w:date="2023-09-08T17:04:00Z"/>
                <w:sz w:val="18"/>
                <w:szCs w:val="18"/>
                <w:lang w:eastAsia="zh-CN"/>
              </w:rPr>
            </w:pPr>
            <w:del w:id="930" w:author="Crystal Jing" w:date="2023-09-08T17:04:00Z">
              <w:r w:rsidDel="00957183">
                <w:rPr>
                  <w:sz w:val="18"/>
                  <w:szCs w:val="18"/>
                  <w:lang w:eastAsia="zh-CN"/>
                </w:rPr>
                <w:delText>0.4681</w:delText>
              </w:r>
            </w:del>
          </w:p>
        </w:tc>
        <w:tc>
          <w:tcPr>
            <w:tcW w:w="1680" w:type="dxa"/>
            <w:shd w:val="clear" w:color="auto" w:fill="FFFFFF" w:themeFill="background1"/>
          </w:tcPr>
          <w:p w14:paraId="367DC0FF" w14:textId="2BDBD1E8"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31" w:author="Crystal Jing" w:date="2023-09-08T17:04:00Z"/>
                <w:sz w:val="18"/>
                <w:szCs w:val="18"/>
                <w:lang w:eastAsia="zh-CN"/>
              </w:rPr>
            </w:pPr>
            <w:del w:id="932" w:author="Crystal Jing" w:date="2023-09-08T17:04:00Z">
              <w:r w:rsidDel="00957183">
                <w:rPr>
                  <w:sz w:val="18"/>
                  <w:szCs w:val="18"/>
                  <w:lang w:eastAsia="zh-CN"/>
                </w:rPr>
                <w:delText>0.4255</w:delText>
              </w:r>
            </w:del>
          </w:p>
        </w:tc>
      </w:tr>
      <w:tr w:rsidR="005B6087" w:rsidDel="00957183" w14:paraId="18C95FD2" w14:textId="4714A4B3" w:rsidTr="005B6087">
        <w:trPr>
          <w:del w:id="933"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0652B8B" w14:textId="4B71D545" w:rsidR="005B6087" w:rsidDel="00957183" w:rsidRDefault="00000000">
            <w:pPr>
              <w:jc w:val="center"/>
              <w:rPr>
                <w:del w:id="934" w:author="Crystal Jing" w:date="2023-09-08T17:04:00Z"/>
                <w:b w:val="0"/>
                <w:bCs w:val="0"/>
                <w:caps w:val="0"/>
                <w:sz w:val="18"/>
                <w:szCs w:val="18"/>
                <w:lang w:eastAsia="zh-CN"/>
              </w:rPr>
            </w:pPr>
            <w:del w:id="935" w:author="Crystal Jing" w:date="2023-09-08T17:04:00Z">
              <w:r w:rsidDel="00957183">
                <w:rPr>
                  <w:rFonts w:hint="eastAsia"/>
                  <w:sz w:val="18"/>
                  <w:szCs w:val="18"/>
                  <w:lang w:eastAsia="zh-CN"/>
                </w:rPr>
                <w:delText>1</w:delText>
              </w:r>
              <w:r w:rsidDel="00957183">
                <w:rPr>
                  <w:sz w:val="18"/>
                  <w:szCs w:val="18"/>
                  <w:lang w:eastAsia="zh-CN"/>
                </w:rPr>
                <w:delText>-3</w:delText>
              </w:r>
            </w:del>
          </w:p>
        </w:tc>
        <w:tc>
          <w:tcPr>
            <w:tcW w:w="1680" w:type="dxa"/>
            <w:shd w:val="clear" w:color="auto" w:fill="FFFFFF" w:themeFill="background1"/>
          </w:tcPr>
          <w:p w14:paraId="744457F9" w14:textId="15A7FF98"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36" w:author="Crystal Jing" w:date="2023-09-08T17:04:00Z"/>
                <w:sz w:val="18"/>
                <w:szCs w:val="18"/>
                <w:lang w:eastAsia="zh-CN"/>
              </w:rPr>
            </w:pPr>
            <w:del w:id="937" w:author="Crystal Jing" w:date="2023-09-08T17:04:00Z">
              <w:r w:rsidDel="00957183">
                <w:rPr>
                  <w:sz w:val="18"/>
                  <w:szCs w:val="18"/>
                  <w:lang w:eastAsia="zh-CN"/>
                </w:rPr>
                <w:delText>0.7447</w:delText>
              </w:r>
            </w:del>
          </w:p>
        </w:tc>
        <w:tc>
          <w:tcPr>
            <w:tcW w:w="1680" w:type="dxa"/>
            <w:shd w:val="clear" w:color="auto" w:fill="FFFFFF" w:themeFill="background1"/>
          </w:tcPr>
          <w:p w14:paraId="7CEFDB9F" w14:textId="05707A68"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38" w:author="Crystal Jing" w:date="2023-09-08T17:04:00Z"/>
                <w:sz w:val="18"/>
                <w:szCs w:val="18"/>
                <w:lang w:eastAsia="zh-CN"/>
              </w:rPr>
            </w:pPr>
            <w:del w:id="939" w:author="Crystal Jing" w:date="2023-09-08T17:04:00Z">
              <w:r w:rsidDel="00957183">
                <w:rPr>
                  <w:sz w:val="18"/>
                  <w:szCs w:val="18"/>
                  <w:lang w:eastAsia="zh-CN"/>
                </w:rPr>
                <w:delText>0.7447</w:delText>
              </w:r>
            </w:del>
          </w:p>
        </w:tc>
      </w:tr>
      <w:tr w:rsidR="005B6087" w:rsidDel="00957183" w14:paraId="52D8818E" w14:textId="018272CD" w:rsidTr="005B6087">
        <w:trPr>
          <w:del w:id="940"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06DB4EA" w14:textId="01D54D84" w:rsidR="005B6087" w:rsidDel="00957183" w:rsidRDefault="00000000">
            <w:pPr>
              <w:jc w:val="center"/>
              <w:rPr>
                <w:del w:id="941" w:author="Crystal Jing" w:date="2023-09-08T17:04:00Z"/>
                <w:b w:val="0"/>
                <w:bCs w:val="0"/>
                <w:caps w:val="0"/>
                <w:sz w:val="18"/>
                <w:szCs w:val="18"/>
                <w:lang w:eastAsia="zh-CN"/>
              </w:rPr>
            </w:pPr>
            <w:del w:id="942" w:author="Crystal Jing" w:date="2023-09-08T17:04:00Z">
              <w:r w:rsidDel="00957183">
                <w:rPr>
                  <w:rFonts w:hint="eastAsia"/>
                  <w:sz w:val="18"/>
                  <w:szCs w:val="18"/>
                  <w:lang w:eastAsia="zh-CN"/>
                </w:rPr>
                <w:delText>1</w:delText>
              </w:r>
              <w:r w:rsidDel="00957183">
                <w:rPr>
                  <w:sz w:val="18"/>
                  <w:szCs w:val="18"/>
                  <w:lang w:eastAsia="zh-CN"/>
                </w:rPr>
                <w:delText>-4</w:delText>
              </w:r>
            </w:del>
          </w:p>
        </w:tc>
        <w:tc>
          <w:tcPr>
            <w:tcW w:w="1680" w:type="dxa"/>
            <w:shd w:val="clear" w:color="auto" w:fill="FFFFFF" w:themeFill="background1"/>
          </w:tcPr>
          <w:p w14:paraId="0BC21C46" w14:textId="26EB8136"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43" w:author="Crystal Jing" w:date="2023-09-08T17:04:00Z"/>
                <w:sz w:val="18"/>
                <w:szCs w:val="18"/>
                <w:lang w:eastAsia="zh-CN"/>
              </w:rPr>
            </w:pPr>
            <w:del w:id="944" w:author="Crystal Jing" w:date="2023-09-08T17:04:00Z">
              <w:r w:rsidDel="00957183">
                <w:rPr>
                  <w:sz w:val="18"/>
                  <w:szCs w:val="18"/>
                  <w:lang w:eastAsia="zh-CN"/>
                </w:rPr>
                <w:delText>0.7660</w:delText>
              </w:r>
            </w:del>
          </w:p>
        </w:tc>
        <w:tc>
          <w:tcPr>
            <w:tcW w:w="1680" w:type="dxa"/>
            <w:shd w:val="clear" w:color="auto" w:fill="FFFFFF" w:themeFill="background1"/>
          </w:tcPr>
          <w:p w14:paraId="30C363CD" w14:textId="3954B3CC"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45" w:author="Crystal Jing" w:date="2023-09-08T17:04:00Z"/>
                <w:sz w:val="18"/>
                <w:szCs w:val="18"/>
                <w:lang w:eastAsia="zh-CN"/>
              </w:rPr>
            </w:pPr>
            <w:del w:id="946" w:author="Crystal Jing" w:date="2023-09-08T17:04:00Z">
              <w:r w:rsidDel="00957183">
                <w:rPr>
                  <w:sz w:val="18"/>
                  <w:szCs w:val="18"/>
                  <w:lang w:eastAsia="zh-CN"/>
                </w:rPr>
                <w:delText>0.7660</w:delText>
              </w:r>
            </w:del>
          </w:p>
        </w:tc>
      </w:tr>
      <w:tr w:rsidR="005B6087" w:rsidDel="00957183" w14:paraId="3D77BB44" w14:textId="083FFC92" w:rsidTr="005B6087">
        <w:trPr>
          <w:del w:id="947"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6EF111E" w14:textId="6337BD70" w:rsidR="005B6087" w:rsidDel="00957183" w:rsidRDefault="00000000">
            <w:pPr>
              <w:jc w:val="center"/>
              <w:rPr>
                <w:del w:id="948" w:author="Crystal Jing" w:date="2023-09-08T17:04:00Z"/>
                <w:b w:val="0"/>
                <w:bCs w:val="0"/>
                <w:caps w:val="0"/>
                <w:sz w:val="18"/>
                <w:szCs w:val="18"/>
                <w:lang w:eastAsia="zh-CN"/>
              </w:rPr>
            </w:pPr>
            <w:del w:id="949" w:author="Crystal Jing" w:date="2023-09-08T17:04:00Z">
              <w:r w:rsidDel="00957183">
                <w:rPr>
                  <w:rFonts w:hint="eastAsia"/>
                  <w:sz w:val="18"/>
                  <w:szCs w:val="18"/>
                  <w:lang w:eastAsia="zh-CN"/>
                </w:rPr>
                <w:delText>1</w:delText>
              </w:r>
              <w:r w:rsidDel="00957183">
                <w:rPr>
                  <w:sz w:val="18"/>
                  <w:szCs w:val="18"/>
                  <w:lang w:eastAsia="zh-CN"/>
                </w:rPr>
                <w:delText>-5</w:delText>
              </w:r>
            </w:del>
          </w:p>
        </w:tc>
        <w:tc>
          <w:tcPr>
            <w:tcW w:w="1680" w:type="dxa"/>
            <w:shd w:val="clear" w:color="auto" w:fill="FFFFFF" w:themeFill="background1"/>
          </w:tcPr>
          <w:p w14:paraId="2C709D0B" w14:textId="6B3D4BB6"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50" w:author="Crystal Jing" w:date="2023-09-08T17:04:00Z"/>
                <w:sz w:val="18"/>
                <w:szCs w:val="18"/>
                <w:lang w:eastAsia="zh-CN"/>
              </w:rPr>
            </w:pPr>
            <w:del w:id="951" w:author="Crystal Jing" w:date="2023-09-08T17:04:00Z">
              <w:r w:rsidDel="00957183">
                <w:rPr>
                  <w:sz w:val="18"/>
                  <w:szCs w:val="18"/>
                  <w:lang w:eastAsia="zh-CN"/>
                </w:rPr>
                <w:delText>0.7872</w:delText>
              </w:r>
            </w:del>
          </w:p>
        </w:tc>
        <w:tc>
          <w:tcPr>
            <w:tcW w:w="1680" w:type="dxa"/>
            <w:shd w:val="clear" w:color="auto" w:fill="FFFFFF" w:themeFill="background1"/>
          </w:tcPr>
          <w:p w14:paraId="77456D1C" w14:textId="5B91ED0D"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52" w:author="Crystal Jing" w:date="2023-09-08T17:04:00Z"/>
                <w:sz w:val="18"/>
                <w:szCs w:val="18"/>
                <w:lang w:eastAsia="zh-CN"/>
              </w:rPr>
            </w:pPr>
            <w:del w:id="953" w:author="Crystal Jing" w:date="2023-09-08T17:04:00Z">
              <w:r w:rsidDel="00957183">
                <w:rPr>
                  <w:sz w:val="18"/>
                  <w:szCs w:val="18"/>
                  <w:lang w:eastAsia="zh-CN"/>
                </w:rPr>
                <w:delText>0.7660</w:delText>
              </w:r>
            </w:del>
          </w:p>
        </w:tc>
      </w:tr>
      <w:tr w:rsidR="005B6087" w:rsidDel="00957183" w14:paraId="0CE017BE" w14:textId="6CA9A1D0" w:rsidTr="005B6087">
        <w:trPr>
          <w:del w:id="954"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557EF5A" w14:textId="54F965A9" w:rsidR="005B6087" w:rsidDel="00957183" w:rsidRDefault="00000000">
            <w:pPr>
              <w:jc w:val="center"/>
              <w:rPr>
                <w:del w:id="955" w:author="Crystal Jing" w:date="2023-09-08T17:04:00Z"/>
                <w:b w:val="0"/>
                <w:bCs w:val="0"/>
                <w:caps w:val="0"/>
                <w:sz w:val="18"/>
                <w:szCs w:val="18"/>
                <w:lang w:eastAsia="zh-CN"/>
              </w:rPr>
            </w:pPr>
            <w:del w:id="956" w:author="Crystal Jing" w:date="2023-09-08T17:04:00Z">
              <w:r w:rsidDel="00957183">
                <w:rPr>
                  <w:rFonts w:hint="eastAsia"/>
                  <w:sz w:val="18"/>
                  <w:szCs w:val="18"/>
                  <w:lang w:eastAsia="zh-CN"/>
                </w:rPr>
                <w:delText>1</w:delText>
              </w:r>
              <w:r w:rsidDel="00957183">
                <w:rPr>
                  <w:sz w:val="18"/>
                  <w:szCs w:val="18"/>
                  <w:lang w:eastAsia="zh-CN"/>
                </w:rPr>
                <w:delText>-6</w:delText>
              </w:r>
            </w:del>
          </w:p>
        </w:tc>
        <w:tc>
          <w:tcPr>
            <w:tcW w:w="1680" w:type="dxa"/>
            <w:shd w:val="clear" w:color="auto" w:fill="FFFFFF" w:themeFill="background1"/>
          </w:tcPr>
          <w:p w14:paraId="09862CC3" w14:textId="579B7798"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57" w:author="Crystal Jing" w:date="2023-09-08T17:04:00Z"/>
                <w:sz w:val="18"/>
                <w:szCs w:val="18"/>
                <w:lang w:eastAsia="zh-CN"/>
              </w:rPr>
            </w:pPr>
            <w:del w:id="958" w:author="Crystal Jing" w:date="2023-09-08T17:04:00Z">
              <w:r w:rsidDel="00957183">
                <w:rPr>
                  <w:sz w:val="18"/>
                  <w:szCs w:val="18"/>
                  <w:lang w:eastAsia="zh-CN"/>
                </w:rPr>
                <w:delText>0.7872</w:delText>
              </w:r>
            </w:del>
          </w:p>
        </w:tc>
        <w:tc>
          <w:tcPr>
            <w:tcW w:w="1680" w:type="dxa"/>
            <w:shd w:val="clear" w:color="auto" w:fill="FFFFFF" w:themeFill="background1"/>
          </w:tcPr>
          <w:p w14:paraId="7B6FD8E1" w14:textId="1AD4B17C"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59" w:author="Crystal Jing" w:date="2023-09-08T17:04:00Z"/>
                <w:sz w:val="18"/>
                <w:szCs w:val="18"/>
                <w:lang w:eastAsia="zh-CN"/>
              </w:rPr>
            </w:pPr>
            <w:del w:id="960" w:author="Crystal Jing" w:date="2023-09-08T17:04:00Z">
              <w:r w:rsidDel="00957183">
                <w:rPr>
                  <w:sz w:val="18"/>
                  <w:szCs w:val="18"/>
                  <w:lang w:eastAsia="zh-CN"/>
                </w:rPr>
                <w:delText>0.8085</w:delText>
              </w:r>
            </w:del>
          </w:p>
        </w:tc>
      </w:tr>
      <w:tr w:rsidR="005B6087" w:rsidDel="00957183" w14:paraId="0855AD45" w14:textId="2AD813F6" w:rsidTr="005B6087">
        <w:trPr>
          <w:del w:id="961"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BFB8C00" w14:textId="531714C6" w:rsidR="005B6087" w:rsidDel="00957183" w:rsidRDefault="00000000">
            <w:pPr>
              <w:jc w:val="center"/>
              <w:rPr>
                <w:del w:id="962" w:author="Crystal Jing" w:date="2023-09-08T17:04:00Z"/>
                <w:b w:val="0"/>
                <w:bCs w:val="0"/>
                <w:caps w:val="0"/>
                <w:sz w:val="18"/>
                <w:szCs w:val="18"/>
                <w:lang w:eastAsia="zh-CN"/>
              </w:rPr>
            </w:pPr>
            <w:del w:id="963" w:author="Crystal Jing" w:date="2023-09-08T17:04:00Z">
              <w:r w:rsidDel="00957183">
                <w:rPr>
                  <w:rFonts w:hint="eastAsia"/>
                  <w:sz w:val="18"/>
                  <w:szCs w:val="18"/>
                  <w:lang w:eastAsia="zh-CN"/>
                </w:rPr>
                <w:delText>1</w:delText>
              </w:r>
              <w:r w:rsidDel="00957183">
                <w:rPr>
                  <w:sz w:val="18"/>
                  <w:szCs w:val="18"/>
                  <w:lang w:eastAsia="zh-CN"/>
                </w:rPr>
                <w:delText>-7</w:delText>
              </w:r>
            </w:del>
          </w:p>
        </w:tc>
        <w:tc>
          <w:tcPr>
            <w:tcW w:w="1680" w:type="dxa"/>
            <w:shd w:val="clear" w:color="auto" w:fill="FFFFFF" w:themeFill="background1"/>
          </w:tcPr>
          <w:p w14:paraId="4C368369" w14:textId="7EEF3D32"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64" w:author="Crystal Jing" w:date="2023-09-08T17:04:00Z"/>
                <w:sz w:val="18"/>
                <w:szCs w:val="18"/>
                <w:lang w:eastAsia="zh-CN"/>
              </w:rPr>
            </w:pPr>
            <w:del w:id="965" w:author="Crystal Jing" w:date="2023-09-08T17:04:00Z">
              <w:r w:rsidDel="00957183">
                <w:rPr>
                  <w:sz w:val="18"/>
                  <w:szCs w:val="18"/>
                  <w:lang w:eastAsia="zh-CN"/>
                </w:rPr>
                <w:delText>0.8298</w:delText>
              </w:r>
            </w:del>
          </w:p>
        </w:tc>
        <w:tc>
          <w:tcPr>
            <w:tcW w:w="1680" w:type="dxa"/>
            <w:shd w:val="clear" w:color="auto" w:fill="FFFFFF" w:themeFill="background1"/>
          </w:tcPr>
          <w:p w14:paraId="625C41D0" w14:textId="4A514530"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66" w:author="Crystal Jing" w:date="2023-09-08T17:04:00Z"/>
                <w:sz w:val="18"/>
                <w:szCs w:val="18"/>
                <w:lang w:eastAsia="zh-CN"/>
              </w:rPr>
            </w:pPr>
            <w:del w:id="967" w:author="Crystal Jing" w:date="2023-09-08T17:04:00Z">
              <w:r w:rsidDel="00957183">
                <w:rPr>
                  <w:sz w:val="18"/>
                  <w:szCs w:val="18"/>
                  <w:lang w:eastAsia="zh-CN"/>
                </w:rPr>
                <w:delText>0.8085</w:delText>
              </w:r>
            </w:del>
          </w:p>
        </w:tc>
      </w:tr>
      <w:tr w:rsidR="005B6087" w:rsidDel="00957183" w14:paraId="4C0F524B" w14:textId="18AA49D1" w:rsidTr="005B6087">
        <w:trPr>
          <w:del w:id="968"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9E4E856" w14:textId="36EB7A7B" w:rsidR="005B6087" w:rsidDel="00957183" w:rsidRDefault="00000000">
            <w:pPr>
              <w:jc w:val="center"/>
              <w:rPr>
                <w:del w:id="969" w:author="Crystal Jing" w:date="2023-09-08T17:04:00Z"/>
                <w:b w:val="0"/>
                <w:bCs w:val="0"/>
                <w:caps w:val="0"/>
                <w:sz w:val="18"/>
                <w:szCs w:val="18"/>
                <w:lang w:eastAsia="zh-CN"/>
              </w:rPr>
            </w:pPr>
            <w:del w:id="970" w:author="Crystal Jing" w:date="2023-09-08T17:04:00Z">
              <w:r w:rsidDel="00957183">
                <w:rPr>
                  <w:rFonts w:hint="eastAsia"/>
                  <w:sz w:val="18"/>
                  <w:szCs w:val="18"/>
                  <w:lang w:eastAsia="zh-CN"/>
                </w:rPr>
                <w:delText>1</w:delText>
              </w:r>
              <w:r w:rsidDel="00957183">
                <w:rPr>
                  <w:sz w:val="18"/>
                  <w:szCs w:val="18"/>
                  <w:lang w:eastAsia="zh-CN"/>
                </w:rPr>
                <w:delText>-8</w:delText>
              </w:r>
            </w:del>
          </w:p>
        </w:tc>
        <w:tc>
          <w:tcPr>
            <w:tcW w:w="1680" w:type="dxa"/>
            <w:shd w:val="clear" w:color="auto" w:fill="FFFFFF" w:themeFill="background1"/>
          </w:tcPr>
          <w:p w14:paraId="3DB214E4" w14:textId="171D441F"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71" w:author="Crystal Jing" w:date="2023-09-08T17:04:00Z"/>
                <w:sz w:val="18"/>
                <w:szCs w:val="18"/>
                <w:lang w:eastAsia="zh-CN"/>
              </w:rPr>
            </w:pPr>
            <w:del w:id="972" w:author="Crystal Jing" w:date="2023-09-08T17:04:00Z">
              <w:r w:rsidDel="00957183">
                <w:rPr>
                  <w:sz w:val="18"/>
                  <w:szCs w:val="18"/>
                  <w:lang w:eastAsia="zh-CN"/>
                </w:rPr>
                <w:delText>0.8298</w:delText>
              </w:r>
            </w:del>
          </w:p>
        </w:tc>
        <w:tc>
          <w:tcPr>
            <w:tcW w:w="1680" w:type="dxa"/>
            <w:shd w:val="clear" w:color="auto" w:fill="FFFFFF" w:themeFill="background1"/>
          </w:tcPr>
          <w:p w14:paraId="73D84D03" w14:textId="051884C6"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73" w:author="Crystal Jing" w:date="2023-09-08T17:04:00Z"/>
                <w:sz w:val="18"/>
                <w:szCs w:val="18"/>
                <w:lang w:eastAsia="zh-CN"/>
              </w:rPr>
            </w:pPr>
            <w:del w:id="974" w:author="Crystal Jing" w:date="2023-09-08T17:04:00Z">
              <w:r w:rsidDel="00957183">
                <w:rPr>
                  <w:sz w:val="18"/>
                  <w:szCs w:val="18"/>
                  <w:lang w:eastAsia="zh-CN"/>
                </w:rPr>
                <w:delText>0.8298</w:delText>
              </w:r>
            </w:del>
          </w:p>
        </w:tc>
      </w:tr>
      <w:tr w:rsidR="005B6087" w:rsidDel="00957183" w14:paraId="285A0EE4" w14:textId="103E12B6" w:rsidTr="005B6087">
        <w:trPr>
          <w:del w:id="975"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2D4D7CC" w14:textId="5B3A02AD" w:rsidR="005B6087" w:rsidDel="00957183" w:rsidRDefault="00000000">
            <w:pPr>
              <w:jc w:val="center"/>
              <w:rPr>
                <w:del w:id="976" w:author="Crystal Jing" w:date="2023-09-08T17:04:00Z"/>
                <w:b w:val="0"/>
                <w:bCs w:val="0"/>
                <w:caps w:val="0"/>
                <w:sz w:val="18"/>
                <w:szCs w:val="18"/>
                <w:lang w:eastAsia="zh-CN"/>
              </w:rPr>
            </w:pPr>
            <w:del w:id="977" w:author="Crystal Jing" w:date="2023-09-08T17:04:00Z">
              <w:r w:rsidDel="00957183">
                <w:rPr>
                  <w:rFonts w:hint="eastAsia"/>
                  <w:sz w:val="18"/>
                  <w:szCs w:val="18"/>
                  <w:lang w:eastAsia="zh-CN"/>
                </w:rPr>
                <w:delText>1</w:delText>
              </w:r>
              <w:r w:rsidDel="00957183">
                <w:rPr>
                  <w:sz w:val="18"/>
                  <w:szCs w:val="18"/>
                  <w:lang w:eastAsia="zh-CN"/>
                </w:rPr>
                <w:delText>-9</w:delText>
              </w:r>
            </w:del>
          </w:p>
        </w:tc>
        <w:tc>
          <w:tcPr>
            <w:tcW w:w="1680" w:type="dxa"/>
            <w:shd w:val="clear" w:color="auto" w:fill="FFFFFF" w:themeFill="background1"/>
          </w:tcPr>
          <w:p w14:paraId="3A676AB3" w14:textId="2DDA1843"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78" w:author="Crystal Jing" w:date="2023-09-08T17:04:00Z"/>
                <w:sz w:val="18"/>
                <w:szCs w:val="18"/>
                <w:lang w:eastAsia="zh-CN"/>
              </w:rPr>
            </w:pPr>
            <w:del w:id="979" w:author="Crystal Jing" w:date="2023-09-08T17:04:00Z">
              <w:r w:rsidDel="00957183">
                <w:rPr>
                  <w:sz w:val="18"/>
                  <w:szCs w:val="18"/>
                  <w:lang w:eastAsia="zh-CN"/>
                </w:rPr>
                <w:delText>0.8085</w:delText>
              </w:r>
            </w:del>
          </w:p>
        </w:tc>
        <w:tc>
          <w:tcPr>
            <w:tcW w:w="1680" w:type="dxa"/>
            <w:shd w:val="clear" w:color="auto" w:fill="FFFFFF" w:themeFill="background1"/>
          </w:tcPr>
          <w:p w14:paraId="2C753AB5" w14:textId="43CFA6C8"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80" w:author="Crystal Jing" w:date="2023-09-08T17:04:00Z"/>
                <w:sz w:val="18"/>
                <w:szCs w:val="18"/>
                <w:lang w:eastAsia="zh-CN"/>
              </w:rPr>
            </w:pPr>
            <w:del w:id="981" w:author="Crystal Jing" w:date="2023-09-08T17:04:00Z">
              <w:r w:rsidDel="00957183">
                <w:rPr>
                  <w:sz w:val="18"/>
                  <w:szCs w:val="18"/>
                  <w:lang w:eastAsia="zh-CN"/>
                </w:rPr>
                <w:delText>0.7660</w:delText>
              </w:r>
            </w:del>
          </w:p>
        </w:tc>
      </w:tr>
      <w:tr w:rsidR="005B6087" w:rsidDel="00957183" w14:paraId="6F26F206" w14:textId="3AEA317F" w:rsidTr="005B6087">
        <w:trPr>
          <w:del w:id="982"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1FA1234" w14:textId="0E9A70C6" w:rsidR="005B6087" w:rsidDel="00957183" w:rsidRDefault="00000000">
            <w:pPr>
              <w:jc w:val="center"/>
              <w:rPr>
                <w:del w:id="983" w:author="Crystal Jing" w:date="2023-09-08T17:04:00Z"/>
                <w:b w:val="0"/>
                <w:bCs w:val="0"/>
                <w:caps w:val="0"/>
                <w:sz w:val="18"/>
                <w:szCs w:val="18"/>
                <w:lang w:eastAsia="zh-CN"/>
              </w:rPr>
            </w:pPr>
            <w:del w:id="984" w:author="Crystal Jing" w:date="2023-09-08T17:04:00Z">
              <w:r w:rsidDel="00957183">
                <w:rPr>
                  <w:rFonts w:hint="eastAsia"/>
                  <w:sz w:val="18"/>
                  <w:szCs w:val="18"/>
                  <w:lang w:eastAsia="zh-CN"/>
                </w:rPr>
                <w:delText>1</w:delText>
              </w:r>
              <w:r w:rsidDel="00957183">
                <w:rPr>
                  <w:sz w:val="18"/>
                  <w:szCs w:val="18"/>
                  <w:lang w:eastAsia="zh-CN"/>
                </w:rPr>
                <w:delText>-10</w:delText>
              </w:r>
            </w:del>
          </w:p>
        </w:tc>
        <w:tc>
          <w:tcPr>
            <w:tcW w:w="1680" w:type="dxa"/>
            <w:shd w:val="clear" w:color="auto" w:fill="FFFFFF" w:themeFill="background1"/>
          </w:tcPr>
          <w:p w14:paraId="11991269" w14:textId="528F37CB"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85" w:author="Crystal Jing" w:date="2023-09-08T17:04:00Z"/>
                <w:sz w:val="18"/>
                <w:szCs w:val="18"/>
                <w:lang w:eastAsia="zh-CN"/>
              </w:rPr>
            </w:pPr>
            <w:del w:id="986" w:author="Crystal Jing" w:date="2023-09-08T17:04:00Z">
              <w:r w:rsidDel="00957183">
                <w:rPr>
                  <w:sz w:val="18"/>
                  <w:szCs w:val="18"/>
                  <w:lang w:eastAsia="zh-CN"/>
                </w:rPr>
                <w:delText>0.9362</w:delText>
              </w:r>
            </w:del>
          </w:p>
        </w:tc>
        <w:tc>
          <w:tcPr>
            <w:tcW w:w="1680" w:type="dxa"/>
            <w:shd w:val="clear" w:color="auto" w:fill="FFFFFF" w:themeFill="background1"/>
          </w:tcPr>
          <w:p w14:paraId="3863FE7E" w14:textId="7E4BBEF8"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87" w:author="Crystal Jing" w:date="2023-09-08T17:04:00Z"/>
                <w:sz w:val="18"/>
                <w:szCs w:val="18"/>
                <w:lang w:eastAsia="zh-CN"/>
              </w:rPr>
            </w:pPr>
            <w:del w:id="988" w:author="Crystal Jing" w:date="2023-09-08T17:04:00Z">
              <w:r w:rsidDel="00957183">
                <w:rPr>
                  <w:sz w:val="18"/>
                  <w:szCs w:val="18"/>
                  <w:lang w:eastAsia="zh-CN"/>
                </w:rPr>
                <w:delText>0.8936</w:delText>
              </w:r>
            </w:del>
          </w:p>
        </w:tc>
      </w:tr>
      <w:tr w:rsidR="005B6087" w:rsidDel="00957183" w14:paraId="44D0A1E7" w14:textId="635D4DE8" w:rsidTr="005B6087">
        <w:trPr>
          <w:del w:id="989"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41FD09B" w14:textId="742AFA37" w:rsidR="005B6087" w:rsidDel="00957183" w:rsidRDefault="00000000">
            <w:pPr>
              <w:jc w:val="center"/>
              <w:rPr>
                <w:del w:id="990" w:author="Crystal Jing" w:date="2023-09-08T17:04:00Z"/>
                <w:b w:val="0"/>
                <w:bCs w:val="0"/>
                <w:caps w:val="0"/>
                <w:sz w:val="18"/>
                <w:szCs w:val="18"/>
                <w:lang w:eastAsia="zh-CN"/>
              </w:rPr>
            </w:pPr>
            <w:del w:id="991" w:author="Crystal Jing" w:date="2023-09-08T17:04:00Z">
              <w:r w:rsidDel="00957183">
                <w:rPr>
                  <w:rFonts w:hint="eastAsia"/>
                  <w:sz w:val="18"/>
                  <w:szCs w:val="18"/>
                  <w:lang w:eastAsia="zh-CN"/>
                </w:rPr>
                <w:delText>1</w:delText>
              </w:r>
              <w:r w:rsidDel="00957183">
                <w:rPr>
                  <w:sz w:val="18"/>
                  <w:szCs w:val="18"/>
                  <w:lang w:eastAsia="zh-CN"/>
                </w:rPr>
                <w:delText>-11</w:delText>
              </w:r>
            </w:del>
          </w:p>
        </w:tc>
        <w:tc>
          <w:tcPr>
            <w:tcW w:w="1680" w:type="dxa"/>
            <w:shd w:val="clear" w:color="auto" w:fill="FFFFFF" w:themeFill="background1"/>
          </w:tcPr>
          <w:p w14:paraId="1392B10A" w14:textId="104F813D"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92" w:author="Crystal Jing" w:date="2023-09-08T17:04:00Z"/>
                <w:sz w:val="18"/>
                <w:szCs w:val="18"/>
                <w:lang w:eastAsia="zh-CN"/>
              </w:rPr>
            </w:pPr>
            <w:del w:id="993" w:author="Crystal Jing" w:date="2023-09-08T17:04:00Z">
              <w:r w:rsidDel="00957183">
                <w:rPr>
                  <w:sz w:val="18"/>
                  <w:szCs w:val="18"/>
                  <w:lang w:eastAsia="zh-CN"/>
                </w:rPr>
                <w:delText>0.8298</w:delText>
              </w:r>
            </w:del>
          </w:p>
        </w:tc>
        <w:tc>
          <w:tcPr>
            <w:tcW w:w="1680" w:type="dxa"/>
            <w:shd w:val="clear" w:color="auto" w:fill="FFFFFF" w:themeFill="background1"/>
          </w:tcPr>
          <w:p w14:paraId="7D9E813B" w14:textId="721D2690"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94" w:author="Crystal Jing" w:date="2023-09-08T17:04:00Z"/>
                <w:sz w:val="18"/>
                <w:szCs w:val="18"/>
                <w:lang w:eastAsia="zh-CN"/>
              </w:rPr>
            </w:pPr>
            <w:del w:id="995" w:author="Crystal Jing" w:date="2023-09-08T17:04:00Z">
              <w:r w:rsidDel="00957183">
                <w:rPr>
                  <w:sz w:val="18"/>
                  <w:szCs w:val="18"/>
                  <w:lang w:eastAsia="zh-CN"/>
                </w:rPr>
                <w:delText>0.8298</w:delText>
              </w:r>
            </w:del>
          </w:p>
        </w:tc>
      </w:tr>
      <w:tr w:rsidR="005B6087" w:rsidDel="00957183" w14:paraId="7F7F5AB9" w14:textId="46FE3F09" w:rsidTr="005B6087">
        <w:trPr>
          <w:del w:id="996"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2E0034C" w14:textId="13C9206C" w:rsidR="005B6087" w:rsidDel="00957183" w:rsidRDefault="00000000">
            <w:pPr>
              <w:jc w:val="center"/>
              <w:rPr>
                <w:del w:id="997" w:author="Crystal Jing" w:date="2023-09-08T17:04:00Z"/>
                <w:b w:val="0"/>
                <w:bCs w:val="0"/>
                <w:caps w:val="0"/>
                <w:sz w:val="18"/>
                <w:szCs w:val="18"/>
                <w:lang w:eastAsia="zh-CN"/>
              </w:rPr>
            </w:pPr>
            <w:del w:id="998" w:author="Crystal Jing" w:date="2023-09-08T17:04:00Z">
              <w:r w:rsidDel="00957183">
                <w:rPr>
                  <w:rFonts w:hint="eastAsia"/>
                  <w:sz w:val="18"/>
                  <w:szCs w:val="18"/>
                  <w:lang w:eastAsia="zh-CN"/>
                </w:rPr>
                <w:delText>1</w:delText>
              </w:r>
              <w:r w:rsidDel="00957183">
                <w:rPr>
                  <w:sz w:val="18"/>
                  <w:szCs w:val="18"/>
                  <w:lang w:eastAsia="zh-CN"/>
                </w:rPr>
                <w:delText>-12</w:delText>
              </w:r>
            </w:del>
          </w:p>
        </w:tc>
        <w:tc>
          <w:tcPr>
            <w:tcW w:w="1680" w:type="dxa"/>
            <w:shd w:val="clear" w:color="auto" w:fill="FFFFFF" w:themeFill="background1"/>
          </w:tcPr>
          <w:p w14:paraId="36EB2F0F" w14:textId="230739F0"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99" w:author="Crystal Jing" w:date="2023-09-08T17:04:00Z"/>
                <w:sz w:val="18"/>
                <w:szCs w:val="18"/>
                <w:lang w:eastAsia="zh-CN"/>
              </w:rPr>
            </w:pPr>
            <w:del w:id="1000" w:author="Crystal Jing" w:date="2023-09-08T17:04:00Z">
              <w:r w:rsidDel="00957183">
                <w:rPr>
                  <w:sz w:val="18"/>
                  <w:szCs w:val="18"/>
                  <w:lang w:eastAsia="zh-CN"/>
                </w:rPr>
                <w:delText>0.9362</w:delText>
              </w:r>
            </w:del>
          </w:p>
        </w:tc>
        <w:tc>
          <w:tcPr>
            <w:tcW w:w="1680" w:type="dxa"/>
            <w:shd w:val="clear" w:color="auto" w:fill="FFFFFF" w:themeFill="background1"/>
          </w:tcPr>
          <w:p w14:paraId="777931FB" w14:textId="16293C62"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01" w:author="Crystal Jing" w:date="2023-09-08T17:04:00Z"/>
                <w:sz w:val="18"/>
                <w:szCs w:val="18"/>
                <w:lang w:eastAsia="zh-CN"/>
              </w:rPr>
            </w:pPr>
            <w:del w:id="1002" w:author="Crystal Jing" w:date="2023-09-08T17:04:00Z">
              <w:r w:rsidDel="00957183">
                <w:rPr>
                  <w:sz w:val="18"/>
                  <w:szCs w:val="18"/>
                  <w:lang w:eastAsia="zh-CN"/>
                </w:rPr>
                <w:delText>0.8936</w:delText>
              </w:r>
            </w:del>
          </w:p>
        </w:tc>
      </w:tr>
      <w:tr w:rsidR="005B6087" w:rsidDel="00957183" w14:paraId="4C9734B3" w14:textId="137A621E" w:rsidTr="005B6087">
        <w:trPr>
          <w:del w:id="1003"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3C864D1" w14:textId="49E6822E" w:rsidR="005B6087" w:rsidDel="00957183" w:rsidRDefault="00000000">
            <w:pPr>
              <w:jc w:val="center"/>
              <w:rPr>
                <w:del w:id="1004" w:author="Crystal Jing" w:date="2023-09-08T17:04:00Z"/>
                <w:b w:val="0"/>
                <w:bCs w:val="0"/>
                <w:caps w:val="0"/>
                <w:sz w:val="18"/>
                <w:szCs w:val="18"/>
                <w:lang w:eastAsia="zh-CN"/>
              </w:rPr>
            </w:pPr>
            <w:del w:id="1005" w:author="Crystal Jing" w:date="2023-09-08T17:04:00Z">
              <w:r w:rsidDel="00957183">
                <w:rPr>
                  <w:rFonts w:hint="eastAsia"/>
                  <w:sz w:val="18"/>
                  <w:szCs w:val="18"/>
                  <w:lang w:eastAsia="zh-CN"/>
                </w:rPr>
                <w:delText>1</w:delText>
              </w:r>
              <w:r w:rsidDel="00957183">
                <w:rPr>
                  <w:sz w:val="18"/>
                  <w:szCs w:val="18"/>
                  <w:lang w:eastAsia="zh-CN"/>
                </w:rPr>
                <w:delText>-13</w:delText>
              </w:r>
            </w:del>
          </w:p>
        </w:tc>
        <w:tc>
          <w:tcPr>
            <w:tcW w:w="1680" w:type="dxa"/>
            <w:shd w:val="clear" w:color="auto" w:fill="FFFFFF" w:themeFill="background1"/>
          </w:tcPr>
          <w:p w14:paraId="49D07846" w14:textId="11EDF10F"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06" w:author="Crystal Jing" w:date="2023-09-08T17:04:00Z"/>
                <w:sz w:val="18"/>
                <w:szCs w:val="18"/>
                <w:lang w:eastAsia="zh-CN"/>
              </w:rPr>
            </w:pPr>
            <w:del w:id="1007" w:author="Crystal Jing" w:date="2023-09-08T17:04:00Z">
              <w:r w:rsidDel="00957183">
                <w:rPr>
                  <w:sz w:val="18"/>
                  <w:szCs w:val="18"/>
                  <w:lang w:eastAsia="zh-CN"/>
                </w:rPr>
                <w:delText>0.8723</w:delText>
              </w:r>
            </w:del>
          </w:p>
        </w:tc>
        <w:tc>
          <w:tcPr>
            <w:tcW w:w="1680" w:type="dxa"/>
            <w:shd w:val="clear" w:color="auto" w:fill="FFFFFF" w:themeFill="background1"/>
          </w:tcPr>
          <w:p w14:paraId="5DA2E0CE" w14:textId="37715FF1"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08" w:author="Crystal Jing" w:date="2023-09-08T17:04:00Z"/>
                <w:sz w:val="18"/>
                <w:szCs w:val="18"/>
                <w:lang w:eastAsia="zh-CN"/>
              </w:rPr>
            </w:pPr>
            <w:del w:id="1009" w:author="Crystal Jing" w:date="2023-09-08T17:04:00Z">
              <w:r w:rsidDel="00957183">
                <w:rPr>
                  <w:sz w:val="18"/>
                  <w:szCs w:val="18"/>
                  <w:lang w:eastAsia="zh-CN"/>
                </w:rPr>
                <w:delText>0.8723</w:delText>
              </w:r>
            </w:del>
          </w:p>
        </w:tc>
      </w:tr>
      <w:tr w:rsidR="005B6087" w:rsidDel="00957183" w14:paraId="45B7B2F1" w14:textId="588746D1" w:rsidTr="005B6087">
        <w:trPr>
          <w:del w:id="1010"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FCD8626" w14:textId="4B063DDB" w:rsidR="005B6087" w:rsidDel="00957183" w:rsidRDefault="00000000">
            <w:pPr>
              <w:jc w:val="center"/>
              <w:rPr>
                <w:del w:id="1011" w:author="Crystal Jing" w:date="2023-09-08T17:04:00Z"/>
                <w:b w:val="0"/>
                <w:bCs w:val="0"/>
                <w:caps w:val="0"/>
                <w:sz w:val="18"/>
                <w:szCs w:val="18"/>
                <w:lang w:eastAsia="zh-CN"/>
              </w:rPr>
            </w:pPr>
            <w:del w:id="1012" w:author="Crystal Jing" w:date="2023-09-08T17:04:00Z">
              <w:r w:rsidDel="00957183">
                <w:rPr>
                  <w:rFonts w:hint="eastAsia"/>
                  <w:sz w:val="18"/>
                  <w:szCs w:val="18"/>
                  <w:lang w:eastAsia="zh-CN"/>
                </w:rPr>
                <w:delText>1</w:delText>
              </w:r>
              <w:r w:rsidDel="00957183">
                <w:rPr>
                  <w:sz w:val="18"/>
                  <w:szCs w:val="18"/>
                  <w:lang w:eastAsia="zh-CN"/>
                </w:rPr>
                <w:delText>-14</w:delText>
              </w:r>
            </w:del>
          </w:p>
        </w:tc>
        <w:tc>
          <w:tcPr>
            <w:tcW w:w="1680" w:type="dxa"/>
            <w:shd w:val="clear" w:color="auto" w:fill="FFFFFF" w:themeFill="background1"/>
          </w:tcPr>
          <w:p w14:paraId="6AA058D0" w14:textId="4A2C05E5"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13" w:author="Crystal Jing" w:date="2023-09-08T17:04:00Z"/>
                <w:sz w:val="18"/>
                <w:szCs w:val="18"/>
                <w:lang w:eastAsia="zh-CN"/>
              </w:rPr>
            </w:pPr>
            <w:del w:id="1014" w:author="Crystal Jing" w:date="2023-09-08T17:04:00Z">
              <w:r w:rsidDel="00957183">
                <w:rPr>
                  <w:sz w:val="18"/>
                  <w:szCs w:val="18"/>
                  <w:lang w:eastAsia="zh-CN"/>
                </w:rPr>
                <w:delText>0.8936</w:delText>
              </w:r>
            </w:del>
          </w:p>
        </w:tc>
        <w:tc>
          <w:tcPr>
            <w:tcW w:w="1680" w:type="dxa"/>
            <w:shd w:val="clear" w:color="auto" w:fill="FFFFFF" w:themeFill="background1"/>
          </w:tcPr>
          <w:p w14:paraId="247C0AD1" w14:textId="74EA3885"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15" w:author="Crystal Jing" w:date="2023-09-08T17:04:00Z"/>
                <w:sz w:val="18"/>
                <w:szCs w:val="18"/>
                <w:lang w:eastAsia="zh-CN"/>
              </w:rPr>
            </w:pPr>
            <w:del w:id="1016" w:author="Crystal Jing" w:date="2023-09-08T17:04:00Z">
              <w:r w:rsidDel="00957183">
                <w:rPr>
                  <w:sz w:val="18"/>
                  <w:szCs w:val="18"/>
                  <w:lang w:eastAsia="zh-CN"/>
                </w:rPr>
                <w:delText>0.8723</w:delText>
              </w:r>
            </w:del>
          </w:p>
        </w:tc>
      </w:tr>
      <w:tr w:rsidR="005B6087" w:rsidDel="00957183" w14:paraId="34BFF99D" w14:textId="78A50412" w:rsidTr="005B6087">
        <w:trPr>
          <w:del w:id="1017"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358982D" w14:textId="17002EE7" w:rsidR="005B6087" w:rsidDel="00957183" w:rsidRDefault="00000000">
            <w:pPr>
              <w:jc w:val="center"/>
              <w:rPr>
                <w:del w:id="1018" w:author="Crystal Jing" w:date="2023-09-08T17:04:00Z"/>
                <w:b w:val="0"/>
                <w:bCs w:val="0"/>
                <w:caps w:val="0"/>
                <w:sz w:val="18"/>
                <w:szCs w:val="18"/>
                <w:lang w:eastAsia="zh-CN"/>
              </w:rPr>
            </w:pPr>
            <w:del w:id="1019" w:author="Crystal Jing" w:date="2023-09-08T17:04:00Z">
              <w:r w:rsidDel="00957183">
                <w:rPr>
                  <w:rFonts w:hint="eastAsia"/>
                  <w:sz w:val="18"/>
                  <w:szCs w:val="18"/>
                  <w:lang w:eastAsia="zh-CN"/>
                </w:rPr>
                <w:delText>1</w:delText>
              </w:r>
              <w:r w:rsidDel="00957183">
                <w:rPr>
                  <w:sz w:val="18"/>
                  <w:szCs w:val="18"/>
                  <w:lang w:eastAsia="zh-CN"/>
                </w:rPr>
                <w:delText>-15</w:delText>
              </w:r>
            </w:del>
          </w:p>
        </w:tc>
        <w:tc>
          <w:tcPr>
            <w:tcW w:w="1680" w:type="dxa"/>
            <w:shd w:val="clear" w:color="auto" w:fill="FFFFFF" w:themeFill="background1"/>
          </w:tcPr>
          <w:p w14:paraId="68D2BAE8" w14:textId="0601CD22"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20" w:author="Crystal Jing" w:date="2023-09-08T17:04:00Z"/>
                <w:sz w:val="18"/>
                <w:szCs w:val="18"/>
                <w:lang w:eastAsia="zh-CN"/>
              </w:rPr>
            </w:pPr>
            <w:del w:id="1021" w:author="Crystal Jing" w:date="2023-09-08T17:04:00Z">
              <w:r w:rsidDel="00957183">
                <w:rPr>
                  <w:sz w:val="18"/>
                  <w:szCs w:val="18"/>
                  <w:lang w:eastAsia="zh-CN"/>
                </w:rPr>
                <w:delText>0.8723</w:delText>
              </w:r>
            </w:del>
          </w:p>
        </w:tc>
        <w:tc>
          <w:tcPr>
            <w:tcW w:w="1680" w:type="dxa"/>
            <w:shd w:val="clear" w:color="auto" w:fill="FFFFFF" w:themeFill="background1"/>
          </w:tcPr>
          <w:p w14:paraId="775937D6" w14:textId="12A25509"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22" w:author="Crystal Jing" w:date="2023-09-08T17:04:00Z"/>
                <w:sz w:val="18"/>
                <w:szCs w:val="18"/>
                <w:lang w:eastAsia="zh-CN"/>
              </w:rPr>
            </w:pPr>
            <w:del w:id="1023" w:author="Crystal Jing" w:date="2023-09-08T17:04:00Z">
              <w:r w:rsidDel="00957183">
                <w:rPr>
                  <w:sz w:val="18"/>
                  <w:szCs w:val="18"/>
                  <w:lang w:eastAsia="zh-CN"/>
                </w:rPr>
                <w:delText>0.8723</w:delText>
              </w:r>
            </w:del>
          </w:p>
        </w:tc>
      </w:tr>
      <w:tr w:rsidR="005B6087" w:rsidDel="00957183" w14:paraId="12C78146" w14:textId="634E3447" w:rsidTr="005B6087">
        <w:trPr>
          <w:del w:id="1024"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3D7D307" w14:textId="4A6574D4" w:rsidR="005B6087" w:rsidDel="00957183" w:rsidRDefault="00000000">
            <w:pPr>
              <w:jc w:val="center"/>
              <w:rPr>
                <w:del w:id="1025" w:author="Crystal Jing" w:date="2023-09-08T17:04:00Z"/>
                <w:b w:val="0"/>
                <w:bCs w:val="0"/>
                <w:caps w:val="0"/>
                <w:sz w:val="18"/>
                <w:szCs w:val="18"/>
                <w:lang w:eastAsia="zh-CN"/>
              </w:rPr>
            </w:pPr>
            <w:del w:id="1026" w:author="Crystal Jing" w:date="2023-09-08T17:04:00Z">
              <w:r w:rsidDel="00957183">
                <w:rPr>
                  <w:rFonts w:hint="eastAsia"/>
                  <w:sz w:val="18"/>
                  <w:szCs w:val="18"/>
                  <w:lang w:eastAsia="zh-CN"/>
                </w:rPr>
                <w:delText>1</w:delText>
              </w:r>
              <w:r w:rsidDel="00957183">
                <w:rPr>
                  <w:sz w:val="18"/>
                  <w:szCs w:val="18"/>
                  <w:lang w:eastAsia="zh-CN"/>
                </w:rPr>
                <w:delText>-16</w:delText>
              </w:r>
            </w:del>
          </w:p>
        </w:tc>
        <w:tc>
          <w:tcPr>
            <w:tcW w:w="1680" w:type="dxa"/>
            <w:shd w:val="clear" w:color="auto" w:fill="FFFFFF" w:themeFill="background1"/>
          </w:tcPr>
          <w:p w14:paraId="49C788F6" w14:textId="78C69ED6"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27" w:author="Crystal Jing" w:date="2023-09-08T17:04:00Z"/>
                <w:sz w:val="18"/>
                <w:szCs w:val="18"/>
                <w:lang w:eastAsia="zh-CN"/>
              </w:rPr>
            </w:pPr>
            <w:del w:id="1028" w:author="Crystal Jing" w:date="2023-09-08T17:04:00Z">
              <w:r w:rsidDel="00957183">
                <w:rPr>
                  <w:sz w:val="18"/>
                  <w:szCs w:val="18"/>
                  <w:lang w:eastAsia="zh-CN"/>
                </w:rPr>
                <w:delText>0.9149</w:delText>
              </w:r>
            </w:del>
          </w:p>
        </w:tc>
        <w:tc>
          <w:tcPr>
            <w:tcW w:w="1680" w:type="dxa"/>
            <w:shd w:val="clear" w:color="auto" w:fill="FFFFFF" w:themeFill="background1"/>
          </w:tcPr>
          <w:p w14:paraId="06DE21E8" w14:textId="0235C188"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29" w:author="Crystal Jing" w:date="2023-09-08T17:04:00Z"/>
                <w:sz w:val="18"/>
                <w:szCs w:val="18"/>
                <w:lang w:eastAsia="zh-CN"/>
              </w:rPr>
            </w:pPr>
            <w:del w:id="1030" w:author="Crystal Jing" w:date="2023-09-08T17:04:00Z">
              <w:r w:rsidDel="00957183">
                <w:rPr>
                  <w:sz w:val="18"/>
                  <w:szCs w:val="18"/>
                  <w:lang w:eastAsia="zh-CN"/>
                </w:rPr>
                <w:delText>0.9149</w:delText>
              </w:r>
            </w:del>
          </w:p>
        </w:tc>
      </w:tr>
      <w:tr w:rsidR="005B6087" w:rsidDel="00957183" w14:paraId="31512DB4" w14:textId="414D2414" w:rsidTr="005B6087">
        <w:trPr>
          <w:del w:id="1031"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AB7128E" w14:textId="7FEF43CC" w:rsidR="005B6087" w:rsidDel="00957183" w:rsidRDefault="00000000">
            <w:pPr>
              <w:jc w:val="center"/>
              <w:rPr>
                <w:del w:id="1032" w:author="Crystal Jing" w:date="2023-09-08T17:04:00Z"/>
                <w:b w:val="0"/>
                <w:bCs w:val="0"/>
                <w:caps w:val="0"/>
                <w:sz w:val="18"/>
                <w:szCs w:val="18"/>
                <w:lang w:eastAsia="zh-CN"/>
              </w:rPr>
            </w:pPr>
            <w:del w:id="1033" w:author="Crystal Jing" w:date="2023-09-08T17:04:00Z">
              <w:r w:rsidDel="00957183">
                <w:rPr>
                  <w:rFonts w:hint="eastAsia"/>
                  <w:sz w:val="18"/>
                  <w:szCs w:val="18"/>
                  <w:lang w:eastAsia="zh-CN"/>
                </w:rPr>
                <w:delText>1</w:delText>
              </w:r>
              <w:r w:rsidDel="00957183">
                <w:rPr>
                  <w:sz w:val="18"/>
                  <w:szCs w:val="18"/>
                  <w:lang w:eastAsia="zh-CN"/>
                </w:rPr>
                <w:delText>-17</w:delText>
              </w:r>
            </w:del>
          </w:p>
        </w:tc>
        <w:tc>
          <w:tcPr>
            <w:tcW w:w="1680" w:type="dxa"/>
            <w:shd w:val="clear" w:color="auto" w:fill="FFFFFF" w:themeFill="background1"/>
          </w:tcPr>
          <w:p w14:paraId="2C4F86F0" w14:textId="044D8670"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34" w:author="Crystal Jing" w:date="2023-09-08T17:04:00Z"/>
                <w:sz w:val="18"/>
                <w:szCs w:val="18"/>
                <w:lang w:eastAsia="zh-CN"/>
              </w:rPr>
            </w:pPr>
            <w:del w:id="1035" w:author="Crystal Jing" w:date="2023-09-08T17:04:00Z">
              <w:r w:rsidDel="00957183">
                <w:rPr>
                  <w:sz w:val="18"/>
                  <w:szCs w:val="18"/>
                  <w:lang w:eastAsia="zh-CN"/>
                </w:rPr>
                <w:delText>0.8511</w:delText>
              </w:r>
            </w:del>
          </w:p>
        </w:tc>
        <w:tc>
          <w:tcPr>
            <w:tcW w:w="1680" w:type="dxa"/>
            <w:shd w:val="clear" w:color="auto" w:fill="FFFFFF" w:themeFill="background1"/>
          </w:tcPr>
          <w:p w14:paraId="01F86541" w14:textId="69E996DA"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36" w:author="Crystal Jing" w:date="2023-09-08T17:04:00Z"/>
                <w:sz w:val="18"/>
                <w:szCs w:val="18"/>
                <w:lang w:eastAsia="zh-CN"/>
              </w:rPr>
            </w:pPr>
            <w:del w:id="1037" w:author="Crystal Jing" w:date="2023-09-08T17:04:00Z">
              <w:r w:rsidDel="00957183">
                <w:rPr>
                  <w:sz w:val="18"/>
                  <w:szCs w:val="18"/>
                  <w:lang w:eastAsia="zh-CN"/>
                </w:rPr>
                <w:delText>0.8511</w:delText>
              </w:r>
            </w:del>
          </w:p>
        </w:tc>
      </w:tr>
      <w:tr w:rsidR="005B6087" w:rsidDel="00957183" w14:paraId="407BC71A" w14:textId="1737E1AC" w:rsidTr="005B6087">
        <w:trPr>
          <w:del w:id="1038"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tcBorders>
              <w:bottom w:val="single" w:sz="12" w:space="0" w:color="auto"/>
            </w:tcBorders>
            <w:shd w:val="clear" w:color="auto" w:fill="FFFFFF" w:themeFill="background1"/>
          </w:tcPr>
          <w:p w14:paraId="125329FD" w14:textId="61EE7C32" w:rsidR="005B6087" w:rsidDel="00957183" w:rsidRDefault="00000000">
            <w:pPr>
              <w:jc w:val="center"/>
              <w:rPr>
                <w:del w:id="1039" w:author="Crystal Jing" w:date="2023-09-08T17:04:00Z"/>
                <w:b w:val="0"/>
                <w:bCs w:val="0"/>
                <w:caps w:val="0"/>
                <w:sz w:val="18"/>
                <w:szCs w:val="18"/>
                <w:lang w:eastAsia="zh-CN"/>
              </w:rPr>
            </w:pPr>
            <w:del w:id="1040" w:author="Crystal Jing" w:date="2023-09-08T17:04:00Z">
              <w:r w:rsidDel="00957183">
                <w:rPr>
                  <w:rFonts w:hint="eastAsia"/>
                  <w:sz w:val="18"/>
                  <w:szCs w:val="18"/>
                  <w:lang w:eastAsia="zh-CN"/>
                </w:rPr>
                <w:delText>1</w:delText>
              </w:r>
              <w:r w:rsidDel="00957183">
                <w:rPr>
                  <w:sz w:val="18"/>
                  <w:szCs w:val="18"/>
                  <w:lang w:eastAsia="zh-CN"/>
                </w:rPr>
                <w:delText>-18</w:delText>
              </w:r>
            </w:del>
          </w:p>
        </w:tc>
        <w:tc>
          <w:tcPr>
            <w:tcW w:w="1680" w:type="dxa"/>
            <w:tcBorders>
              <w:bottom w:val="single" w:sz="12" w:space="0" w:color="auto"/>
            </w:tcBorders>
            <w:shd w:val="clear" w:color="auto" w:fill="FFFFFF" w:themeFill="background1"/>
          </w:tcPr>
          <w:p w14:paraId="1B7E7FFE" w14:textId="7129A213"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41" w:author="Crystal Jing" w:date="2023-09-08T17:04:00Z"/>
                <w:sz w:val="18"/>
                <w:szCs w:val="18"/>
                <w:lang w:eastAsia="zh-CN"/>
              </w:rPr>
            </w:pPr>
            <w:del w:id="1042" w:author="Crystal Jing" w:date="2023-09-08T17:04:00Z">
              <w:r w:rsidDel="00957183">
                <w:rPr>
                  <w:sz w:val="18"/>
                  <w:szCs w:val="18"/>
                  <w:lang w:eastAsia="zh-CN"/>
                </w:rPr>
                <w:delText>0.9149</w:delText>
              </w:r>
            </w:del>
          </w:p>
        </w:tc>
        <w:tc>
          <w:tcPr>
            <w:tcW w:w="1680" w:type="dxa"/>
            <w:tcBorders>
              <w:bottom w:val="single" w:sz="12" w:space="0" w:color="auto"/>
            </w:tcBorders>
            <w:shd w:val="clear" w:color="auto" w:fill="FFFFFF" w:themeFill="background1"/>
          </w:tcPr>
          <w:p w14:paraId="5F00E5C6" w14:textId="3CB21762"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43" w:author="Crystal Jing" w:date="2023-09-08T17:04:00Z"/>
                <w:sz w:val="18"/>
                <w:szCs w:val="18"/>
                <w:lang w:eastAsia="zh-CN"/>
              </w:rPr>
            </w:pPr>
            <w:del w:id="1044" w:author="Crystal Jing" w:date="2023-09-08T17:04:00Z">
              <w:r w:rsidDel="00957183">
                <w:rPr>
                  <w:sz w:val="18"/>
                  <w:szCs w:val="18"/>
                  <w:lang w:eastAsia="zh-CN"/>
                </w:rPr>
                <w:delText>0.9149</w:delText>
              </w:r>
            </w:del>
          </w:p>
        </w:tc>
      </w:tr>
    </w:tbl>
    <w:p w14:paraId="6792190B" w14:textId="098008A5" w:rsidR="005B6087" w:rsidDel="00957183" w:rsidRDefault="00000000">
      <w:pPr>
        <w:widowControl w:val="0"/>
        <w:spacing w:line="252" w:lineRule="auto"/>
        <w:ind w:firstLineChars="100" w:firstLine="200"/>
        <w:jc w:val="center"/>
        <w:rPr>
          <w:del w:id="1045" w:author="Crystal Jing" w:date="2023-09-08T17:04:00Z"/>
          <w:b/>
          <w:bCs/>
          <w:color w:val="000000"/>
        </w:rPr>
      </w:pPr>
      <w:del w:id="1046" w:author="Crystal Jing" w:date="2023-09-08T17:04:00Z">
        <w:r w:rsidDel="00957183">
          <w:rPr>
            <w:b/>
            <w:bCs/>
            <w:color w:val="000000"/>
          </w:rPr>
          <w:delText>TABLE Ⅱ</w:delText>
        </w:r>
      </w:del>
    </w:p>
    <w:p w14:paraId="6AD7AAB6" w14:textId="7B40254C" w:rsidR="005B6087" w:rsidDel="00957183" w:rsidRDefault="00000000">
      <w:pPr>
        <w:widowControl w:val="0"/>
        <w:spacing w:line="252" w:lineRule="auto"/>
        <w:ind w:firstLineChars="100" w:firstLine="200"/>
        <w:jc w:val="center"/>
        <w:rPr>
          <w:del w:id="1047" w:author="Crystal Jing" w:date="2023-09-08T17:04:00Z"/>
          <w:b/>
          <w:bCs/>
          <w:color w:val="000000"/>
          <w:lang w:eastAsia="zh-CN"/>
        </w:rPr>
      </w:pPr>
      <w:del w:id="1048" w:author="Crystal Jing" w:date="2023-09-08T17:04:00Z">
        <w:r w:rsidDel="00957183">
          <w:rPr>
            <w:b/>
            <w:bCs/>
            <w:color w:val="000000"/>
            <w:lang w:eastAsia="zh-CN"/>
          </w:rPr>
          <w:delText>MATCHING FROM LOW DIMENSIONS.</w:delText>
        </w:r>
      </w:del>
    </w:p>
    <w:tbl>
      <w:tblPr>
        <w:tblStyle w:val="31"/>
        <w:tblW w:w="0" w:type="auto"/>
        <w:tblLook w:val="04A0" w:firstRow="1" w:lastRow="0" w:firstColumn="1" w:lastColumn="0" w:noHBand="0" w:noVBand="1"/>
      </w:tblPr>
      <w:tblGrid>
        <w:gridCol w:w="1680"/>
        <w:gridCol w:w="1680"/>
        <w:gridCol w:w="1680"/>
      </w:tblGrid>
      <w:tr w:rsidR="005B6087" w:rsidDel="00957183" w14:paraId="63F52F1E" w14:textId="4A9961A4" w:rsidTr="005B6087">
        <w:trPr>
          <w:cnfStyle w:val="100000000000" w:firstRow="1" w:lastRow="0" w:firstColumn="0" w:lastColumn="0" w:oddVBand="0" w:evenVBand="0" w:oddHBand="0" w:evenHBand="0" w:firstRowFirstColumn="0" w:firstRowLastColumn="0" w:lastRowFirstColumn="0" w:lastRowLastColumn="0"/>
          <w:del w:id="1049" w:author="Crystal Jing" w:date="2023-09-08T17:04:00Z"/>
        </w:trPr>
        <w:tc>
          <w:tcPr>
            <w:cnfStyle w:val="001000000100" w:firstRow="0" w:lastRow="0" w:firstColumn="1" w:lastColumn="0" w:oddVBand="0" w:evenVBand="0" w:oddHBand="0" w:evenHBand="0" w:firstRowFirstColumn="1" w:firstRowLastColumn="0" w:lastRowFirstColumn="0" w:lastRowLastColumn="0"/>
            <w:tcW w:w="5040" w:type="dxa"/>
            <w:gridSpan w:val="3"/>
            <w:tcBorders>
              <w:bottom w:val="single" w:sz="12" w:space="0" w:color="auto"/>
            </w:tcBorders>
          </w:tcPr>
          <w:p w14:paraId="6EBD01A6" w14:textId="66E3C214" w:rsidR="005B6087" w:rsidDel="00957183" w:rsidRDefault="005B6087">
            <w:pPr>
              <w:jc w:val="both"/>
              <w:rPr>
                <w:del w:id="1050" w:author="Crystal Jing" w:date="2023-09-08T17:04:00Z"/>
                <w:b w:val="0"/>
                <w:bCs w:val="0"/>
                <w:caps w:val="0"/>
                <w:lang w:eastAsia="zh-CN"/>
              </w:rPr>
            </w:pPr>
          </w:p>
        </w:tc>
      </w:tr>
      <w:tr w:rsidR="005B6087" w:rsidDel="00957183" w14:paraId="2135421A" w14:textId="2974D6BE" w:rsidTr="005B6087">
        <w:trPr>
          <w:del w:id="1051"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vMerge w:val="restart"/>
            <w:tcBorders>
              <w:top w:val="single" w:sz="12" w:space="0" w:color="auto"/>
            </w:tcBorders>
            <w:shd w:val="clear" w:color="auto" w:fill="FFFFFF" w:themeFill="background1"/>
            <w:vAlign w:val="center"/>
          </w:tcPr>
          <w:p w14:paraId="501D8ECE" w14:textId="3412FADD" w:rsidR="005B6087" w:rsidDel="00957183" w:rsidRDefault="00000000">
            <w:pPr>
              <w:jc w:val="center"/>
              <w:rPr>
                <w:del w:id="1052" w:author="Crystal Jing" w:date="2023-09-08T17:04:00Z"/>
                <w:b w:val="0"/>
                <w:bCs w:val="0"/>
                <w:caps w:val="0"/>
                <w:lang w:eastAsia="zh-CN"/>
              </w:rPr>
            </w:pPr>
            <w:del w:id="1053" w:author="Crystal Jing" w:date="2023-09-08T17:04:00Z">
              <w:r w:rsidDel="00957183">
                <w:rPr>
                  <w:sz w:val="15"/>
                  <w:szCs w:val="15"/>
                  <w:lang w:eastAsia="zh-CN"/>
                </w:rPr>
                <w:delText>latent code layers used</w:delText>
              </w:r>
            </w:del>
          </w:p>
        </w:tc>
        <w:tc>
          <w:tcPr>
            <w:tcW w:w="3360" w:type="dxa"/>
            <w:gridSpan w:val="2"/>
            <w:tcBorders>
              <w:top w:val="single" w:sz="12" w:space="0" w:color="auto"/>
            </w:tcBorders>
            <w:shd w:val="clear" w:color="auto" w:fill="FFFFFF" w:themeFill="background1"/>
          </w:tcPr>
          <w:p w14:paraId="18FC46CF" w14:textId="36B71A33"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54" w:author="Crystal Jing" w:date="2023-09-08T17:04:00Z"/>
                <w:b/>
                <w:bCs/>
                <w:lang w:eastAsia="zh-CN"/>
              </w:rPr>
            </w:pPr>
            <w:del w:id="1055" w:author="Crystal Jing" w:date="2023-09-08T17:04:00Z">
              <w:r w:rsidDel="00957183">
                <w:rPr>
                  <w:b/>
                  <w:bCs/>
                  <w:lang w:eastAsia="zh-CN"/>
                </w:rPr>
                <w:delText>Accuracy</w:delText>
              </w:r>
            </w:del>
          </w:p>
        </w:tc>
      </w:tr>
      <w:tr w:rsidR="005B6087" w:rsidDel="00957183" w14:paraId="7D5C65FC" w14:textId="55192909" w:rsidTr="005B6087">
        <w:trPr>
          <w:del w:id="1056"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vMerge/>
            <w:tcBorders>
              <w:bottom w:val="single" w:sz="4" w:space="0" w:color="auto"/>
            </w:tcBorders>
            <w:shd w:val="clear" w:color="auto" w:fill="FFFFFF" w:themeFill="background1"/>
          </w:tcPr>
          <w:p w14:paraId="13359D30" w14:textId="025F040E" w:rsidR="005B6087" w:rsidDel="00957183" w:rsidRDefault="005B6087">
            <w:pPr>
              <w:jc w:val="both"/>
              <w:rPr>
                <w:del w:id="1057" w:author="Crystal Jing" w:date="2023-09-08T17:04:00Z"/>
                <w:b w:val="0"/>
                <w:bCs w:val="0"/>
                <w:caps w:val="0"/>
                <w:lang w:eastAsia="zh-CN"/>
              </w:rPr>
            </w:pPr>
          </w:p>
        </w:tc>
        <w:tc>
          <w:tcPr>
            <w:tcW w:w="1680" w:type="dxa"/>
            <w:tcBorders>
              <w:bottom w:val="single" w:sz="4" w:space="0" w:color="auto"/>
            </w:tcBorders>
            <w:shd w:val="clear" w:color="auto" w:fill="FFFFFF" w:themeFill="background1"/>
          </w:tcPr>
          <w:p w14:paraId="0ADC07B1" w14:textId="1EC63818" w:rsidR="005B6087" w:rsidDel="00957183" w:rsidRDefault="00000000">
            <w:pPr>
              <w:jc w:val="both"/>
              <w:cnfStyle w:val="000000000000" w:firstRow="0" w:lastRow="0" w:firstColumn="0" w:lastColumn="0" w:oddVBand="0" w:evenVBand="0" w:oddHBand="0" w:evenHBand="0" w:firstRowFirstColumn="0" w:firstRowLastColumn="0" w:lastRowFirstColumn="0" w:lastRowLastColumn="0"/>
              <w:rPr>
                <w:del w:id="1058" w:author="Crystal Jing" w:date="2023-09-08T17:04:00Z"/>
                <w:sz w:val="18"/>
                <w:szCs w:val="18"/>
                <w:lang w:eastAsia="zh-CN"/>
              </w:rPr>
            </w:pPr>
            <w:del w:id="1059" w:author="Crystal Jing" w:date="2023-09-08T17:04:00Z">
              <w:r w:rsidDel="00957183">
                <w:rPr>
                  <w:sz w:val="18"/>
                  <w:szCs w:val="18"/>
                  <w:lang w:eastAsia="zh-CN"/>
                </w:rPr>
                <w:delText>Cosine similarity</w:delText>
              </w:r>
            </w:del>
          </w:p>
        </w:tc>
        <w:tc>
          <w:tcPr>
            <w:tcW w:w="1680" w:type="dxa"/>
            <w:tcBorders>
              <w:bottom w:val="single" w:sz="4" w:space="0" w:color="auto"/>
            </w:tcBorders>
            <w:shd w:val="clear" w:color="auto" w:fill="FFFFFF" w:themeFill="background1"/>
          </w:tcPr>
          <w:p w14:paraId="361FCF31" w14:textId="27DC9A53" w:rsidR="005B6087" w:rsidDel="00957183" w:rsidRDefault="00000000">
            <w:pPr>
              <w:jc w:val="both"/>
              <w:cnfStyle w:val="000000000000" w:firstRow="0" w:lastRow="0" w:firstColumn="0" w:lastColumn="0" w:oddVBand="0" w:evenVBand="0" w:oddHBand="0" w:evenHBand="0" w:firstRowFirstColumn="0" w:firstRowLastColumn="0" w:lastRowFirstColumn="0" w:lastRowLastColumn="0"/>
              <w:rPr>
                <w:del w:id="1060" w:author="Crystal Jing" w:date="2023-09-08T17:04:00Z"/>
                <w:sz w:val="18"/>
                <w:szCs w:val="18"/>
                <w:lang w:eastAsia="zh-CN"/>
              </w:rPr>
            </w:pPr>
            <w:del w:id="1061" w:author="Crystal Jing" w:date="2023-09-08T17:04:00Z">
              <w:r w:rsidDel="00957183">
                <w:rPr>
                  <w:sz w:val="18"/>
                  <w:szCs w:val="18"/>
                  <w:lang w:eastAsia="zh-CN"/>
                </w:rPr>
                <w:delText>Euclidean distance</w:delText>
              </w:r>
            </w:del>
          </w:p>
        </w:tc>
      </w:tr>
      <w:tr w:rsidR="005B6087" w:rsidDel="00957183" w14:paraId="630F993B" w14:textId="4A792CC3" w:rsidTr="005B6087">
        <w:trPr>
          <w:del w:id="1062"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auto"/>
            </w:tcBorders>
            <w:shd w:val="clear" w:color="auto" w:fill="FFFFFF" w:themeFill="background1"/>
          </w:tcPr>
          <w:p w14:paraId="5CC176EC" w14:textId="4E789443" w:rsidR="005B6087" w:rsidDel="00957183" w:rsidRDefault="00000000">
            <w:pPr>
              <w:jc w:val="center"/>
              <w:rPr>
                <w:del w:id="1063" w:author="Crystal Jing" w:date="2023-09-08T17:04:00Z"/>
                <w:b w:val="0"/>
                <w:bCs w:val="0"/>
                <w:caps w:val="0"/>
                <w:sz w:val="18"/>
                <w:szCs w:val="18"/>
                <w:lang w:eastAsia="zh-CN"/>
              </w:rPr>
            </w:pPr>
            <w:del w:id="1064" w:author="Crystal Jing" w:date="2023-09-08T17:04:00Z">
              <w:r w:rsidDel="00957183">
                <w:rPr>
                  <w:rFonts w:hint="eastAsia"/>
                  <w:sz w:val="18"/>
                  <w:szCs w:val="18"/>
                  <w:lang w:eastAsia="zh-CN"/>
                </w:rPr>
                <w:delText>1</w:delText>
              </w:r>
              <w:r w:rsidDel="00957183">
                <w:rPr>
                  <w:sz w:val="18"/>
                  <w:szCs w:val="18"/>
                  <w:lang w:eastAsia="zh-CN"/>
                </w:rPr>
                <w:delText>8-18</w:delText>
              </w:r>
            </w:del>
          </w:p>
        </w:tc>
        <w:tc>
          <w:tcPr>
            <w:tcW w:w="1680" w:type="dxa"/>
            <w:tcBorders>
              <w:top w:val="single" w:sz="4" w:space="0" w:color="auto"/>
            </w:tcBorders>
            <w:shd w:val="clear" w:color="auto" w:fill="FFFFFF" w:themeFill="background1"/>
          </w:tcPr>
          <w:p w14:paraId="04FC17AD" w14:textId="655AE7D2"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65" w:author="Crystal Jing" w:date="2023-09-08T17:04:00Z"/>
                <w:sz w:val="18"/>
                <w:szCs w:val="18"/>
                <w:lang w:eastAsia="zh-CN"/>
              </w:rPr>
            </w:pPr>
            <w:del w:id="1066" w:author="Crystal Jing" w:date="2023-09-08T17:04:00Z">
              <w:r w:rsidDel="00957183">
                <w:rPr>
                  <w:sz w:val="18"/>
                  <w:szCs w:val="18"/>
                  <w:lang w:eastAsia="zh-CN"/>
                </w:rPr>
                <w:delText>0.1915</w:delText>
              </w:r>
            </w:del>
          </w:p>
        </w:tc>
        <w:tc>
          <w:tcPr>
            <w:tcW w:w="1680" w:type="dxa"/>
            <w:tcBorders>
              <w:top w:val="single" w:sz="4" w:space="0" w:color="auto"/>
            </w:tcBorders>
            <w:shd w:val="clear" w:color="auto" w:fill="FFFFFF" w:themeFill="background1"/>
          </w:tcPr>
          <w:p w14:paraId="5624F674" w14:textId="1D07ACB4"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67" w:author="Crystal Jing" w:date="2023-09-08T17:04:00Z"/>
                <w:sz w:val="18"/>
                <w:szCs w:val="18"/>
                <w:lang w:eastAsia="zh-CN"/>
              </w:rPr>
            </w:pPr>
            <w:del w:id="1068" w:author="Crystal Jing" w:date="2023-09-08T17:04:00Z">
              <w:r w:rsidDel="00957183">
                <w:rPr>
                  <w:sz w:val="18"/>
                  <w:szCs w:val="18"/>
                  <w:lang w:eastAsia="zh-CN"/>
                </w:rPr>
                <w:delText>0.1915</w:delText>
              </w:r>
            </w:del>
          </w:p>
        </w:tc>
      </w:tr>
      <w:tr w:rsidR="005B6087" w:rsidDel="00957183" w14:paraId="499C97ED" w14:textId="08C57588" w:rsidTr="005B6087">
        <w:trPr>
          <w:del w:id="1069"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8764526" w14:textId="34F2C27B" w:rsidR="005B6087" w:rsidDel="00957183" w:rsidRDefault="00000000">
            <w:pPr>
              <w:jc w:val="center"/>
              <w:rPr>
                <w:del w:id="1070" w:author="Crystal Jing" w:date="2023-09-08T17:04:00Z"/>
                <w:b w:val="0"/>
                <w:bCs w:val="0"/>
                <w:caps w:val="0"/>
                <w:sz w:val="18"/>
                <w:szCs w:val="18"/>
                <w:lang w:eastAsia="zh-CN"/>
              </w:rPr>
            </w:pPr>
            <w:del w:id="1071" w:author="Crystal Jing" w:date="2023-09-08T17:04:00Z">
              <w:r w:rsidDel="00957183">
                <w:rPr>
                  <w:rFonts w:hint="eastAsia"/>
                  <w:sz w:val="18"/>
                  <w:szCs w:val="18"/>
                  <w:lang w:eastAsia="zh-CN"/>
                </w:rPr>
                <w:delText>1</w:delText>
              </w:r>
              <w:r w:rsidDel="00957183">
                <w:rPr>
                  <w:sz w:val="18"/>
                  <w:szCs w:val="18"/>
                  <w:lang w:eastAsia="zh-CN"/>
                </w:rPr>
                <w:delText>8-17</w:delText>
              </w:r>
            </w:del>
          </w:p>
        </w:tc>
        <w:tc>
          <w:tcPr>
            <w:tcW w:w="1680" w:type="dxa"/>
            <w:shd w:val="clear" w:color="auto" w:fill="FFFFFF" w:themeFill="background1"/>
          </w:tcPr>
          <w:p w14:paraId="1C479F0B" w14:textId="233369AA"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72" w:author="Crystal Jing" w:date="2023-09-08T17:04:00Z"/>
                <w:sz w:val="18"/>
                <w:szCs w:val="18"/>
                <w:lang w:eastAsia="zh-CN"/>
              </w:rPr>
            </w:pPr>
            <w:del w:id="1073" w:author="Crystal Jing" w:date="2023-09-08T17:04:00Z">
              <w:r w:rsidDel="00957183">
                <w:rPr>
                  <w:sz w:val="18"/>
                  <w:szCs w:val="18"/>
                  <w:lang w:eastAsia="zh-CN"/>
                </w:rPr>
                <w:delText>0.1702</w:delText>
              </w:r>
            </w:del>
          </w:p>
        </w:tc>
        <w:tc>
          <w:tcPr>
            <w:tcW w:w="1680" w:type="dxa"/>
            <w:shd w:val="clear" w:color="auto" w:fill="FFFFFF" w:themeFill="background1"/>
          </w:tcPr>
          <w:p w14:paraId="02AD337B" w14:textId="15AC299F"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74" w:author="Crystal Jing" w:date="2023-09-08T17:04:00Z"/>
                <w:sz w:val="18"/>
                <w:szCs w:val="18"/>
                <w:lang w:eastAsia="zh-CN"/>
              </w:rPr>
            </w:pPr>
            <w:del w:id="1075" w:author="Crystal Jing" w:date="2023-09-08T17:04:00Z">
              <w:r w:rsidDel="00957183">
                <w:rPr>
                  <w:sz w:val="18"/>
                  <w:szCs w:val="18"/>
                  <w:lang w:eastAsia="zh-CN"/>
                </w:rPr>
                <w:delText>0.1702</w:delText>
              </w:r>
            </w:del>
          </w:p>
        </w:tc>
      </w:tr>
      <w:tr w:rsidR="005B6087" w:rsidDel="00957183" w14:paraId="1CD965BD" w14:textId="56BB9DB8" w:rsidTr="005B6087">
        <w:trPr>
          <w:del w:id="1076"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77D3951" w14:textId="69D5D9EF" w:rsidR="005B6087" w:rsidDel="00957183" w:rsidRDefault="00000000">
            <w:pPr>
              <w:jc w:val="center"/>
              <w:rPr>
                <w:del w:id="1077" w:author="Crystal Jing" w:date="2023-09-08T17:04:00Z"/>
                <w:b w:val="0"/>
                <w:bCs w:val="0"/>
                <w:caps w:val="0"/>
                <w:sz w:val="18"/>
                <w:szCs w:val="18"/>
                <w:lang w:eastAsia="zh-CN"/>
              </w:rPr>
            </w:pPr>
            <w:del w:id="1078" w:author="Crystal Jing" w:date="2023-09-08T17:04:00Z">
              <w:r w:rsidDel="00957183">
                <w:rPr>
                  <w:rFonts w:hint="eastAsia"/>
                  <w:sz w:val="18"/>
                  <w:szCs w:val="18"/>
                  <w:lang w:eastAsia="zh-CN"/>
                </w:rPr>
                <w:delText>1</w:delText>
              </w:r>
              <w:r w:rsidDel="00957183">
                <w:rPr>
                  <w:sz w:val="18"/>
                  <w:szCs w:val="18"/>
                  <w:lang w:eastAsia="zh-CN"/>
                </w:rPr>
                <w:delText>8-16</w:delText>
              </w:r>
            </w:del>
          </w:p>
        </w:tc>
        <w:tc>
          <w:tcPr>
            <w:tcW w:w="1680" w:type="dxa"/>
            <w:shd w:val="clear" w:color="auto" w:fill="FFFFFF" w:themeFill="background1"/>
          </w:tcPr>
          <w:p w14:paraId="3A0C9737" w14:textId="179C5DE1"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79" w:author="Crystal Jing" w:date="2023-09-08T17:04:00Z"/>
                <w:sz w:val="18"/>
                <w:szCs w:val="18"/>
                <w:lang w:eastAsia="zh-CN"/>
              </w:rPr>
            </w:pPr>
            <w:del w:id="1080" w:author="Crystal Jing" w:date="2023-09-08T17:04:00Z">
              <w:r w:rsidDel="00957183">
                <w:rPr>
                  <w:sz w:val="18"/>
                  <w:szCs w:val="18"/>
                  <w:lang w:eastAsia="zh-CN"/>
                </w:rPr>
                <w:delText>0.2766</w:delText>
              </w:r>
            </w:del>
          </w:p>
        </w:tc>
        <w:tc>
          <w:tcPr>
            <w:tcW w:w="1680" w:type="dxa"/>
            <w:shd w:val="clear" w:color="auto" w:fill="FFFFFF" w:themeFill="background1"/>
          </w:tcPr>
          <w:p w14:paraId="1011FB11" w14:textId="3DA0A3E0"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81" w:author="Crystal Jing" w:date="2023-09-08T17:04:00Z"/>
                <w:sz w:val="18"/>
                <w:szCs w:val="18"/>
                <w:lang w:eastAsia="zh-CN"/>
              </w:rPr>
            </w:pPr>
            <w:del w:id="1082" w:author="Crystal Jing" w:date="2023-09-08T17:04:00Z">
              <w:r w:rsidDel="00957183">
                <w:rPr>
                  <w:sz w:val="18"/>
                  <w:szCs w:val="18"/>
                  <w:lang w:eastAsia="zh-CN"/>
                </w:rPr>
                <w:delText>0.2766</w:delText>
              </w:r>
            </w:del>
          </w:p>
        </w:tc>
      </w:tr>
      <w:tr w:rsidR="005B6087" w:rsidDel="00957183" w14:paraId="64F8B920" w14:textId="6BA9980C" w:rsidTr="005B6087">
        <w:trPr>
          <w:del w:id="1083"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B20BDBA" w14:textId="20049296" w:rsidR="005B6087" w:rsidDel="00957183" w:rsidRDefault="00000000">
            <w:pPr>
              <w:jc w:val="center"/>
              <w:rPr>
                <w:del w:id="1084" w:author="Crystal Jing" w:date="2023-09-08T17:04:00Z"/>
                <w:b w:val="0"/>
                <w:bCs w:val="0"/>
                <w:caps w:val="0"/>
                <w:sz w:val="18"/>
                <w:szCs w:val="18"/>
                <w:lang w:eastAsia="zh-CN"/>
              </w:rPr>
            </w:pPr>
            <w:del w:id="1085" w:author="Crystal Jing" w:date="2023-09-08T17:04:00Z">
              <w:r w:rsidDel="00957183">
                <w:rPr>
                  <w:rFonts w:hint="eastAsia"/>
                  <w:sz w:val="18"/>
                  <w:szCs w:val="18"/>
                  <w:lang w:eastAsia="zh-CN"/>
                </w:rPr>
                <w:delText>1</w:delText>
              </w:r>
              <w:r w:rsidDel="00957183">
                <w:rPr>
                  <w:sz w:val="18"/>
                  <w:szCs w:val="18"/>
                  <w:lang w:eastAsia="zh-CN"/>
                </w:rPr>
                <w:delText>8-15</w:delText>
              </w:r>
            </w:del>
          </w:p>
        </w:tc>
        <w:tc>
          <w:tcPr>
            <w:tcW w:w="1680" w:type="dxa"/>
            <w:shd w:val="clear" w:color="auto" w:fill="FFFFFF" w:themeFill="background1"/>
          </w:tcPr>
          <w:p w14:paraId="121B8002" w14:textId="22E2416E"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86" w:author="Crystal Jing" w:date="2023-09-08T17:04:00Z"/>
                <w:sz w:val="18"/>
                <w:szCs w:val="18"/>
                <w:lang w:eastAsia="zh-CN"/>
              </w:rPr>
            </w:pPr>
            <w:del w:id="1087" w:author="Crystal Jing" w:date="2023-09-08T17:04:00Z">
              <w:r w:rsidDel="00957183">
                <w:rPr>
                  <w:sz w:val="18"/>
                  <w:szCs w:val="18"/>
                  <w:lang w:eastAsia="zh-CN"/>
                </w:rPr>
                <w:delText>0.3830</w:delText>
              </w:r>
            </w:del>
          </w:p>
        </w:tc>
        <w:tc>
          <w:tcPr>
            <w:tcW w:w="1680" w:type="dxa"/>
            <w:shd w:val="clear" w:color="auto" w:fill="FFFFFF" w:themeFill="background1"/>
          </w:tcPr>
          <w:p w14:paraId="440A94BC" w14:textId="37D7C4E7"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88" w:author="Crystal Jing" w:date="2023-09-08T17:04:00Z"/>
                <w:sz w:val="18"/>
                <w:szCs w:val="18"/>
                <w:lang w:eastAsia="zh-CN"/>
              </w:rPr>
            </w:pPr>
            <w:del w:id="1089" w:author="Crystal Jing" w:date="2023-09-08T17:04:00Z">
              <w:r w:rsidDel="00957183">
                <w:rPr>
                  <w:sz w:val="18"/>
                  <w:szCs w:val="18"/>
                  <w:lang w:eastAsia="zh-CN"/>
                </w:rPr>
                <w:delText>0.3830</w:delText>
              </w:r>
            </w:del>
          </w:p>
        </w:tc>
      </w:tr>
      <w:tr w:rsidR="005B6087" w:rsidDel="00957183" w14:paraId="66067182" w14:textId="74C224E8" w:rsidTr="005B6087">
        <w:trPr>
          <w:del w:id="1090"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4E2EFBF" w14:textId="442FA0EF" w:rsidR="005B6087" w:rsidDel="00957183" w:rsidRDefault="00000000">
            <w:pPr>
              <w:jc w:val="center"/>
              <w:rPr>
                <w:del w:id="1091" w:author="Crystal Jing" w:date="2023-09-08T17:04:00Z"/>
                <w:b w:val="0"/>
                <w:bCs w:val="0"/>
                <w:caps w:val="0"/>
                <w:sz w:val="18"/>
                <w:szCs w:val="18"/>
                <w:lang w:eastAsia="zh-CN"/>
              </w:rPr>
            </w:pPr>
            <w:del w:id="1092" w:author="Crystal Jing" w:date="2023-09-08T17:04:00Z">
              <w:r w:rsidDel="00957183">
                <w:rPr>
                  <w:rFonts w:hint="eastAsia"/>
                  <w:sz w:val="18"/>
                  <w:szCs w:val="18"/>
                  <w:lang w:eastAsia="zh-CN"/>
                </w:rPr>
                <w:delText>1</w:delText>
              </w:r>
              <w:r w:rsidDel="00957183">
                <w:rPr>
                  <w:sz w:val="18"/>
                  <w:szCs w:val="18"/>
                  <w:lang w:eastAsia="zh-CN"/>
                </w:rPr>
                <w:delText>8-14</w:delText>
              </w:r>
            </w:del>
          </w:p>
        </w:tc>
        <w:tc>
          <w:tcPr>
            <w:tcW w:w="1680" w:type="dxa"/>
            <w:shd w:val="clear" w:color="auto" w:fill="FFFFFF" w:themeFill="background1"/>
          </w:tcPr>
          <w:p w14:paraId="0114342E" w14:textId="45AC036A"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93" w:author="Crystal Jing" w:date="2023-09-08T17:04:00Z"/>
                <w:sz w:val="18"/>
                <w:szCs w:val="18"/>
                <w:lang w:eastAsia="zh-CN"/>
              </w:rPr>
            </w:pPr>
            <w:del w:id="1094" w:author="Crystal Jing" w:date="2023-09-08T17:04:00Z">
              <w:r w:rsidDel="00957183">
                <w:rPr>
                  <w:sz w:val="18"/>
                  <w:szCs w:val="18"/>
                  <w:lang w:eastAsia="zh-CN"/>
                </w:rPr>
                <w:delText>0.6383</w:delText>
              </w:r>
            </w:del>
          </w:p>
        </w:tc>
        <w:tc>
          <w:tcPr>
            <w:tcW w:w="1680" w:type="dxa"/>
            <w:shd w:val="clear" w:color="auto" w:fill="FFFFFF" w:themeFill="background1"/>
          </w:tcPr>
          <w:p w14:paraId="7F226841" w14:textId="2927BE74"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95" w:author="Crystal Jing" w:date="2023-09-08T17:04:00Z"/>
                <w:sz w:val="18"/>
                <w:szCs w:val="18"/>
                <w:lang w:eastAsia="zh-CN"/>
              </w:rPr>
            </w:pPr>
            <w:del w:id="1096" w:author="Crystal Jing" w:date="2023-09-08T17:04:00Z">
              <w:r w:rsidDel="00957183">
                <w:rPr>
                  <w:sz w:val="18"/>
                  <w:szCs w:val="18"/>
                  <w:lang w:eastAsia="zh-CN"/>
                </w:rPr>
                <w:delText>0.6383</w:delText>
              </w:r>
            </w:del>
          </w:p>
        </w:tc>
      </w:tr>
      <w:tr w:rsidR="005B6087" w:rsidDel="00957183" w14:paraId="3DC2E7A1" w14:textId="2FC6D0A4" w:rsidTr="005B6087">
        <w:trPr>
          <w:del w:id="1097"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03D8330" w14:textId="07C1CE93" w:rsidR="005B6087" w:rsidDel="00957183" w:rsidRDefault="00000000">
            <w:pPr>
              <w:jc w:val="center"/>
              <w:rPr>
                <w:del w:id="1098" w:author="Crystal Jing" w:date="2023-09-08T17:04:00Z"/>
                <w:b w:val="0"/>
                <w:bCs w:val="0"/>
                <w:caps w:val="0"/>
                <w:sz w:val="18"/>
                <w:szCs w:val="18"/>
                <w:lang w:eastAsia="zh-CN"/>
              </w:rPr>
            </w:pPr>
            <w:del w:id="1099" w:author="Crystal Jing" w:date="2023-09-08T17:04:00Z">
              <w:r w:rsidDel="00957183">
                <w:rPr>
                  <w:rFonts w:hint="eastAsia"/>
                  <w:sz w:val="18"/>
                  <w:szCs w:val="18"/>
                  <w:lang w:eastAsia="zh-CN"/>
                </w:rPr>
                <w:delText>1</w:delText>
              </w:r>
              <w:r w:rsidDel="00957183">
                <w:rPr>
                  <w:sz w:val="18"/>
                  <w:szCs w:val="18"/>
                  <w:lang w:eastAsia="zh-CN"/>
                </w:rPr>
                <w:delText>8-13</w:delText>
              </w:r>
            </w:del>
          </w:p>
        </w:tc>
        <w:tc>
          <w:tcPr>
            <w:tcW w:w="1680" w:type="dxa"/>
            <w:shd w:val="clear" w:color="auto" w:fill="FFFFFF" w:themeFill="background1"/>
          </w:tcPr>
          <w:p w14:paraId="72DE7EAF" w14:textId="7CE256D2"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00" w:author="Crystal Jing" w:date="2023-09-08T17:04:00Z"/>
                <w:sz w:val="18"/>
                <w:szCs w:val="18"/>
                <w:lang w:eastAsia="zh-CN"/>
              </w:rPr>
            </w:pPr>
            <w:del w:id="1101" w:author="Crystal Jing" w:date="2023-09-08T17:04:00Z">
              <w:r w:rsidDel="00957183">
                <w:rPr>
                  <w:sz w:val="18"/>
                  <w:szCs w:val="18"/>
                  <w:lang w:eastAsia="zh-CN"/>
                </w:rPr>
                <w:delText>0.7234</w:delText>
              </w:r>
            </w:del>
          </w:p>
        </w:tc>
        <w:tc>
          <w:tcPr>
            <w:tcW w:w="1680" w:type="dxa"/>
            <w:shd w:val="clear" w:color="auto" w:fill="FFFFFF" w:themeFill="background1"/>
          </w:tcPr>
          <w:p w14:paraId="5CAEECE5" w14:textId="645F1C1F"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02" w:author="Crystal Jing" w:date="2023-09-08T17:04:00Z"/>
                <w:sz w:val="18"/>
                <w:szCs w:val="18"/>
                <w:lang w:eastAsia="zh-CN"/>
              </w:rPr>
            </w:pPr>
            <w:del w:id="1103" w:author="Crystal Jing" w:date="2023-09-08T17:04:00Z">
              <w:r w:rsidDel="00957183">
                <w:rPr>
                  <w:sz w:val="18"/>
                  <w:szCs w:val="18"/>
                  <w:lang w:eastAsia="zh-CN"/>
                </w:rPr>
                <w:delText>0.7021</w:delText>
              </w:r>
            </w:del>
          </w:p>
        </w:tc>
      </w:tr>
      <w:tr w:rsidR="005B6087" w:rsidDel="00957183" w14:paraId="5170BF0D" w14:textId="01A2458B" w:rsidTr="005B6087">
        <w:trPr>
          <w:del w:id="1104"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93CEE8A" w14:textId="2D81D8D8" w:rsidR="005B6087" w:rsidDel="00957183" w:rsidRDefault="00000000">
            <w:pPr>
              <w:jc w:val="center"/>
              <w:rPr>
                <w:del w:id="1105" w:author="Crystal Jing" w:date="2023-09-08T17:04:00Z"/>
                <w:b w:val="0"/>
                <w:bCs w:val="0"/>
                <w:caps w:val="0"/>
                <w:sz w:val="18"/>
                <w:szCs w:val="18"/>
                <w:lang w:eastAsia="zh-CN"/>
              </w:rPr>
            </w:pPr>
            <w:del w:id="1106" w:author="Crystal Jing" w:date="2023-09-08T17:04:00Z">
              <w:r w:rsidDel="00957183">
                <w:rPr>
                  <w:rFonts w:hint="eastAsia"/>
                  <w:sz w:val="18"/>
                  <w:szCs w:val="18"/>
                  <w:lang w:eastAsia="zh-CN"/>
                </w:rPr>
                <w:delText>1</w:delText>
              </w:r>
              <w:r w:rsidDel="00957183">
                <w:rPr>
                  <w:sz w:val="18"/>
                  <w:szCs w:val="18"/>
                  <w:lang w:eastAsia="zh-CN"/>
                </w:rPr>
                <w:delText>8-12</w:delText>
              </w:r>
            </w:del>
          </w:p>
        </w:tc>
        <w:tc>
          <w:tcPr>
            <w:tcW w:w="1680" w:type="dxa"/>
            <w:shd w:val="clear" w:color="auto" w:fill="FFFFFF" w:themeFill="background1"/>
          </w:tcPr>
          <w:p w14:paraId="31982948" w14:textId="704C17DA"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07" w:author="Crystal Jing" w:date="2023-09-08T17:04:00Z"/>
                <w:sz w:val="18"/>
                <w:szCs w:val="18"/>
                <w:lang w:eastAsia="zh-CN"/>
              </w:rPr>
            </w:pPr>
            <w:del w:id="1108" w:author="Crystal Jing" w:date="2023-09-08T17:04:00Z">
              <w:r w:rsidDel="00957183">
                <w:rPr>
                  <w:sz w:val="18"/>
                  <w:szCs w:val="18"/>
                  <w:lang w:eastAsia="zh-CN"/>
                </w:rPr>
                <w:delText>0.7021</w:delText>
              </w:r>
            </w:del>
          </w:p>
        </w:tc>
        <w:tc>
          <w:tcPr>
            <w:tcW w:w="1680" w:type="dxa"/>
            <w:shd w:val="clear" w:color="auto" w:fill="FFFFFF" w:themeFill="background1"/>
          </w:tcPr>
          <w:p w14:paraId="35748074" w14:textId="4144A608"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09" w:author="Crystal Jing" w:date="2023-09-08T17:04:00Z"/>
                <w:sz w:val="18"/>
                <w:szCs w:val="18"/>
                <w:lang w:eastAsia="zh-CN"/>
              </w:rPr>
            </w:pPr>
            <w:del w:id="1110" w:author="Crystal Jing" w:date="2023-09-08T17:04:00Z">
              <w:r w:rsidDel="00957183">
                <w:rPr>
                  <w:sz w:val="18"/>
                  <w:szCs w:val="18"/>
                  <w:lang w:eastAsia="zh-CN"/>
                </w:rPr>
                <w:delText>0.6809</w:delText>
              </w:r>
            </w:del>
          </w:p>
        </w:tc>
      </w:tr>
      <w:tr w:rsidR="005B6087" w:rsidDel="00957183" w14:paraId="0DA8017D" w14:textId="6A0E20B1" w:rsidTr="005B6087">
        <w:trPr>
          <w:del w:id="1111"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D5E388D" w14:textId="4F4E9B69" w:rsidR="005B6087" w:rsidDel="00957183" w:rsidRDefault="00000000">
            <w:pPr>
              <w:jc w:val="center"/>
              <w:rPr>
                <w:del w:id="1112" w:author="Crystal Jing" w:date="2023-09-08T17:04:00Z"/>
                <w:b w:val="0"/>
                <w:bCs w:val="0"/>
                <w:caps w:val="0"/>
                <w:sz w:val="18"/>
                <w:szCs w:val="18"/>
                <w:lang w:eastAsia="zh-CN"/>
              </w:rPr>
            </w:pPr>
            <w:del w:id="1113" w:author="Crystal Jing" w:date="2023-09-08T17:04:00Z">
              <w:r w:rsidDel="00957183">
                <w:rPr>
                  <w:rFonts w:hint="eastAsia"/>
                  <w:sz w:val="18"/>
                  <w:szCs w:val="18"/>
                  <w:lang w:eastAsia="zh-CN"/>
                </w:rPr>
                <w:delText>1</w:delText>
              </w:r>
              <w:r w:rsidDel="00957183">
                <w:rPr>
                  <w:sz w:val="18"/>
                  <w:szCs w:val="18"/>
                  <w:lang w:eastAsia="zh-CN"/>
                </w:rPr>
                <w:delText>8-11</w:delText>
              </w:r>
            </w:del>
          </w:p>
        </w:tc>
        <w:tc>
          <w:tcPr>
            <w:tcW w:w="1680" w:type="dxa"/>
            <w:shd w:val="clear" w:color="auto" w:fill="FFFFFF" w:themeFill="background1"/>
          </w:tcPr>
          <w:p w14:paraId="52AC6977" w14:textId="2729A595"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14" w:author="Crystal Jing" w:date="2023-09-08T17:04:00Z"/>
                <w:sz w:val="18"/>
                <w:szCs w:val="18"/>
                <w:lang w:eastAsia="zh-CN"/>
              </w:rPr>
            </w:pPr>
            <w:del w:id="1115" w:author="Crystal Jing" w:date="2023-09-08T17:04:00Z">
              <w:r w:rsidDel="00957183">
                <w:rPr>
                  <w:sz w:val="18"/>
                  <w:szCs w:val="18"/>
                  <w:lang w:eastAsia="zh-CN"/>
                </w:rPr>
                <w:delText>0.8298</w:delText>
              </w:r>
            </w:del>
          </w:p>
        </w:tc>
        <w:tc>
          <w:tcPr>
            <w:tcW w:w="1680" w:type="dxa"/>
            <w:shd w:val="clear" w:color="auto" w:fill="FFFFFF" w:themeFill="background1"/>
          </w:tcPr>
          <w:p w14:paraId="3B56D7F7" w14:textId="47001ABA"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16" w:author="Crystal Jing" w:date="2023-09-08T17:04:00Z"/>
                <w:sz w:val="18"/>
                <w:szCs w:val="18"/>
                <w:lang w:eastAsia="zh-CN"/>
              </w:rPr>
            </w:pPr>
            <w:del w:id="1117" w:author="Crystal Jing" w:date="2023-09-08T17:04:00Z">
              <w:r w:rsidDel="00957183">
                <w:rPr>
                  <w:sz w:val="18"/>
                  <w:szCs w:val="18"/>
                  <w:lang w:eastAsia="zh-CN"/>
                </w:rPr>
                <w:delText>0.8085</w:delText>
              </w:r>
            </w:del>
          </w:p>
        </w:tc>
      </w:tr>
      <w:tr w:rsidR="005B6087" w:rsidDel="00957183" w14:paraId="7B7D244D" w14:textId="48314C5F" w:rsidTr="005B6087">
        <w:trPr>
          <w:del w:id="1118"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14DDB53" w14:textId="56484FA7" w:rsidR="005B6087" w:rsidDel="00957183" w:rsidRDefault="00000000">
            <w:pPr>
              <w:jc w:val="center"/>
              <w:rPr>
                <w:del w:id="1119" w:author="Crystal Jing" w:date="2023-09-08T17:04:00Z"/>
                <w:b w:val="0"/>
                <w:bCs w:val="0"/>
                <w:caps w:val="0"/>
                <w:sz w:val="18"/>
                <w:szCs w:val="18"/>
                <w:lang w:eastAsia="zh-CN"/>
              </w:rPr>
            </w:pPr>
            <w:del w:id="1120" w:author="Crystal Jing" w:date="2023-09-08T17:04:00Z">
              <w:r w:rsidDel="00957183">
                <w:rPr>
                  <w:rFonts w:hint="eastAsia"/>
                  <w:sz w:val="18"/>
                  <w:szCs w:val="18"/>
                  <w:lang w:eastAsia="zh-CN"/>
                </w:rPr>
                <w:delText>1</w:delText>
              </w:r>
              <w:r w:rsidDel="00957183">
                <w:rPr>
                  <w:sz w:val="18"/>
                  <w:szCs w:val="18"/>
                  <w:lang w:eastAsia="zh-CN"/>
                </w:rPr>
                <w:delText>8-10</w:delText>
              </w:r>
            </w:del>
          </w:p>
        </w:tc>
        <w:tc>
          <w:tcPr>
            <w:tcW w:w="1680" w:type="dxa"/>
            <w:shd w:val="clear" w:color="auto" w:fill="FFFFFF" w:themeFill="background1"/>
          </w:tcPr>
          <w:p w14:paraId="22E3BA7F" w14:textId="2D99E198"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21" w:author="Crystal Jing" w:date="2023-09-08T17:04:00Z"/>
                <w:sz w:val="18"/>
                <w:szCs w:val="18"/>
                <w:lang w:eastAsia="zh-CN"/>
              </w:rPr>
            </w:pPr>
            <w:del w:id="1122" w:author="Crystal Jing" w:date="2023-09-08T17:04:00Z">
              <w:r w:rsidDel="00957183">
                <w:rPr>
                  <w:sz w:val="18"/>
                  <w:szCs w:val="18"/>
                  <w:lang w:eastAsia="zh-CN"/>
                </w:rPr>
                <w:delText>0.8298</w:delText>
              </w:r>
            </w:del>
          </w:p>
        </w:tc>
        <w:tc>
          <w:tcPr>
            <w:tcW w:w="1680" w:type="dxa"/>
            <w:shd w:val="clear" w:color="auto" w:fill="FFFFFF" w:themeFill="background1"/>
          </w:tcPr>
          <w:p w14:paraId="15766E96" w14:textId="043D8C05"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23" w:author="Crystal Jing" w:date="2023-09-08T17:04:00Z"/>
                <w:sz w:val="18"/>
                <w:szCs w:val="18"/>
                <w:lang w:eastAsia="zh-CN"/>
              </w:rPr>
            </w:pPr>
            <w:del w:id="1124" w:author="Crystal Jing" w:date="2023-09-08T17:04:00Z">
              <w:r w:rsidDel="00957183">
                <w:rPr>
                  <w:sz w:val="18"/>
                  <w:szCs w:val="18"/>
                  <w:lang w:eastAsia="zh-CN"/>
                </w:rPr>
                <w:delText>0.8298</w:delText>
              </w:r>
            </w:del>
          </w:p>
        </w:tc>
      </w:tr>
      <w:tr w:rsidR="005B6087" w:rsidDel="00957183" w14:paraId="4934DC2A" w14:textId="4E275284" w:rsidTr="005B6087">
        <w:trPr>
          <w:del w:id="1125"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AE6A230" w14:textId="23472829" w:rsidR="005B6087" w:rsidDel="00957183" w:rsidRDefault="00000000">
            <w:pPr>
              <w:jc w:val="center"/>
              <w:rPr>
                <w:del w:id="1126" w:author="Crystal Jing" w:date="2023-09-08T17:04:00Z"/>
                <w:b w:val="0"/>
                <w:bCs w:val="0"/>
                <w:caps w:val="0"/>
                <w:sz w:val="18"/>
                <w:szCs w:val="18"/>
                <w:lang w:eastAsia="zh-CN"/>
              </w:rPr>
            </w:pPr>
            <w:del w:id="1127" w:author="Crystal Jing" w:date="2023-09-08T17:04:00Z">
              <w:r w:rsidDel="00957183">
                <w:rPr>
                  <w:rFonts w:hint="eastAsia"/>
                  <w:sz w:val="18"/>
                  <w:szCs w:val="18"/>
                  <w:lang w:eastAsia="zh-CN"/>
                </w:rPr>
                <w:delText>1</w:delText>
              </w:r>
              <w:r w:rsidDel="00957183">
                <w:rPr>
                  <w:sz w:val="18"/>
                  <w:szCs w:val="18"/>
                  <w:lang w:eastAsia="zh-CN"/>
                </w:rPr>
                <w:delText>8-9</w:delText>
              </w:r>
            </w:del>
          </w:p>
        </w:tc>
        <w:tc>
          <w:tcPr>
            <w:tcW w:w="1680" w:type="dxa"/>
            <w:shd w:val="clear" w:color="auto" w:fill="FFFFFF" w:themeFill="background1"/>
          </w:tcPr>
          <w:p w14:paraId="4CE8BF36" w14:textId="51A34016"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28" w:author="Crystal Jing" w:date="2023-09-08T17:04:00Z"/>
                <w:sz w:val="18"/>
                <w:szCs w:val="18"/>
                <w:lang w:eastAsia="zh-CN"/>
              </w:rPr>
            </w:pPr>
            <w:del w:id="1129" w:author="Crystal Jing" w:date="2023-09-08T17:04:00Z">
              <w:r w:rsidDel="00957183">
                <w:rPr>
                  <w:sz w:val="18"/>
                  <w:szCs w:val="18"/>
                  <w:lang w:eastAsia="zh-CN"/>
                </w:rPr>
                <w:delText>0.8936</w:delText>
              </w:r>
            </w:del>
          </w:p>
        </w:tc>
        <w:tc>
          <w:tcPr>
            <w:tcW w:w="1680" w:type="dxa"/>
            <w:shd w:val="clear" w:color="auto" w:fill="FFFFFF" w:themeFill="background1"/>
          </w:tcPr>
          <w:p w14:paraId="17FC682A" w14:textId="36935B6E"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30" w:author="Crystal Jing" w:date="2023-09-08T17:04:00Z"/>
                <w:sz w:val="18"/>
                <w:szCs w:val="18"/>
                <w:lang w:eastAsia="zh-CN"/>
              </w:rPr>
            </w:pPr>
            <w:del w:id="1131" w:author="Crystal Jing" w:date="2023-09-08T17:04:00Z">
              <w:r w:rsidDel="00957183">
                <w:rPr>
                  <w:sz w:val="18"/>
                  <w:szCs w:val="18"/>
                  <w:lang w:eastAsia="zh-CN"/>
                </w:rPr>
                <w:delText>0.8936</w:delText>
              </w:r>
            </w:del>
          </w:p>
        </w:tc>
      </w:tr>
      <w:tr w:rsidR="005B6087" w:rsidDel="00957183" w14:paraId="5D90CDDD" w14:textId="77981AAD" w:rsidTr="005B6087">
        <w:trPr>
          <w:del w:id="1132"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BEF06FC" w14:textId="2FECEA21" w:rsidR="005B6087" w:rsidDel="00957183" w:rsidRDefault="00000000">
            <w:pPr>
              <w:jc w:val="center"/>
              <w:rPr>
                <w:del w:id="1133" w:author="Crystal Jing" w:date="2023-09-08T17:04:00Z"/>
                <w:b w:val="0"/>
                <w:bCs w:val="0"/>
                <w:caps w:val="0"/>
                <w:sz w:val="18"/>
                <w:szCs w:val="18"/>
                <w:lang w:eastAsia="zh-CN"/>
              </w:rPr>
            </w:pPr>
            <w:del w:id="1134" w:author="Crystal Jing" w:date="2023-09-08T17:04:00Z">
              <w:r w:rsidDel="00957183">
                <w:rPr>
                  <w:rFonts w:hint="eastAsia"/>
                  <w:sz w:val="18"/>
                  <w:szCs w:val="18"/>
                  <w:lang w:eastAsia="zh-CN"/>
                </w:rPr>
                <w:delText>1</w:delText>
              </w:r>
              <w:r w:rsidDel="00957183">
                <w:rPr>
                  <w:sz w:val="18"/>
                  <w:szCs w:val="18"/>
                  <w:lang w:eastAsia="zh-CN"/>
                </w:rPr>
                <w:delText>8-8</w:delText>
              </w:r>
            </w:del>
          </w:p>
        </w:tc>
        <w:tc>
          <w:tcPr>
            <w:tcW w:w="1680" w:type="dxa"/>
            <w:shd w:val="clear" w:color="auto" w:fill="FFFFFF" w:themeFill="background1"/>
          </w:tcPr>
          <w:p w14:paraId="6BEBAF36" w14:textId="34B90D9F"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35" w:author="Crystal Jing" w:date="2023-09-08T17:04:00Z"/>
                <w:sz w:val="18"/>
                <w:szCs w:val="18"/>
                <w:lang w:eastAsia="zh-CN"/>
              </w:rPr>
            </w:pPr>
            <w:del w:id="1136" w:author="Crystal Jing" w:date="2023-09-08T17:04:00Z">
              <w:r w:rsidDel="00957183">
                <w:rPr>
                  <w:sz w:val="18"/>
                  <w:szCs w:val="18"/>
                  <w:lang w:eastAsia="zh-CN"/>
                </w:rPr>
                <w:delText>0.7872</w:delText>
              </w:r>
            </w:del>
          </w:p>
        </w:tc>
        <w:tc>
          <w:tcPr>
            <w:tcW w:w="1680" w:type="dxa"/>
            <w:shd w:val="clear" w:color="auto" w:fill="FFFFFF" w:themeFill="background1"/>
          </w:tcPr>
          <w:p w14:paraId="4BAD9743" w14:textId="1BD5E3FD"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37" w:author="Crystal Jing" w:date="2023-09-08T17:04:00Z"/>
                <w:sz w:val="18"/>
                <w:szCs w:val="18"/>
                <w:lang w:eastAsia="zh-CN"/>
              </w:rPr>
            </w:pPr>
            <w:del w:id="1138" w:author="Crystal Jing" w:date="2023-09-08T17:04:00Z">
              <w:r w:rsidDel="00957183">
                <w:rPr>
                  <w:sz w:val="18"/>
                  <w:szCs w:val="18"/>
                  <w:lang w:eastAsia="zh-CN"/>
                </w:rPr>
                <w:delText>0.7872</w:delText>
              </w:r>
            </w:del>
          </w:p>
        </w:tc>
      </w:tr>
      <w:tr w:rsidR="005B6087" w:rsidDel="00957183" w14:paraId="2050C994" w14:textId="357FC9CD" w:rsidTr="005B6087">
        <w:trPr>
          <w:del w:id="1139"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736800A" w14:textId="02BC0A50" w:rsidR="005B6087" w:rsidDel="00957183" w:rsidRDefault="00000000">
            <w:pPr>
              <w:jc w:val="center"/>
              <w:rPr>
                <w:del w:id="1140" w:author="Crystal Jing" w:date="2023-09-08T17:04:00Z"/>
                <w:b w:val="0"/>
                <w:bCs w:val="0"/>
                <w:caps w:val="0"/>
                <w:sz w:val="18"/>
                <w:szCs w:val="18"/>
                <w:lang w:eastAsia="zh-CN"/>
              </w:rPr>
            </w:pPr>
            <w:del w:id="1141" w:author="Crystal Jing" w:date="2023-09-08T17:04:00Z">
              <w:r w:rsidDel="00957183">
                <w:rPr>
                  <w:rFonts w:hint="eastAsia"/>
                  <w:sz w:val="18"/>
                  <w:szCs w:val="18"/>
                  <w:lang w:eastAsia="zh-CN"/>
                </w:rPr>
                <w:delText>1</w:delText>
              </w:r>
              <w:r w:rsidDel="00957183">
                <w:rPr>
                  <w:sz w:val="18"/>
                  <w:szCs w:val="18"/>
                  <w:lang w:eastAsia="zh-CN"/>
                </w:rPr>
                <w:delText>8-7</w:delText>
              </w:r>
            </w:del>
          </w:p>
        </w:tc>
        <w:tc>
          <w:tcPr>
            <w:tcW w:w="1680" w:type="dxa"/>
            <w:shd w:val="clear" w:color="auto" w:fill="FFFFFF" w:themeFill="background1"/>
          </w:tcPr>
          <w:p w14:paraId="20DAB090" w14:textId="0A901D36"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42" w:author="Crystal Jing" w:date="2023-09-08T17:04:00Z"/>
                <w:sz w:val="18"/>
                <w:szCs w:val="18"/>
                <w:lang w:eastAsia="zh-CN"/>
              </w:rPr>
            </w:pPr>
            <w:del w:id="1143" w:author="Crystal Jing" w:date="2023-09-08T17:04:00Z">
              <w:r w:rsidDel="00957183">
                <w:rPr>
                  <w:sz w:val="18"/>
                  <w:szCs w:val="18"/>
                  <w:lang w:eastAsia="zh-CN"/>
                </w:rPr>
                <w:delText>0.8298</w:delText>
              </w:r>
            </w:del>
          </w:p>
        </w:tc>
        <w:tc>
          <w:tcPr>
            <w:tcW w:w="1680" w:type="dxa"/>
            <w:shd w:val="clear" w:color="auto" w:fill="FFFFFF" w:themeFill="background1"/>
          </w:tcPr>
          <w:p w14:paraId="00B44F3F" w14:textId="5997F430"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44" w:author="Crystal Jing" w:date="2023-09-08T17:04:00Z"/>
                <w:sz w:val="18"/>
                <w:szCs w:val="18"/>
                <w:lang w:eastAsia="zh-CN"/>
              </w:rPr>
            </w:pPr>
            <w:del w:id="1145" w:author="Crystal Jing" w:date="2023-09-08T17:04:00Z">
              <w:r w:rsidDel="00957183">
                <w:rPr>
                  <w:sz w:val="18"/>
                  <w:szCs w:val="18"/>
                  <w:lang w:eastAsia="zh-CN"/>
                </w:rPr>
                <w:delText>0.8298</w:delText>
              </w:r>
            </w:del>
          </w:p>
        </w:tc>
      </w:tr>
      <w:tr w:rsidR="005B6087" w:rsidDel="00957183" w14:paraId="36B9AEE2" w14:textId="7B48B287" w:rsidTr="005B6087">
        <w:trPr>
          <w:del w:id="1146"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651F441" w14:textId="7DA707C4" w:rsidR="005B6087" w:rsidDel="00957183" w:rsidRDefault="00000000">
            <w:pPr>
              <w:jc w:val="center"/>
              <w:rPr>
                <w:del w:id="1147" w:author="Crystal Jing" w:date="2023-09-08T17:04:00Z"/>
                <w:b w:val="0"/>
                <w:bCs w:val="0"/>
                <w:caps w:val="0"/>
                <w:sz w:val="18"/>
                <w:szCs w:val="18"/>
                <w:lang w:eastAsia="zh-CN"/>
              </w:rPr>
            </w:pPr>
            <w:del w:id="1148" w:author="Crystal Jing" w:date="2023-09-08T17:04:00Z">
              <w:r w:rsidDel="00957183">
                <w:rPr>
                  <w:rFonts w:hint="eastAsia"/>
                  <w:sz w:val="18"/>
                  <w:szCs w:val="18"/>
                  <w:lang w:eastAsia="zh-CN"/>
                </w:rPr>
                <w:delText>1</w:delText>
              </w:r>
              <w:r w:rsidDel="00957183">
                <w:rPr>
                  <w:sz w:val="18"/>
                  <w:szCs w:val="18"/>
                  <w:lang w:eastAsia="zh-CN"/>
                </w:rPr>
                <w:delText>8-6</w:delText>
              </w:r>
            </w:del>
          </w:p>
        </w:tc>
        <w:tc>
          <w:tcPr>
            <w:tcW w:w="1680" w:type="dxa"/>
            <w:shd w:val="clear" w:color="auto" w:fill="FFFFFF" w:themeFill="background1"/>
          </w:tcPr>
          <w:p w14:paraId="21143D84" w14:textId="73665AE9"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49" w:author="Crystal Jing" w:date="2023-09-08T17:04:00Z"/>
                <w:sz w:val="18"/>
                <w:szCs w:val="18"/>
                <w:lang w:eastAsia="zh-CN"/>
              </w:rPr>
            </w:pPr>
            <w:del w:id="1150" w:author="Crystal Jing" w:date="2023-09-08T17:04:00Z">
              <w:r w:rsidDel="00957183">
                <w:rPr>
                  <w:sz w:val="18"/>
                  <w:szCs w:val="18"/>
                  <w:lang w:eastAsia="zh-CN"/>
                </w:rPr>
                <w:delText>0.8085</w:delText>
              </w:r>
            </w:del>
          </w:p>
        </w:tc>
        <w:tc>
          <w:tcPr>
            <w:tcW w:w="1680" w:type="dxa"/>
            <w:shd w:val="clear" w:color="auto" w:fill="FFFFFF" w:themeFill="background1"/>
          </w:tcPr>
          <w:p w14:paraId="2088AF4C" w14:textId="6731C468"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51" w:author="Crystal Jing" w:date="2023-09-08T17:04:00Z"/>
                <w:sz w:val="18"/>
                <w:szCs w:val="18"/>
                <w:lang w:eastAsia="zh-CN"/>
              </w:rPr>
            </w:pPr>
            <w:del w:id="1152" w:author="Crystal Jing" w:date="2023-09-08T17:04:00Z">
              <w:r w:rsidDel="00957183">
                <w:rPr>
                  <w:sz w:val="18"/>
                  <w:szCs w:val="18"/>
                  <w:lang w:eastAsia="zh-CN"/>
                </w:rPr>
                <w:delText>0.8085</w:delText>
              </w:r>
            </w:del>
          </w:p>
        </w:tc>
      </w:tr>
      <w:tr w:rsidR="005B6087" w:rsidDel="00957183" w14:paraId="074CDC47" w14:textId="4F5A3558" w:rsidTr="005B6087">
        <w:trPr>
          <w:del w:id="1153"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C76D764" w14:textId="5ECEDDED" w:rsidR="005B6087" w:rsidDel="00957183" w:rsidRDefault="00000000">
            <w:pPr>
              <w:jc w:val="center"/>
              <w:rPr>
                <w:del w:id="1154" w:author="Crystal Jing" w:date="2023-09-08T17:04:00Z"/>
                <w:b w:val="0"/>
                <w:bCs w:val="0"/>
                <w:caps w:val="0"/>
                <w:sz w:val="18"/>
                <w:szCs w:val="18"/>
                <w:lang w:eastAsia="zh-CN"/>
              </w:rPr>
            </w:pPr>
            <w:del w:id="1155" w:author="Crystal Jing" w:date="2023-09-08T17:04:00Z">
              <w:r w:rsidDel="00957183">
                <w:rPr>
                  <w:rFonts w:hint="eastAsia"/>
                  <w:sz w:val="18"/>
                  <w:szCs w:val="18"/>
                  <w:lang w:eastAsia="zh-CN"/>
                </w:rPr>
                <w:delText>1</w:delText>
              </w:r>
              <w:r w:rsidDel="00957183">
                <w:rPr>
                  <w:sz w:val="18"/>
                  <w:szCs w:val="18"/>
                  <w:lang w:eastAsia="zh-CN"/>
                </w:rPr>
                <w:delText>8-5</w:delText>
              </w:r>
            </w:del>
          </w:p>
        </w:tc>
        <w:tc>
          <w:tcPr>
            <w:tcW w:w="1680" w:type="dxa"/>
            <w:shd w:val="clear" w:color="auto" w:fill="FFFFFF" w:themeFill="background1"/>
          </w:tcPr>
          <w:p w14:paraId="4631CF26" w14:textId="37A085CA"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56" w:author="Crystal Jing" w:date="2023-09-08T17:04:00Z"/>
                <w:sz w:val="18"/>
                <w:szCs w:val="18"/>
                <w:lang w:eastAsia="zh-CN"/>
              </w:rPr>
            </w:pPr>
            <w:del w:id="1157" w:author="Crystal Jing" w:date="2023-09-08T17:04:00Z">
              <w:r w:rsidDel="00957183">
                <w:rPr>
                  <w:sz w:val="18"/>
                  <w:szCs w:val="18"/>
                  <w:lang w:eastAsia="zh-CN"/>
                </w:rPr>
                <w:delText>0.7660</w:delText>
              </w:r>
            </w:del>
          </w:p>
        </w:tc>
        <w:tc>
          <w:tcPr>
            <w:tcW w:w="1680" w:type="dxa"/>
            <w:shd w:val="clear" w:color="auto" w:fill="FFFFFF" w:themeFill="background1"/>
          </w:tcPr>
          <w:p w14:paraId="7FE4CB01" w14:textId="4979590D"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58" w:author="Crystal Jing" w:date="2023-09-08T17:04:00Z"/>
                <w:sz w:val="18"/>
                <w:szCs w:val="18"/>
                <w:lang w:eastAsia="zh-CN"/>
              </w:rPr>
            </w:pPr>
            <w:del w:id="1159" w:author="Crystal Jing" w:date="2023-09-08T17:04:00Z">
              <w:r w:rsidDel="00957183">
                <w:rPr>
                  <w:sz w:val="18"/>
                  <w:szCs w:val="18"/>
                  <w:lang w:eastAsia="zh-CN"/>
                </w:rPr>
                <w:delText>0.7660</w:delText>
              </w:r>
            </w:del>
          </w:p>
        </w:tc>
      </w:tr>
      <w:tr w:rsidR="005B6087" w:rsidDel="00957183" w14:paraId="667D0F86" w14:textId="79752E64" w:rsidTr="005B6087">
        <w:trPr>
          <w:del w:id="1160"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AAB4D76" w14:textId="1D8B18F2" w:rsidR="005B6087" w:rsidDel="00957183" w:rsidRDefault="00000000">
            <w:pPr>
              <w:jc w:val="center"/>
              <w:rPr>
                <w:del w:id="1161" w:author="Crystal Jing" w:date="2023-09-08T17:04:00Z"/>
                <w:b w:val="0"/>
                <w:bCs w:val="0"/>
                <w:caps w:val="0"/>
                <w:sz w:val="18"/>
                <w:szCs w:val="18"/>
                <w:lang w:eastAsia="zh-CN"/>
              </w:rPr>
            </w:pPr>
            <w:del w:id="1162" w:author="Crystal Jing" w:date="2023-09-08T17:04:00Z">
              <w:r w:rsidDel="00957183">
                <w:rPr>
                  <w:rFonts w:hint="eastAsia"/>
                  <w:sz w:val="18"/>
                  <w:szCs w:val="18"/>
                  <w:lang w:eastAsia="zh-CN"/>
                </w:rPr>
                <w:delText>1</w:delText>
              </w:r>
              <w:r w:rsidDel="00957183">
                <w:rPr>
                  <w:sz w:val="18"/>
                  <w:szCs w:val="18"/>
                  <w:lang w:eastAsia="zh-CN"/>
                </w:rPr>
                <w:delText>8-4</w:delText>
              </w:r>
            </w:del>
          </w:p>
        </w:tc>
        <w:tc>
          <w:tcPr>
            <w:tcW w:w="1680" w:type="dxa"/>
            <w:shd w:val="clear" w:color="auto" w:fill="FFFFFF" w:themeFill="background1"/>
          </w:tcPr>
          <w:p w14:paraId="08C76E27" w14:textId="0DC7C69F"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63" w:author="Crystal Jing" w:date="2023-09-08T17:04:00Z"/>
                <w:sz w:val="18"/>
                <w:szCs w:val="18"/>
                <w:lang w:eastAsia="zh-CN"/>
              </w:rPr>
            </w:pPr>
            <w:del w:id="1164" w:author="Crystal Jing" w:date="2023-09-08T17:04:00Z">
              <w:r w:rsidDel="00957183">
                <w:rPr>
                  <w:sz w:val="18"/>
                  <w:szCs w:val="18"/>
                  <w:lang w:eastAsia="zh-CN"/>
                </w:rPr>
                <w:delText>0.8298</w:delText>
              </w:r>
            </w:del>
          </w:p>
        </w:tc>
        <w:tc>
          <w:tcPr>
            <w:tcW w:w="1680" w:type="dxa"/>
            <w:shd w:val="clear" w:color="auto" w:fill="FFFFFF" w:themeFill="background1"/>
          </w:tcPr>
          <w:p w14:paraId="65D9902E" w14:textId="6CE071A8"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65" w:author="Crystal Jing" w:date="2023-09-08T17:04:00Z"/>
                <w:sz w:val="18"/>
                <w:szCs w:val="18"/>
                <w:lang w:eastAsia="zh-CN"/>
              </w:rPr>
            </w:pPr>
            <w:del w:id="1166" w:author="Crystal Jing" w:date="2023-09-08T17:04:00Z">
              <w:r w:rsidDel="00957183">
                <w:rPr>
                  <w:sz w:val="18"/>
                  <w:szCs w:val="18"/>
                  <w:lang w:eastAsia="zh-CN"/>
                </w:rPr>
                <w:delText>0.7660</w:delText>
              </w:r>
            </w:del>
          </w:p>
        </w:tc>
      </w:tr>
      <w:tr w:rsidR="005B6087" w:rsidDel="00957183" w14:paraId="4392DA9C" w14:textId="7CDDED61" w:rsidTr="005B6087">
        <w:trPr>
          <w:del w:id="1167"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6C96736" w14:textId="7F9A087E" w:rsidR="005B6087" w:rsidDel="00957183" w:rsidRDefault="00000000">
            <w:pPr>
              <w:jc w:val="center"/>
              <w:rPr>
                <w:del w:id="1168" w:author="Crystal Jing" w:date="2023-09-08T17:04:00Z"/>
                <w:b w:val="0"/>
                <w:bCs w:val="0"/>
                <w:caps w:val="0"/>
                <w:sz w:val="18"/>
                <w:szCs w:val="18"/>
                <w:lang w:eastAsia="zh-CN"/>
              </w:rPr>
            </w:pPr>
            <w:del w:id="1169" w:author="Crystal Jing" w:date="2023-09-08T17:04:00Z">
              <w:r w:rsidDel="00957183">
                <w:rPr>
                  <w:rFonts w:hint="eastAsia"/>
                  <w:sz w:val="18"/>
                  <w:szCs w:val="18"/>
                  <w:lang w:eastAsia="zh-CN"/>
                </w:rPr>
                <w:delText>1</w:delText>
              </w:r>
              <w:r w:rsidDel="00957183">
                <w:rPr>
                  <w:sz w:val="18"/>
                  <w:szCs w:val="18"/>
                  <w:lang w:eastAsia="zh-CN"/>
                </w:rPr>
                <w:delText>8-3</w:delText>
              </w:r>
            </w:del>
          </w:p>
        </w:tc>
        <w:tc>
          <w:tcPr>
            <w:tcW w:w="1680" w:type="dxa"/>
            <w:shd w:val="clear" w:color="auto" w:fill="FFFFFF" w:themeFill="background1"/>
          </w:tcPr>
          <w:p w14:paraId="57897329" w14:textId="113ECAFC"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70" w:author="Crystal Jing" w:date="2023-09-08T17:04:00Z"/>
                <w:sz w:val="18"/>
                <w:szCs w:val="18"/>
                <w:lang w:eastAsia="zh-CN"/>
              </w:rPr>
            </w:pPr>
            <w:del w:id="1171" w:author="Crystal Jing" w:date="2023-09-08T17:04:00Z">
              <w:r w:rsidDel="00957183">
                <w:rPr>
                  <w:sz w:val="18"/>
                  <w:szCs w:val="18"/>
                  <w:lang w:eastAsia="zh-CN"/>
                </w:rPr>
                <w:delText>0.8936</w:delText>
              </w:r>
            </w:del>
          </w:p>
        </w:tc>
        <w:tc>
          <w:tcPr>
            <w:tcW w:w="1680" w:type="dxa"/>
            <w:shd w:val="clear" w:color="auto" w:fill="FFFFFF" w:themeFill="background1"/>
          </w:tcPr>
          <w:p w14:paraId="4F13BEFD" w14:textId="159B2B6F"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72" w:author="Crystal Jing" w:date="2023-09-08T17:04:00Z"/>
                <w:sz w:val="18"/>
                <w:szCs w:val="18"/>
                <w:lang w:eastAsia="zh-CN"/>
              </w:rPr>
            </w:pPr>
            <w:del w:id="1173" w:author="Crystal Jing" w:date="2023-09-08T17:04:00Z">
              <w:r w:rsidDel="00957183">
                <w:rPr>
                  <w:sz w:val="18"/>
                  <w:szCs w:val="18"/>
                  <w:lang w:eastAsia="zh-CN"/>
                </w:rPr>
                <w:delText>0.8723</w:delText>
              </w:r>
            </w:del>
          </w:p>
        </w:tc>
      </w:tr>
      <w:tr w:rsidR="005B6087" w:rsidDel="00957183" w14:paraId="45BA4E4A" w14:textId="399B9385" w:rsidTr="005B6087">
        <w:trPr>
          <w:del w:id="1174"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3D95F52" w14:textId="483A0767" w:rsidR="005B6087" w:rsidDel="00957183" w:rsidRDefault="00000000">
            <w:pPr>
              <w:jc w:val="center"/>
              <w:rPr>
                <w:del w:id="1175" w:author="Crystal Jing" w:date="2023-09-08T17:04:00Z"/>
                <w:b w:val="0"/>
                <w:bCs w:val="0"/>
                <w:caps w:val="0"/>
                <w:sz w:val="18"/>
                <w:szCs w:val="18"/>
                <w:lang w:eastAsia="zh-CN"/>
              </w:rPr>
            </w:pPr>
            <w:del w:id="1176" w:author="Crystal Jing" w:date="2023-09-08T17:04:00Z">
              <w:r w:rsidDel="00957183">
                <w:rPr>
                  <w:rFonts w:hint="eastAsia"/>
                  <w:sz w:val="18"/>
                  <w:szCs w:val="18"/>
                  <w:lang w:eastAsia="zh-CN"/>
                </w:rPr>
                <w:delText>1</w:delText>
              </w:r>
              <w:r w:rsidDel="00957183">
                <w:rPr>
                  <w:sz w:val="18"/>
                  <w:szCs w:val="18"/>
                  <w:lang w:eastAsia="zh-CN"/>
                </w:rPr>
                <w:delText>8-2</w:delText>
              </w:r>
            </w:del>
          </w:p>
        </w:tc>
        <w:tc>
          <w:tcPr>
            <w:tcW w:w="1680" w:type="dxa"/>
            <w:shd w:val="clear" w:color="auto" w:fill="FFFFFF" w:themeFill="background1"/>
          </w:tcPr>
          <w:p w14:paraId="752AC605" w14:textId="6AB49341"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77" w:author="Crystal Jing" w:date="2023-09-08T17:04:00Z"/>
                <w:sz w:val="18"/>
                <w:szCs w:val="18"/>
                <w:lang w:eastAsia="zh-CN"/>
              </w:rPr>
            </w:pPr>
            <w:del w:id="1178" w:author="Crystal Jing" w:date="2023-09-08T17:04:00Z">
              <w:r w:rsidDel="00957183">
                <w:rPr>
                  <w:sz w:val="18"/>
                  <w:szCs w:val="18"/>
                  <w:lang w:eastAsia="zh-CN"/>
                </w:rPr>
                <w:delText>0.8511</w:delText>
              </w:r>
            </w:del>
          </w:p>
        </w:tc>
        <w:tc>
          <w:tcPr>
            <w:tcW w:w="1680" w:type="dxa"/>
            <w:shd w:val="clear" w:color="auto" w:fill="FFFFFF" w:themeFill="background1"/>
          </w:tcPr>
          <w:p w14:paraId="04FBAA20" w14:textId="1386E8BF"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79" w:author="Crystal Jing" w:date="2023-09-08T17:04:00Z"/>
                <w:sz w:val="18"/>
                <w:szCs w:val="18"/>
                <w:lang w:eastAsia="zh-CN"/>
              </w:rPr>
            </w:pPr>
            <w:del w:id="1180" w:author="Crystal Jing" w:date="2023-09-08T17:04:00Z">
              <w:r w:rsidDel="00957183">
                <w:rPr>
                  <w:sz w:val="18"/>
                  <w:szCs w:val="18"/>
                  <w:lang w:eastAsia="zh-CN"/>
                </w:rPr>
                <w:delText>0.8298</w:delText>
              </w:r>
            </w:del>
          </w:p>
        </w:tc>
      </w:tr>
      <w:tr w:rsidR="005B6087" w:rsidDel="00957183" w14:paraId="2C68FBDE" w14:textId="39D6A93A" w:rsidTr="005B6087">
        <w:trPr>
          <w:del w:id="1181"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tcBorders>
              <w:bottom w:val="single" w:sz="12" w:space="0" w:color="auto"/>
            </w:tcBorders>
            <w:shd w:val="clear" w:color="auto" w:fill="FFFFFF" w:themeFill="background1"/>
          </w:tcPr>
          <w:p w14:paraId="175A3D5C" w14:textId="4424360C" w:rsidR="005B6087" w:rsidDel="00957183" w:rsidRDefault="00000000">
            <w:pPr>
              <w:jc w:val="center"/>
              <w:rPr>
                <w:del w:id="1182" w:author="Crystal Jing" w:date="2023-09-08T17:04:00Z"/>
                <w:b w:val="0"/>
                <w:bCs w:val="0"/>
                <w:caps w:val="0"/>
                <w:sz w:val="18"/>
                <w:szCs w:val="18"/>
                <w:lang w:eastAsia="zh-CN"/>
              </w:rPr>
            </w:pPr>
            <w:del w:id="1183" w:author="Crystal Jing" w:date="2023-09-08T17:04:00Z">
              <w:r w:rsidDel="00957183">
                <w:rPr>
                  <w:rFonts w:hint="eastAsia"/>
                  <w:sz w:val="18"/>
                  <w:szCs w:val="18"/>
                  <w:lang w:eastAsia="zh-CN"/>
                </w:rPr>
                <w:delText>1</w:delText>
              </w:r>
              <w:r w:rsidDel="00957183">
                <w:rPr>
                  <w:sz w:val="18"/>
                  <w:szCs w:val="18"/>
                  <w:lang w:eastAsia="zh-CN"/>
                </w:rPr>
                <w:delText>8-1</w:delText>
              </w:r>
            </w:del>
          </w:p>
        </w:tc>
        <w:tc>
          <w:tcPr>
            <w:tcW w:w="1680" w:type="dxa"/>
            <w:tcBorders>
              <w:bottom w:val="single" w:sz="12" w:space="0" w:color="auto"/>
            </w:tcBorders>
            <w:shd w:val="clear" w:color="auto" w:fill="FFFFFF" w:themeFill="background1"/>
          </w:tcPr>
          <w:p w14:paraId="7BF0A90B" w14:textId="203502C6"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84" w:author="Crystal Jing" w:date="2023-09-08T17:04:00Z"/>
                <w:sz w:val="18"/>
                <w:szCs w:val="18"/>
                <w:lang w:eastAsia="zh-CN"/>
              </w:rPr>
            </w:pPr>
            <w:del w:id="1185" w:author="Crystal Jing" w:date="2023-09-08T17:04:00Z">
              <w:r w:rsidDel="00957183">
                <w:rPr>
                  <w:sz w:val="18"/>
                  <w:szCs w:val="18"/>
                  <w:lang w:eastAsia="zh-CN"/>
                </w:rPr>
                <w:delText>0.9149</w:delText>
              </w:r>
            </w:del>
          </w:p>
        </w:tc>
        <w:tc>
          <w:tcPr>
            <w:tcW w:w="1680" w:type="dxa"/>
            <w:tcBorders>
              <w:bottom w:val="single" w:sz="12" w:space="0" w:color="auto"/>
            </w:tcBorders>
            <w:shd w:val="clear" w:color="auto" w:fill="FFFFFF" w:themeFill="background1"/>
          </w:tcPr>
          <w:p w14:paraId="5A91F4CB" w14:textId="2FFDE212"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86" w:author="Crystal Jing" w:date="2023-09-08T17:04:00Z"/>
                <w:sz w:val="18"/>
                <w:szCs w:val="18"/>
                <w:lang w:eastAsia="zh-CN"/>
              </w:rPr>
            </w:pPr>
            <w:del w:id="1187" w:author="Crystal Jing" w:date="2023-09-08T17:04:00Z">
              <w:r w:rsidDel="00957183">
                <w:rPr>
                  <w:sz w:val="18"/>
                  <w:szCs w:val="18"/>
                  <w:lang w:eastAsia="zh-CN"/>
                </w:rPr>
                <w:delText>0.9149</w:delText>
              </w:r>
            </w:del>
          </w:p>
        </w:tc>
      </w:tr>
    </w:tbl>
    <w:p w14:paraId="5293519C" w14:textId="590FBFCD" w:rsidR="005B6087" w:rsidDel="00957183" w:rsidRDefault="005B6087">
      <w:pPr>
        <w:widowControl w:val="0"/>
        <w:spacing w:line="252" w:lineRule="auto"/>
        <w:jc w:val="both"/>
        <w:rPr>
          <w:del w:id="1188" w:author="Crystal Jing" w:date="2023-09-08T17:03:00Z"/>
          <w:color w:val="000000"/>
        </w:rPr>
        <w:sectPr w:rsidR="005B6087" w:rsidDel="00957183" w:rsidSect="00013503">
          <w:footnotePr>
            <w:numRestart w:val="eachSect"/>
          </w:footnotePr>
          <w:type w:val="continuous"/>
          <w:pgSz w:w="12240" w:h="15840"/>
          <w:pgMar w:top="1008" w:right="936" w:bottom="1008" w:left="936" w:header="432" w:footer="432" w:gutter="0"/>
          <w:pgNumType w:start="1"/>
          <w:cols w:num="2" w:space="288"/>
        </w:sectPr>
      </w:pPr>
    </w:p>
    <w:p w14:paraId="78AE9EF7" w14:textId="4D26B87D" w:rsidR="005B6087" w:rsidDel="00957183" w:rsidRDefault="005B6087">
      <w:pPr>
        <w:widowControl w:val="0"/>
        <w:spacing w:line="252" w:lineRule="auto"/>
        <w:jc w:val="both"/>
        <w:rPr>
          <w:del w:id="1189" w:author="Crystal Jing" w:date="2023-09-08T17:03:00Z"/>
          <w:color w:val="000000"/>
        </w:rPr>
        <w:sectPr w:rsidR="005B6087" w:rsidDel="00957183" w:rsidSect="00013503">
          <w:footnotePr>
            <w:numRestart w:val="eachSect"/>
          </w:footnotePr>
          <w:type w:val="continuous"/>
          <w:pgSz w:w="12240" w:h="15840"/>
          <w:pgMar w:top="1008" w:right="936" w:bottom="1008" w:left="936" w:header="432" w:footer="432" w:gutter="0"/>
          <w:pgNumType w:start="1"/>
          <w:cols w:num="2" w:space="288"/>
        </w:sectPr>
      </w:pPr>
    </w:p>
    <w:p w14:paraId="5E156D01" w14:textId="4630157C" w:rsidR="005B6087" w:rsidRDefault="00000000">
      <w:pPr>
        <w:widowControl w:val="0"/>
        <w:spacing w:line="252" w:lineRule="auto"/>
        <w:jc w:val="both"/>
        <w:rPr>
          <w:color w:val="000000"/>
        </w:rPr>
      </w:pPr>
      <w:r>
        <w:rPr>
          <w:color w:val="000000"/>
        </w:rPr>
        <w:t>abstract information for face recognition tasks may echo our human face recognition process. In the human mind, face recognition involves not only local features such as eyes and mouth</w:t>
      </w:r>
      <w:del w:id="1190" w:author="Crystal Jing" w:date="2023-09-08T17:17:00Z">
        <w:r w:rsidDel="00412882">
          <w:rPr>
            <w:color w:val="000000"/>
          </w:rPr>
          <w:delText>,</w:delText>
        </w:r>
      </w:del>
      <w:r>
        <w:rPr>
          <w:color w:val="000000"/>
        </w:rPr>
        <w:t xml:space="preserve"> but also overall facial structure and high-level semantic features. This observation actually provides strong support for face association re-recognition, suggesting that humans pay more attention to high-dimensional semantic features in face recognition.</w:t>
      </w:r>
    </w:p>
    <w:p w14:paraId="7703A231" w14:textId="77777777" w:rsidR="005B6087" w:rsidRDefault="00000000">
      <w:pPr>
        <w:widowControl w:val="0"/>
        <w:spacing w:line="252" w:lineRule="auto"/>
        <w:ind w:firstLine="144"/>
        <w:jc w:val="both"/>
        <w:rPr>
          <w:color w:val="000000"/>
        </w:rPr>
      </w:pPr>
      <w:r>
        <w:rPr>
          <w:color w:val="000000"/>
        </w:rPr>
        <w:t xml:space="preserve">When solving matching problems, </w:t>
      </w:r>
      <w:ins w:id="1191" w:author="小杜" w:date="2023-09-07T21:04:00Z">
        <w:r>
          <w:rPr>
            <w:rFonts w:hint="eastAsia"/>
            <w:color w:val="000000"/>
          </w:rPr>
          <w:t>it is important to acknowledge the impact of differences in dimensionality on feature representation.</w:t>
        </w:r>
      </w:ins>
      <w:del w:id="1192" w:author="小杜" w:date="2023-09-07T21:04:00Z">
        <w:r>
          <w:rPr>
            <w:color w:val="000000"/>
          </w:rPr>
          <w:delText>we need to recognize the role of dimensionality differences in feature representation.</w:delText>
        </w:r>
      </w:del>
      <w:r>
        <w:rPr>
          <w:color w:val="000000"/>
        </w:rPr>
        <w:t xml:space="preserve"> </w:t>
      </w:r>
      <w:ins w:id="1193" w:author="小杜" w:date="2023-09-07T21:05:00Z">
        <w:r>
          <w:rPr>
            <w:rFonts w:hint="eastAsia"/>
            <w:color w:val="000000"/>
          </w:rPr>
          <w:t>Properly balancing the integration of low-dimensional and high-dimensional information, as well as understanding how to effectively fuse them, will enhance the matching effect.</w:t>
        </w:r>
      </w:ins>
      <w:del w:id="1194" w:author="小杜" w:date="2023-09-07T21:05:00Z">
        <w:r>
          <w:rPr>
            <w:color w:val="000000"/>
          </w:rPr>
          <w:delText>Properly balancing the introduction of low-dimensional and high-dimensional information and how to fuse them will help improve the matching effect.</w:delText>
        </w:r>
      </w:del>
      <w:r>
        <w:rPr>
          <w:color w:val="000000"/>
        </w:rPr>
        <w:t xml:space="preserve"> Taken together, this observation provides useful insight into understanding the diversity of feature extraction and the role of different dimensional information in the matching task.</w:t>
      </w:r>
    </w:p>
    <w:p w14:paraId="6172220B" w14:textId="77777777" w:rsidR="005B6087" w:rsidRDefault="00000000">
      <w:pPr>
        <w:ind w:firstLine="144"/>
        <w:rPr>
          <w:color w:val="000000"/>
        </w:rPr>
      </w:pPr>
      <w:r>
        <w:rPr>
          <w:b/>
          <w:color w:val="000000"/>
          <w:lang w:eastAsia="zh-CN"/>
        </w:rPr>
        <w:t>c) Multiple loss functions</w:t>
      </w:r>
    </w:p>
    <w:p w14:paraId="7290DDBB" w14:textId="77777777" w:rsidR="005B6087" w:rsidRDefault="00000000">
      <w:pPr>
        <w:widowControl w:val="0"/>
        <w:spacing w:line="252" w:lineRule="auto"/>
        <w:ind w:firstLineChars="100" w:firstLine="200"/>
        <w:jc w:val="both"/>
        <w:rPr>
          <w:color w:val="000000"/>
        </w:rPr>
      </w:pPr>
      <w:r>
        <w:rPr>
          <w:color w:val="000000"/>
        </w:rPr>
        <w:t xml:space="preserve">In face encryption and decryption, the fidelity and similarity of decrypted restored faces play a crucial role in determining the quality of decryption results. In order to pursue high-quality face reconstruction and restoration, we use several methods to calculate the similarity of face restoration. These methods not only consider the pixel-level fidelity of the image, but also deeply analyze the facial features and attributes in the image to more accurately assess the degree of similarity between the restoration result and the original reference, and provide direction and reference for the selection of the training loss </w:t>
      </w:r>
      <w:r>
        <w:rPr>
          <w:color w:val="000000"/>
        </w:rPr>
        <w:t>function.</w:t>
      </w:r>
    </w:p>
    <w:p w14:paraId="3A9731B1" w14:textId="25156534" w:rsidR="005B6087" w:rsidRDefault="00000000">
      <w:pPr>
        <w:widowControl w:val="0"/>
        <w:spacing w:line="252" w:lineRule="auto"/>
        <w:ind w:firstLineChars="100" w:firstLine="200"/>
        <w:jc w:val="both"/>
        <w:rPr>
          <w:color w:val="000000"/>
        </w:rPr>
      </w:pPr>
      <w:r>
        <w:rPr>
          <w:color w:val="000000"/>
        </w:rPr>
        <w:t>First</w:t>
      </w:r>
      <w:ins w:id="1195" w:author="Crystal Jing" w:date="2023-09-08T17:08:00Z">
        <w:r w:rsidR="00013503">
          <w:rPr>
            <w:color w:val="000000"/>
          </w:rPr>
          <w:t>,</w:t>
        </w:r>
      </w:ins>
      <w:r>
        <w:rPr>
          <w:color w:val="000000"/>
        </w:rPr>
        <w:t xml:space="preserve"> we introduce the pixel-level L</w:t>
      </w:r>
      <w:r>
        <w:rPr>
          <w:color w:val="000000"/>
          <w:vertAlign w:val="subscript"/>
        </w:rPr>
        <w:t>2</w:t>
      </w:r>
      <w:r>
        <w:rPr>
          <w:color w:val="000000"/>
        </w:rPr>
        <w:t xml:space="preserve"> loss function, calculated as follows.</w:t>
      </w:r>
    </w:p>
    <w:p w14:paraId="555A165C" w14:textId="73E12FE5" w:rsidR="005B6087" w:rsidRDefault="00000000">
      <w:pPr>
        <w:jc w:val="both"/>
        <w:rPr>
          <w:color w:val="000000"/>
        </w:rPr>
      </w:pPr>
      <m:oMathPara>
        <m:oMath>
          <m:eqArr>
            <m:eqArrPr>
              <m:maxDist m:val="1"/>
              <m:ctrlPr>
                <w:rPr>
                  <w:rFonts w:ascii="Cambria Math" w:hAnsi="Cambria Math"/>
                  <w:iCs/>
                </w:rPr>
              </m:ctrlPr>
            </m:eqArrPr>
            <m:e>
              <m:sSub>
                <m:sSubPr>
                  <m:ctrlPr>
                    <w:rPr>
                      <w:rFonts w:ascii="Cambria Math" w:hAnsi="Cambria Math"/>
                      <w:iCs/>
                    </w:rPr>
                  </m:ctrlPr>
                </m:sSubPr>
                <m:e>
                  <m:r>
                    <m:rPr>
                      <m:scr m:val="script"/>
                      <m:sty m:val="p"/>
                    </m:rPr>
                    <w:rPr>
                      <w:rFonts w:ascii="Cambria Math" w:hAnsi="Cambria Math"/>
                    </w:rPr>
                    <m:t>L</m:t>
                  </m:r>
                </m:e>
                <m:sub>
                  <m:r>
                    <m:rPr>
                      <m:sty m:val="p"/>
                    </m:rPr>
                    <w:rPr>
                      <w:rFonts w:ascii="Cambria Math" w:hAnsi="Cambria Math"/>
                    </w:rPr>
                    <m:t>2</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Ρ</m:t>
                      </m:r>
                    </m:e>
                    <m:sub>
                      <m:r>
                        <w:rPr>
                          <w:rFonts w:ascii="Cambria Math" w:hAnsi="Cambria Math"/>
                        </w:rPr>
                        <m:t>i</m:t>
                      </m:r>
                    </m:sub>
                  </m:sSub>
                </m:e>
              </m:d>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w:rPr>
                              <w:rFonts w:ascii="Cambria Math" w:hAnsi="Cambria Math"/>
                            </w:rPr>
                            <m:t>P</m:t>
                          </m:r>
                        </m:e>
                        <m:sub>
                          <m:r>
                            <w:rPr>
                              <w:rFonts w:ascii="Cambria Math" w:hAnsi="Cambria Math"/>
                            </w:rPr>
                            <m:t>i</m:t>
                          </m:r>
                        </m:sub>
                      </m:sSub>
                      <m:r>
                        <m:rPr>
                          <m:sty m:val="p"/>
                        </m:rPr>
                        <w:rPr>
                          <w:rFonts w:ascii="Cambria Math" w:hAnsi="Cambria Math"/>
                        </w:rPr>
                        <m:t>-</m:t>
                      </m:r>
                      <m:r>
                        <w:ins w:id="1196" w:author="Crystal Jing" w:date="2023-09-08T17:08:00Z">
                          <m:rPr>
                            <m:sty m:val="p"/>
                          </m:rPr>
                          <w:rPr>
                            <w:rFonts w:ascii="Cambria Math" w:hAnsi="Cambria Math"/>
                          </w:rPr>
                          <m:t>BAMMFR</m:t>
                        </w:ins>
                      </m:r>
                      <m:r>
                        <w:del w:id="1197" w:author="Crystal Jing" w:date="2023-09-08T17:08:00Z">
                          <w:rPr>
                            <w:rFonts w:ascii="Cambria Math" w:hAnsi="Cambria Math"/>
                          </w:rPr>
                          <m:t>FPPSD</m:t>
                        </w:del>
                      </m:r>
                      <m:d>
                        <m:dPr>
                          <m:ctrlPr>
                            <w:rPr>
                              <w:rFonts w:ascii="Cambria Math" w:hAnsi="Cambria Math"/>
                              <w:iCs/>
                            </w:rPr>
                          </m:ctrlPr>
                        </m:dPr>
                        <m:e>
                          <m:sSub>
                            <m:sSubPr>
                              <m:ctrlPr>
                                <w:rPr>
                                  <w:rFonts w:ascii="Cambria Math" w:hAnsi="Cambria Math"/>
                                  <w:iCs/>
                                </w:rPr>
                              </m:ctrlPr>
                            </m:sSubPr>
                            <m:e>
                              <m:r>
                                <m:rPr>
                                  <m:sty m:val="p"/>
                                </m:rPr>
                                <w:rPr>
                                  <w:rFonts w:ascii="Cambria Math"/>
                                </w:rPr>
                                <m:t>P</m:t>
                              </m:r>
                            </m:e>
                            <m:sub>
                              <m:r>
                                <w:rPr>
                                  <w:rFonts w:ascii="Cambria Math"/>
                                </w:rPr>
                                <m:t>i</m:t>
                              </m:r>
                            </m:sub>
                          </m:sSub>
                        </m:e>
                      </m:d>
                    </m:e>
                  </m:d>
                </m:e>
                <m:sub>
                  <m:r>
                    <m:rPr>
                      <m:sty m:val="p"/>
                    </m:rPr>
                    <w:rPr>
                      <w:rFonts w:ascii="Cambria Math"/>
                    </w:rPr>
                    <m:t>2</m:t>
                  </m:r>
                </m:sub>
              </m:sSub>
              <m:r>
                <m:rPr>
                  <m:sty m:val="p"/>
                </m:rPr>
                <w:rPr>
                  <w:rFonts w:ascii="Cambria Math"/>
                </w:rPr>
                <m:t>#</m:t>
              </m:r>
              <m:d>
                <m:dPr>
                  <m:ctrlPr>
                    <w:rPr>
                      <w:rFonts w:ascii="Cambria Math" w:hAnsi="Cambria Math"/>
                      <w:iCs/>
                    </w:rPr>
                  </m:ctrlPr>
                </m:dPr>
                <m:e>
                  <m:r>
                    <m:rPr>
                      <m:sty m:val="p"/>
                    </m:rPr>
                    <w:rPr>
                      <w:rFonts w:ascii="Cambria Math"/>
                    </w:rPr>
                    <m:t>7</m:t>
                  </m:r>
                </m:e>
              </m:d>
            </m:e>
          </m:eqArr>
        </m:oMath>
      </m:oMathPara>
    </w:p>
    <w:p w14:paraId="7C18B710" w14:textId="7CBB345C" w:rsidR="005B6087" w:rsidRDefault="00000000">
      <w:pPr>
        <w:ind w:firstLineChars="100" w:firstLine="200"/>
        <w:jc w:val="both"/>
        <w:rPr>
          <w:iCs/>
        </w:rPr>
      </w:pPr>
      <w:r>
        <w:rPr>
          <w:iCs/>
        </w:rPr>
        <w:t xml:space="preserve">Where </w:t>
      </w:r>
      <m:oMath>
        <m:sSub>
          <m:sSubPr>
            <m:ctrlPr>
              <w:rPr>
                <w:rFonts w:ascii="Cambria Math" w:hAnsi="Cambria Math"/>
                <w:iCs/>
              </w:rPr>
            </m:ctrlPr>
          </m:sSubPr>
          <m:e>
            <m:r>
              <w:rPr>
                <w:rFonts w:ascii="Cambria Math" w:hAnsi="Cambria Math"/>
              </w:rPr>
              <m:t>P</m:t>
            </m:r>
          </m:e>
          <m:sub>
            <m:r>
              <w:rPr>
                <w:rFonts w:ascii="Cambria Math" w:hAnsi="Cambria Math"/>
              </w:rPr>
              <m:t>i</m:t>
            </m:r>
          </m:sub>
        </m:sSub>
      </m:oMath>
      <w:r>
        <w:rPr>
          <w:iCs/>
        </w:rPr>
        <w:t xml:space="preserve"> denotes the input face image, </w:t>
      </w:r>
      <m:oMath>
        <m:r>
          <w:ins w:id="1198" w:author="Crystal Jing" w:date="2023-09-08T17:09:00Z">
            <w:rPr>
              <w:rFonts w:ascii="Cambria Math" w:hAnsi="Cambria Math"/>
            </w:rPr>
            <m:t>BAMMFR</m:t>
          </w:ins>
        </m:r>
        <m:r>
          <w:del w:id="1199" w:author="Crystal Jing" w:date="2023-09-08T17:09:00Z">
            <w:rPr>
              <w:rFonts w:ascii="Cambria Math" w:hAnsi="Cambria Math"/>
            </w:rPr>
            <m:t>FPPSD</m:t>
          </w:del>
        </m:r>
        <m:r>
          <m:rPr>
            <m:sty m:val="p"/>
          </m:rPr>
          <w:rPr>
            <w:rFonts w:ascii="Cambria Math" w:hAnsi="Cambria Math"/>
          </w:rPr>
          <m:t>(*)</m:t>
        </m:r>
      </m:oMath>
      <w:r>
        <w:rPr>
          <w:iCs/>
        </w:rPr>
        <w:t xml:space="preserve"> denotes the entire face encryption and decryption algorithm framework, and </w:t>
      </w:r>
      <m:oMath>
        <m:r>
          <w:del w:id="1200" w:author="Crystal Jing" w:date="2023-09-08T17:09:00Z">
            <w:rPr>
              <w:rFonts w:ascii="Cambria Math" w:hAnsi="Cambria Math"/>
            </w:rPr>
            <m:t>FPPSD</m:t>
          </w:del>
        </m:r>
        <m:r>
          <w:ins w:id="1201" w:author="Crystal Jing" w:date="2023-09-08T17:09:00Z">
            <w:rPr>
              <w:rFonts w:ascii="Cambria Math" w:hAnsi="Cambria Math"/>
            </w:rPr>
            <m:t>BAMMFR</m:t>
          </w:ins>
        </m:r>
        <m:d>
          <m:dPr>
            <m:ctrlPr>
              <w:rPr>
                <w:rFonts w:ascii="Cambria Math" w:hAnsi="Cambria Math"/>
                <w:iCs/>
              </w:rPr>
            </m:ctrlPr>
          </m:dPr>
          <m:e>
            <m:sSub>
              <m:sSubPr>
                <m:ctrlPr>
                  <w:rPr>
                    <w:rFonts w:ascii="Cambria Math" w:hAnsi="Cambria Math"/>
                    <w:iCs/>
                  </w:rPr>
                </m:ctrlPr>
              </m:sSubPr>
              <m:e>
                <m:r>
                  <m:rPr>
                    <m:sty m:val="p"/>
                  </m:rPr>
                  <w:rPr>
                    <w:rFonts w:ascii="Cambria Math"/>
                  </w:rPr>
                  <m:t>P</m:t>
                </m:r>
              </m:e>
              <m:sub>
                <m:r>
                  <w:rPr>
                    <w:rFonts w:ascii="Cambria Math"/>
                  </w:rPr>
                  <m:t>i</m:t>
                </m:r>
              </m:sub>
            </m:sSub>
          </m:e>
        </m:d>
      </m:oMath>
      <w:r>
        <w:rPr>
          <w:iCs/>
        </w:rPr>
        <w:t xml:space="preserve"> denotes the entire face reconstructed by restoring after the encryption and decryption process.</w:t>
      </w:r>
    </w:p>
    <w:p w14:paraId="5B33D360" w14:textId="77777777" w:rsidR="005B6087" w:rsidRDefault="00000000">
      <w:pPr>
        <w:jc w:val="both"/>
        <w:rPr>
          <w:iCs/>
        </w:rPr>
      </w:pPr>
      <w:r>
        <w:rPr>
          <w:noProof/>
          <w:color w:val="374151"/>
          <w:shd w:val="clear" w:color="auto" w:fill="F7F7F8"/>
        </w:rPr>
        <w:drawing>
          <wp:inline distT="0" distB="0" distL="0" distR="0" wp14:anchorId="31C7E4C1" wp14:editId="5C9F85CC">
            <wp:extent cx="3200400" cy="1920240"/>
            <wp:effectExtent l="0" t="0" r="0" b="3810"/>
            <wp:docPr id="143255900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59007" name="图片 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14:paraId="0B133775" w14:textId="7B43358D" w:rsidR="00A4014C" w:rsidRPr="00A4014C" w:rsidRDefault="00000000" w:rsidP="00A4014C">
      <w:pPr>
        <w:jc w:val="center"/>
        <w:rPr>
          <w:b/>
          <w:bCs/>
          <w:color w:val="000000"/>
          <w:rPrChange w:id="1202" w:author="Crystal Jing" w:date="2023-09-08T17:09:00Z">
            <w:rPr>
              <w:color w:val="374151"/>
              <w:shd w:val="clear" w:color="auto" w:fill="F7F7F8"/>
            </w:rPr>
          </w:rPrChange>
        </w:rPr>
      </w:pPr>
      <w:r>
        <w:rPr>
          <w:b/>
          <w:lang w:eastAsia="zh-CN"/>
        </w:rPr>
        <w:t>Fig. 6.</w:t>
      </w:r>
      <w:r>
        <w:rPr>
          <w:color w:val="000000"/>
        </w:rPr>
        <w:t xml:space="preserve"> </w:t>
      </w:r>
      <w:r>
        <w:rPr>
          <w:b/>
          <w:bCs/>
          <w:color w:val="000000"/>
        </w:rPr>
        <w:t>Trends in the L2 loss function in the test set</w:t>
      </w:r>
    </w:p>
    <w:p w14:paraId="4E9FC4C9" w14:textId="77777777" w:rsidR="005B6087" w:rsidRDefault="00000000">
      <w:pPr>
        <w:ind w:firstLine="200"/>
        <w:jc w:val="both"/>
        <w:rPr>
          <w:iCs/>
        </w:rPr>
      </w:pPr>
      <w:r>
        <w:rPr>
          <w:iCs/>
        </w:rPr>
        <w:t>Using this loss function, we can measure the pixel-level difference between the decrypted facial image and the restored facial image, thus providing a quantifiable metric for</w:t>
      </w:r>
      <w:ins w:id="1203" w:author="小杜" w:date="2023-09-07T22:04:00Z">
        <w:r>
          <w:rPr>
            <w:rFonts w:hint="eastAsia"/>
            <w:iCs/>
            <w:lang w:eastAsia="zh-CN"/>
          </w:rPr>
          <w:t xml:space="preserve"> eva</w:t>
        </w:r>
      </w:ins>
      <w:ins w:id="1204" w:author="小杜" w:date="2023-09-07T22:05:00Z">
        <w:r>
          <w:rPr>
            <w:rFonts w:hint="eastAsia"/>
            <w:iCs/>
            <w:lang w:eastAsia="zh-CN"/>
          </w:rPr>
          <w:t>luating</w:t>
        </w:r>
      </w:ins>
      <w:r>
        <w:rPr>
          <w:iCs/>
        </w:rPr>
        <w:t xml:space="preserve"> the fidelity of the reconstruction process. The evaluation results of restoring 47 aged images using the above loss function are shown in Fig. 6. Among the four different matching methods, the cosine similarity matching utilizing high dimensionality produces the lowest loss value. This indicates that using this matching method ultimately results in the highest facial similarity during the restoration process. It is also worth noting that the use of a relatively small amount of high-dimensional information has resulted in a significant reduction in the loss </w:t>
      </w:r>
      <w:r>
        <w:rPr>
          <w:iCs/>
        </w:rPr>
        <w:lastRenderedPageBreak/>
        <w:t>values to a minimum point. However, the pixel-level L2 loss function may not be able to capture</w:t>
      </w:r>
      <w:del w:id="1205" w:author="小杜" w:date="2023-09-07T22:06:00Z">
        <w:r>
          <w:rPr>
            <w:iCs/>
          </w:rPr>
          <w:delText xml:space="preserve"> some</w:delText>
        </w:r>
      </w:del>
      <w:r>
        <w:rPr>
          <w:iCs/>
        </w:rPr>
        <w:t xml:space="preserve"> subtle </w:t>
      </w:r>
      <w:ins w:id="1206" w:author="小杜" w:date="2023-09-07T22:06:00Z">
        <w:r>
          <w:rPr>
            <w:rFonts w:hint="eastAsia"/>
            <w:iCs/>
            <w:lang w:eastAsia="zh-CN"/>
          </w:rPr>
          <w:t xml:space="preserve">differences in </w:t>
        </w:r>
      </w:ins>
      <w:r>
        <w:rPr>
          <w:iCs/>
        </w:rPr>
        <w:t>facial feature</w:t>
      </w:r>
      <w:ins w:id="1207" w:author="小杜" w:date="2023-09-07T22:06:00Z">
        <w:r>
          <w:rPr>
            <w:rFonts w:hint="eastAsia"/>
            <w:iCs/>
            <w:lang w:eastAsia="zh-CN"/>
          </w:rPr>
          <w:t>s</w:t>
        </w:r>
      </w:ins>
      <w:del w:id="1208" w:author="小杜" w:date="2023-09-07T22:06:00Z">
        <w:r>
          <w:rPr>
            <w:iCs/>
          </w:rPr>
          <w:delText xml:space="preserve"> differences</w:delText>
        </w:r>
      </w:del>
      <w:r>
        <w:rPr>
          <w:iCs/>
        </w:rPr>
        <w:t xml:space="preserve"> that are important for visual similarity.</w:t>
      </w:r>
    </w:p>
    <w:p w14:paraId="624D25AA" w14:textId="25F4C89F" w:rsidR="005B6087" w:rsidRDefault="00000000">
      <w:pPr>
        <w:ind w:firstLine="200"/>
        <w:jc w:val="both"/>
        <w:rPr>
          <w:iCs/>
        </w:rPr>
      </w:pPr>
      <w:del w:id="1209" w:author="Crystal Jing" w:date="2023-09-08T17:11:00Z">
        <w:r w:rsidDel="00D67550">
          <w:rPr>
            <w:iCs/>
          </w:rPr>
          <w:delText>In order to</w:delText>
        </w:r>
      </w:del>
      <w:ins w:id="1210" w:author="Crystal Jing" w:date="2023-09-08T17:11:00Z">
        <w:r w:rsidR="00D67550">
          <w:rPr>
            <w:iCs/>
          </w:rPr>
          <w:t>To</w:t>
        </w:r>
      </w:ins>
      <w:r>
        <w:rPr>
          <w:iCs/>
        </w:rPr>
        <w:t xml:space="preserve"> measure the similarity of face restoration more comprehensively and</w:t>
      </w:r>
      <w:del w:id="1211" w:author="小杜" w:date="2023-09-07T22:08:00Z">
        <w:r>
          <w:rPr>
            <w:iCs/>
          </w:rPr>
          <w:delText xml:space="preserve"> to</w:delText>
        </w:r>
      </w:del>
      <w:r>
        <w:rPr>
          <w:iCs/>
        </w:rPr>
        <w:t xml:space="preserve"> ensure </w:t>
      </w:r>
      <w:del w:id="1212" w:author="小杜" w:date="2023-09-07T22:08:00Z">
        <w:r>
          <w:rPr>
            <w:iCs/>
          </w:rPr>
          <w:delText xml:space="preserve">the </w:delText>
        </w:r>
      </w:del>
      <w:r>
        <w:rPr>
          <w:iCs/>
        </w:rPr>
        <w:t>perceptual similarity between the restored face image and the original image, the Loss Perceptual Image Patch Similarity (LPIPS) loss is introduced. Specifically, this loss evaluates the similarity between the original face image and the decrypted and reconstructed face image by comparing their distances in the feature representation space. The mathematical expression for this loss function is:</w:t>
      </w:r>
    </w:p>
    <w:p w14:paraId="44AAD202" w14:textId="0104209D" w:rsidR="005B6087" w:rsidRDefault="00000000">
      <w:pPr>
        <w:ind w:firstLine="200"/>
        <w:jc w:val="both"/>
        <w:rPr>
          <w:iCs/>
        </w:rPr>
      </w:pPr>
      <m:oMathPara>
        <m:oMathParaPr>
          <m:jc m:val="right"/>
        </m:oMathParaPr>
        <m:oMath>
          <m:eqArr>
            <m:eqArrPr>
              <m:maxDist m:val="1"/>
              <m:ctrlPr>
                <w:rPr>
                  <w:rFonts w:ascii="Cambria Math" w:hAnsi="Cambria Math"/>
                  <w:iCs/>
                </w:rPr>
              </m:ctrlPr>
            </m:eqArrPr>
            <m:e>
              <m:sSub>
                <m:sSubPr>
                  <m:ctrlPr>
                    <w:rPr>
                      <w:rFonts w:ascii="Cambria Math" w:hAnsi="Cambria Math"/>
                      <w:iCs/>
                    </w:rPr>
                  </m:ctrlPr>
                </m:sSubPr>
                <m:e>
                  <m:r>
                    <m:rPr>
                      <m:scr m:val="script"/>
                      <m:sty m:val="p"/>
                    </m:rPr>
                    <w:rPr>
                      <w:rFonts w:ascii="Cambria Math" w:hAnsi="Cambria Math"/>
                    </w:rPr>
                    <m:t>L</m:t>
                  </m:r>
                </m:e>
                <m:sub>
                  <m:r>
                    <w:rPr>
                      <w:rFonts w:ascii="Cambria Math" w:hAnsi="Cambria Math"/>
                    </w:rPr>
                    <m:t>LPIPS</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Ρ</m:t>
                      </m:r>
                    </m:e>
                    <m:sub>
                      <m:r>
                        <w:rPr>
                          <w:rFonts w:ascii="Cambria Math" w:hAnsi="Cambria Math"/>
                        </w:rPr>
                        <m:t>i</m:t>
                      </m:r>
                    </m:sub>
                  </m:sSub>
                </m:e>
              </m:d>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w:rPr>
                              <w:rFonts w:ascii="Cambria Math" w:hAnsi="Cambria Math"/>
                            </w:rPr>
                            <m:t>F</m:t>
                          </m:r>
                          <m:r>
                            <m:rPr>
                              <m:sty m:val="p"/>
                            </m:rPr>
                            <w:rPr>
                              <w:rFonts w:ascii="Cambria Math" w:hAnsi="Cambria Math"/>
                            </w:rPr>
                            <m:t>(</m:t>
                          </m:r>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F</m:t>
                      </m:r>
                      <m:r>
                        <m:rPr>
                          <m:sty m:val="p"/>
                        </m:rPr>
                        <w:rPr>
                          <w:rFonts w:ascii="Cambria Math" w:hAnsi="Cambria Math"/>
                        </w:rPr>
                        <m:t>(</m:t>
                      </m:r>
                      <m:r>
                        <w:del w:id="1213" w:author="Crystal Jing" w:date="2023-09-08T17:10:00Z">
                          <w:rPr>
                            <w:rFonts w:ascii="Cambria Math" w:hAnsi="Cambria Math"/>
                          </w:rPr>
                          <m:t>FPPSD</m:t>
                        </w:del>
                      </m:r>
                      <m:r>
                        <w:ins w:id="1214" w:author="Crystal Jing" w:date="2023-09-08T17:10:00Z">
                          <m:rPr>
                            <m:sty m:val="p"/>
                          </m:rPr>
                          <w:rPr>
                            <w:rFonts w:ascii="Cambria Math" w:hAnsi="Cambria Math"/>
                          </w:rPr>
                          <m:t>BAMMFR</m:t>
                        </w:ins>
                      </m:r>
                      <m:d>
                        <m:dPr>
                          <m:ctrlPr>
                            <w:rPr>
                              <w:rFonts w:ascii="Cambria Math" w:hAnsi="Cambria Math"/>
                              <w:iCs/>
                            </w:rPr>
                          </m:ctrlPr>
                        </m:dPr>
                        <m:e>
                          <m:sSub>
                            <m:sSubPr>
                              <m:ctrlPr>
                                <w:rPr>
                                  <w:rFonts w:ascii="Cambria Math" w:hAnsi="Cambria Math"/>
                                  <w:iCs/>
                                </w:rPr>
                              </m:ctrlPr>
                            </m:sSubPr>
                            <m:e>
                              <m:r>
                                <m:rPr>
                                  <m:sty m:val="p"/>
                                </m:rPr>
                                <w:rPr>
                                  <w:rFonts w:ascii="Cambria Math"/>
                                </w:rPr>
                                <m:t>P</m:t>
                              </m:r>
                            </m:e>
                            <m:sub>
                              <m:r>
                                <w:rPr>
                                  <w:rFonts w:ascii="Cambria Math"/>
                                </w:rPr>
                                <m:t>i</m:t>
                              </m:r>
                            </m:sub>
                          </m:sSub>
                        </m:e>
                      </m:d>
                      <m:r>
                        <m:rPr>
                          <m:sty m:val="p"/>
                        </m:rPr>
                        <w:rPr>
                          <w:rFonts w:ascii="Cambria Math"/>
                        </w:rPr>
                        <m:t>)</m:t>
                      </m:r>
                    </m:e>
                  </m:d>
                </m:e>
                <m:sub>
                  <m:r>
                    <m:rPr>
                      <m:sty m:val="p"/>
                    </m:rPr>
                    <w:rPr>
                      <w:rFonts w:ascii="Cambria Math"/>
                    </w:rPr>
                    <m:t>2</m:t>
                  </m:r>
                </m:sub>
              </m:sSub>
              <m:r>
                <m:rPr>
                  <m:sty m:val="p"/>
                </m:rPr>
                <w:rPr>
                  <w:rFonts w:ascii="Cambria Math" w:hAnsi="Cambria Math"/>
                </w:rPr>
                <m:t>#</m:t>
              </m:r>
              <m:d>
                <m:dPr>
                  <m:ctrlPr>
                    <w:rPr>
                      <w:rFonts w:ascii="Cambria Math" w:hAnsi="Cambria Math"/>
                      <w:iCs/>
                    </w:rPr>
                  </m:ctrlPr>
                </m:dPr>
                <m:e>
                  <m:r>
                    <m:rPr>
                      <m:sty m:val="p"/>
                    </m:rPr>
                    <w:rPr>
                      <w:rFonts w:ascii="Cambria Math" w:hAnsi="Cambria Math"/>
                    </w:rPr>
                    <m:t>8</m:t>
                  </m:r>
                </m:e>
              </m:d>
            </m:e>
          </m:eqArr>
        </m:oMath>
      </m:oMathPara>
    </w:p>
    <w:p w14:paraId="68477C1A" w14:textId="77777777" w:rsidR="005B6087" w:rsidRDefault="00000000">
      <w:pPr>
        <w:jc w:val="both"/>
        <w:rPr>
          <w:iCs/>
        </w:rPr>
      </w:pPr>
      <w:r>
        <w:rPr>
          <w:iCs/>
        </w:rPr>
        <w:t>where</w:t>
      </w:r>
      <m:oMath>
        <m:r>
          <w:rPr>
            <w:rFonts w:ascii="Cambria Math" w:hAnsi="Cambria Math"/>
          </w:rPr>
          <m:t xml:space="preserve"> F</m:t>
        </m:r>
        <m:r>
          <m:rPr>
            <m:sty m:val="p"/>
          </m:rPr>
          <w:rPr>
            <w:rFonts w:ascii="Cambria Math" w:hAnsi="Cambria Math"/>
          </w:rPr>
          <m:t>(*)</m:t>
        </m:r>
      </m:oMath>
      <w:r>
        <w:rPr>
          <w:iCs/>
        </w:rPr>
        <w:t xml:space="preserve"> denotes the perceptual feature extractor.</w:t>
      </w:r>
    </w:p>
    <w:p w14:paraId="1970E86F" w14:textId="77777777" w:rsidR="005B6087" w:rsidRDefault="00000000">
      <w:pPr>
        <w:jc w:val="both"/>
        <w:rPr>
          <w:color w:val="374151"/>
          <w:shd w:val="clear" w:color="auto" w:fill="F7F7F8"/>
        </w:rPr>
      </w:pPr>
      <w:r>
        <w:rPr>
          <w:noProof/>
          <w:color w:val="374151"/>
          <w:shd w:val="clear" w:color="auto" w:fill="F7F7F8"/>
        </w:rPr>
        <w:drawing>
          <wp:inline distT="0" distB="0" distL="0" distR="0" wp14:anchorId="6EDCBA19" wp14:editId="24DC4CDE">
            <wp:extent cx="3200400" cy="1920240"/>
            <wp:effectExtent l="0" t="0" r="0" b="3810"/>
            <wp:docPr id="77592957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29572" name="图片 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14:paraId="1B91AEE3" w14:textId="77777777" w:rsidR="005B6087" w:rsidRDefault="00000000">
      <w:pPr>
        <w:jc w:val="center"/>
        <w:rPr>
          <w:color w:val="374151"/>
          <w:shd w:val="clear" w:color="auto" w:fill="F7F7F8"/>
        </w:rPr>
      </w:pPr>
      <w:r>
        <w:rPr>
          <w:b/>
          <w:lang w:eastAsia="zh-CN"/>
        </w:rPr>
        <w:t>Fig. 7.</w:t>
      </w:r>
      <w:r>
        <w:rPr>
          <w:color w:val="000000"/>
        </w:rPr>
        <w:t xml:space="preserve"> </w:t>
      </w:r>
      <w:r>
        <w:rPr>
          <w:b/>
          <w:bCs/>
          <w:color w:val="000000"/>
        </w:rPr>
        <w:t>Trends in the LPIPS loss function in the test set</w:t>
      </w:r>
    </w:p>
    <w:p w14:paraId="3EEEF5A9" w14:textId="77777777" w:rsidR="005B6087" w:rsidRDefault="00000000">
      <w:pPr>
        <w:ind w:firstLine="200"/>
        <w:jc w:val="both"/>
        <w:rPr>
          <w:iCs/>
        </w:rPr>
      </w:pPr>
      <w:r>
        <w:rPr>
          <w:iCs/>
        </w:rPr>
        <w:t xml:space="preserve">By using the LPIPS loss function, we are able to ensure that the restored face image remains perceptually similar to the original image, thus providing for the overall quality of the decryption process. This approach not only quantitatively evaluates the perceptual similarity of the images, but also optimizes the decryption results to better </w:t>
      </w:r>
      <w:ins w:id="1215" w:author="小杜" w:date="2023-09-07T22:37:00Z">
        <w:r>
          <w:rPr>
            <w:rFonts w:hint="eastAsia"/>
            <w:iCs/>
          </w:rPr>
          <w:t>align with the criteria of perceived image quality by the human eye</w:t>
        </w:r>
      </w:ins>
      <w:del w:id="1216" w:author="小杜" w:date="2023-09-07T22:37:00Z">
        <w:r>
          <w:rPr>
            <w:iCs/>
          </w:rPr>
          <w:delText>match the human eye's criteria for perceived image quality</w:delText>
        </w:r>
      </w:del>
      <w:r>
        <w:rPr>
          <w:iCs/>
        </w:rPr>
        <w:t>. The evaluation results of 47 aged images restored using the above loss function are shown in Fig. 7. From the figure, it can be observed that the four different matching methods during the restoration process using the LPIPS loss function gradually reduce the loss as the number of latent code layers used increases, similar to Fig 6.</w:t>
      </w:r>
    </w:p>
    <w:p w14:paraId="70531AE6" w14:textId="77777777" w:rsidR="005B6087" w:rsidRDefault="005B6087">
      <w:pPr>
        <w:ind w:firstLine="200"/>
        <w:jc w:val="both"/>
        <w:rPr>
          <w:iCs/>
        </w:rPr>
      </w:pPr>
    </w:p>
    <w:p w14:paraId="3F3BE6D6" w14:textId="77777777" w:rsidR="005B6087" w:rsidRDefault="00000000">
      <w:pPr>
        <w:jc w:val="both"/>
        <w:rPr>
          <w:color w:val="374151"/>
          <w:shd w:val="clear" w:color="auto" w:fill="F7F7F8"/>
        </w:rPr>
      </w:pPr>
      <w:r>
        <w:rPr>
          <w:noProof/>
          <w:color w:val="374151"/>
          <w:shd w:val="clear" w:color="auto" w:fill="F7F7F8"/>
        </w:rPr>
        <w:drawing>
          <wp:inline distT="0" distB="0" distL="0" distR="0" wp14:anchorId="327D96D3" wp14:editId="170FDCA5">
            <wp:extent cx="3200400" cy="1920240"/>
            <wp:effectExtent l="0" t="0" r="0" b="3810"/>
            <wp:docPr id="15464599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59978" name="图片 1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14:paraId="78136E30" w14:textId="77777777" w:rsidR="005B6087" w:rsidRDefault="00000000">
      <w:pPr>
        <w:jc w:val="center"/>
        <w:rPr>
          <w:b/>
          <w:bCs/>
          <w:color w:val="000000"/>
        </w:rPr>
      </w:pPr>
      <w:r>
        <w:rPr>
          <w:b/>
          <w:lang w:eastAsia="zh-CN"/>
        </w:rPr>
        <w:t>Fig. 8.</w:t>
      </w:r>
      <w:r>
        <w:rPr>
          <w:color w:val="000000"/>
        </w:rPr>
        <w:t xml:space="preserve"> </w:t>
      </w:r>
      <w:r>
        <w:rPr>
          <w:b/>
          <w:bCs/>
          <w:color w:val="000000"/>
        </w:rPr>
        <w:t>Trends in the Identity loss function in the test set</w:t>
      </w:r>
    </w:p>
    <w:p w14:paraId="1C772E76" w14:textId="77777777" w:rsidR="005B6087" w:rsidRDefault="00000000">
      <w:pPr>
        <w:ind w:firstLine="200"/>
        <w:jc w:val="both"/>
        <w:rPr>
          <w:iCs/>
        </w:rPr>
      </w:pPr>
      <w:r>
        <w:rPr>
          <w:iCs/>
        </w:rPr>
        <w:t xml:space="preserve">Finally, in order to ensure that both the input and output of the encryption and decryption process are face images, we introduce an identity loss function related to face recognition, which ensures the identity consistency of the images by </w:t>
      </w:r>
      <w:r>
        <w:rPr>
          <w:iCs/>
        </w:rPr>
        <w:t>comparing the similarity between the input image and the output image in terms of face recognition.</w:t>
      </w:r>
    </w:p>
    <w:p w14:paraId="233E24A2" w14:textId="77777777" w:rsidR="005B6087" w:rsidRDefault="00000000">
      <w:pPr>
        <w:ind w:firstLineChars="100" w:firstLine="200"/>
        <w:jc w:val="both"/>
        <w:rPr>
          <w:iCs/>
        </w:rPr>
      </w:pPr>
      <w:r>
        <w:rPr>
          <w:iCs/>
        </w:rPr>
        <w:t>Specifically, the identity loss is computed as follows:</w:t>
      </w:r>
    </w:p>
    <w:p w14:paraId="2210246F" w14:textId="77777777" w:rsidR="005B6087" w:rsidRDefault="00000000">
      <w:pPr>
        <w:ind w:firstLineChars="100" w:firstLine="200"/>
        <w:jc w:val="both"/>
        <w:rPr>
          <w:iCs/>
        </w:rPr>
      </w:pPr>
      <m:oMathPara>
        <m:oMath>
          <m:eqArr>
            <m:eqArrPr>
              <m:maxDist m:val="1"/>
              <m:ctrlPr>
                <w:rPr>
                  <w:rFonts w:ascii="Cambria Math" w:hAnsi="Cambria Math"/>
                  <w:iCs/>
                </w:rPr>
              </m:ctrlPr>
            </m:eqArrPr>
            <m:e>
              <m:sSub>
                <m:sSubPr>
                  <m:ctrlPr>
                    <w:rPr>
                      <w:rFonts w:ascii="Cambria Math" w:hAnsi="Cambria Math"/>
                      <w:iCs/>
                    </w:rPr>
                  </m:ctrlPr>
                </m:sSubPr>
                <m:e>
                  <m:r>
                    <m:rPr>
                      <m:scr m:val="script"/>
                      <m:sty m:val="p"/>
                    </m:rPr>
                    <w:rPr>
                      <w:rFonts w:ascii="Cambria Math" w:hAnsi="Cambria Math"/>
                    </w:rPr>
                    <m:t>L</m:t>
                  </m:r>
                </m:e>
                <m:sub>
                  <m:r>
                    <w:rPr>
                      <w:rFonts w:ascii="Cambria Math" w:hAnsi="Cambria Math"/>
                    </w:rPr>
                    <m:t>ID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Ρ</m:t>
                      </m:r>
                    </m:e>
                    <m:sub>
                      <m:r>
                        <w:rPr>
                          <w:rFonts w:ascii="Cambria Math" w:hAnsi="Cambria Math"/>
                        </w:rPr>
                        <m:t>i</m:t>
                      </m:r>
                    </m:sub>
                  </m:sSub>
                </m:e>
              </m:d>
              <m:r>
                <m:rPr>
                  <m:sty m:val="p"/>
                </m:rPr>
                <w:rPr>
                  <w:rFonts w:ascii="Cambria Math" w:hAnsi="Cambria Math"/>
                </w:rPr>
                <m:t>=</m:t>
              </m:r>
              <m:r>
                <m:rPr>
                  <m:sty m:val="p"/>
                </m:rPr>
                <w:rPr>
                  <w:rFonts w:ascii="Cambria Math"/>
                </w:rPr>
                <m:t>1</m:t>
              </m:r>
              <m:r>
                <m:rPr>
                  <m:sty m:val="p"/>
                </m:rPr>
                <w:rPr>
                  <w:rFonts w:ascii="Cambria Math"/>
                </w:rPr>
                <m:t>-</m:t>
              </m:r>
              <m:r>
                <m:rPr>
                  <m:sty m:val="p"/>
                </m:rPr>
                <w:rPr>
                  <w:rFonts w:ascii="Cambria Math" w:hAnsi="Cambria Math" w:cs="Cambria Math"/>
                </w:rPr>
                <m:t>⟨</m:t>
              </m:r>
              <m:sSub>
                <m:sSubPr>
                  <m:ctrlPr>
                    <w:rPr>
                      <w:rFonts w:ascii="Cambria Math" w:hAnsi="Cambria Math"/>
                      <w:iCs/>
                    </w:rPr>
                  </m:ctrlPr>
                </m:sSubPr>
                <m:e>
                  <m:r>
                    <w:rPr>
                      <w:rFonts w:ascii="Cambria Math" w:hAnsi="Cambria Math"/>
                    </w:rPr>
                    <m:t>R</m:t>
                  </m:r>
                  <m:r>
                    <m:rPr>
                      <m:sty m:val="p"/>
                    </m:rPr>
                    <w:rPr>
                      <w:rFonts w:ascii="Cambria Math" w:hAnsi="Cambria Math"/>
                    </w:rPr>
                    <m:t>(</m:t>
                  </m:r>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FPPSD</m:t>
              </m:r>
              <m:d>
                <m:dPr>
                  <m:ctrlPr>
                    <w:rPr>
                      <w:rFonts w:ascii="Cambria Math" w:hAnsi="Cambria Math"/>
                      <w:iCs/>
                    </w:rPr>
                  </m:ctrlPr>
                </m:dPr>
                <m:e>
                  <m:sSub>
                    <m:sSubPr>
                      <m:ctrlPr>
                        <w:rPr>
                          <w:rFonts w:ascii="Cambria Math" w:hAnsi="Cambria Math"/>
                          <w:iCs/>
                        </w:rPr>
                      </m:ctrlPr>
                    </m:sSubPr>
                    <m:e>
                      <m:r>
                        <m:rPr>
                          <m:sty m:val="p"/>
                        </m:rPr>
                        <w:rPr>
                          <w:rFonts w:ascii="Cambria Math"/>
                        </w:rPr>
                        <m:t>P</m:t>
                      </m:r>
                    </m:e>
                    <m:sub>
                      <m:r>
                        <w:rPr>
                          <w:rFonts w:ascii="Cambria Math"/>
                        </w:rPr>
                        <m:t>i</m:t>
                      </m:r>
                    </m:sub>
                  </m:sSub>
                </m:e>
              </m:d>
              <m:r>
                <m:rPr>
                  <m:sty m:val="p"/>
                </m:rPr>
                <w:rPr>
                  <w:rFonts w:ascii="Cambria Math"/>
                </w:rPr>
                <m:t>)</m:t>
              </m:r>
              <m:r>
                <m:rPr>
                  <m:sty m:val="p"/>
                </m:rPr>
                <w:rPr>
                  <w:rFonts w:ascii="Cambria Math" w:hAnsi="Cambria Math" w:cs="Cambria Math"/>
                </w:rPr>
                <m:t>⟩</m:t>
              </m:r>
              <m:r>
                <m:rPr>
                  <m:sty m:val="p"/>
                </m:rPr>
                <w:rPr>
                  <w:rFonts w:ascii="Cambria Math" w:hAnsi="Cambria Math"/>
                </w:rPr>
                <m:t>#</m:t>
              </m:r>
              <m:d>
                <m:dPr>
                  <m:ctrlPr>
                    <w:rPr>
                      <w:rFonts w:ascii="Cambria Math" w:hAnsi="Cambria Math"/>
                      <w:iCs/>
                    </w:rPr>
                  </m:ctrlPr>
                </m:dPr>
                <m:e>
                  <m:r>
                    <m:rPr>
                      <m:sty m:val="p"/>
                    </m:rPr>
                    <w:rPr>
                      <w:rFonts w:ascii="Cambria Math" w:hAnsi="Cambria Math"/>
                    </w:rPr>
                    <m:t>9</m:t>
                  </m:r>
                </m:e>
              </m:d>
            </m:e>
          </m:eqArr>
        </m:oMath>
      </m:oMathPara>
    </w:p>
    <w:p w14:paraId="60527809" w14:textId="77777777" w:rsidR="005B6087" w:rsidRDefault="00000000">
      <w:pPr>
        <w:jc w:val="both"/>
        <w:rPr>
          <w:iCs/>
        </w:rPr>
      </w:pPr>
      <w:r>
        <w:rPr>
          <w:iCs/>
        </w:rPr>
        <w:t xml:space="preserve">Where </w:t>
      </w:r>
      <m:oMath>
        <m:r>
          <w:rPr>
            <w:rFonts w:ascii="Cambria Math" w:hAnsi="Cambria Math"/>
          </w:rPr>
          <m:t>R</m:t>
        </m:r>
        <m:r>
          <m:rPr>
            <m:sty m:val="p"/>
          </m:rPr>
          <w:rPr>
            <w:rFonts w:ascii="Cambria Math" w:hAnsi="Cambria Math"/>
          </w:rPr>
          <m:t>(*)</m:t>
        </m:r>
      </m:oMath>
      <w:r>
        <w:rPr>
          <w:iCs/>
        </w:rPr>
        <w:t xml:space="preserve"> denotes the pre-trained ArcFace network and the input images are subjected to crop and resize operations to unify them to a size of 112 * 112 for matching with the network. </w:t>
      </w:r>
      <m:oMath>
        <m:r>
          <m:rPr>
            <m:sty m:val="p"/>
          </m:rPr>
          <w:rPr>
            <w:rFonts w:ascii="Cambria Math" w:hAnsi="Cambria Math" w:cs="Cambria Math"/>
          </w:rPr>
          <m:t>⟨</m:t>
        </m:r>
        <m:r>
          <m:rPr>
            <m:sty m:val="p"/>
          </m:rPr>
          <w:rPr>
            <w:rFonts w:ascii="Cambria Math" w:hAnsi="Cambria Math"/>
          </w:rPr>
          <m:t>*</m:t>
        </m:r>
        <m:r>
          <m:rPr>
            <m:sty m:val="p"/>
          </m:rPr>
          <w:rPr>
            <w:rFonts w:ascii="Cambria Math" w:hAnsi="Cambria Math" w:cs="Cambria Math"/>
          </w:rPr>
          <m:t>⟩</m:t>
        </m:r>
      </m:oMath>
      <w:r>
        <w:rPr>
          <w:iCs/>
        </w:rPr>
        <w:t xml:space="preserve"> denotes the cosine similarity between the output image and the original image is calculated.</w:t>
      </w:r>
    </w:p>
    <w:p w14:paraId="56D3D692" w14:textId="19E094A6" w:rsidR="005B6087" w:rsidRDefault="00000000">
      <w:pPr>
        <w:ind w:firstLineChars="100" w:firstLine="200"/>
        <w:jc w:val="both"/>
        <w:rPr>
          <w:iCs/>
        </w:rPr>
      </w:pPr>
      <w:r>
        <w:rPr>
          <w:iCs/>
        </w:rPr>
        <w:t>The results of the evaluation are shown in Fig. 8. It can be observed from the figure that when using the identity loss, the loss decreases gradually as the</w:t>
      </w:r>
      <w:ins w:id="1217" w:author="小杜" w:date="2023-09-07T22:40:00Z">
        <w:r>
          <w:rPr>
            <w:rFonts w:hint="eastAsia"/>
            <w:iCs/>
            <w:lang w:eastAsia="zh-CN"/>
          </w:rPr>
          <w:t xml:space="preserve"> number of</w:t>
        </w:r>
      </w:ins>
      <w:r>
        <w:rPr>
          <w:iCs/>
        </w:rPr>
        <w:t xml:space="preserve"> latent code layers used </w:t>
      </w:r>
      <w:del w:id="1218" w:author="Crystal Jing" w:date="2023-09-08T17:11:00Z">
        <w:r w:rsidDel="00D67550">
          <w:rPr>
            <w:iCs/>
          </w:rPr>
          <w:delText>increase</w:delText>
        </w:r>
      </w:del>
      <w:ins w:id="1219" w:author="Crystal Jing" w:date="2023-09-08T17:11:00Z">
        <w:r w:rsidR="00D67550">
          <w:rPr>
            <w:iCs/>
          </w:rPr>
          <w:t>increases</w:t>
        </w:r>
      </w:ins>
      <w:ins w:id="1220" w:author="小杜" w:date="2023-09-07T22:41:00Z">
        <w:r>
          <w:rPr>
            <w:rFonts w:hint="eastAsia"/>
            <w:iCs/>
          </w:rPr>
          <w:t>, which is consistent across all</w:t>
        </w:r>
      </w:ins>
      <w:del w:id="1221" w:author="小杜" w:date="2023-09-07T22:41:00Z">
        <w:r>
          <w:rPr>
            <w:iCs/>
          </w:rPr>
          <w:delText xml:space="preserve"> as the same for the</w:delText>
        </w:r>
      </w:del>
      <w:r>
        <w:rPr>
          <w:iCs/>
        </w:rPr>
        <w:t xml:space="preserve"> four different matching methods. However, the loss function converges slightly slower compared to the other two loss functions. This implies that introducing identity loss increases the complexity of model training but can lead to better fidelity and similarity.</w:t>
      </w:r>
    </w:p>
    <w:p w14:paraId="17DB8F0F" w14:textId="77777777" w:rsidR="005B6087" w:rsidRDefault="00000000">
      <w:pPr>
        <w:ind w:firstLineChars="100" w:firstLine="200"/>
        <w:jc w:val="both"/>
        <w:rPr>
          <w:iCs/>
        </w:rPr>
      </w:pPr>
      <w:r>
        <w:rPr>
          <w:iCs/>
        </w:rPr>
        <w:t>In this section</w:t>
      </w:r>
      <w:ins w:id="1222" w:author="小杜" w:date="2023-09-07T22:41:00Z">
        <w:r>
          <w:rPr>
            <w:rFonts w:hint="eastAsia"/>
            <w:iCs/>
            <w:lang w:eastAsia="zh-CN"/>
          </w:rPr>
          <w:t>,</w:t>
        </w:r>
      </w:ins>
      <w:r>
        <w:rPr>
          <w:iCs/>
        </w:rPr>
        <w:t xml:space="preserve"> we describe in detail the various loss functions we employ and their design principles. By embedding these loss functions in the face encryption and decryption process, we realize a comprehensive assessment of the quality of decrypted restored faces. Experimental results show that the combination of the above multiple loss functions can effectively measure the fidelity and similarity of the restoration results, thus providing a solid foundation for high-quality face reconstruction restoration.</w:t>
      </w:r>
    </w:p>
    <w:p w14:paraId="5D0BFB21" w14:textId="77777777" w:rsidR="005B6087" w:rsidRDefault="00000000">
      <w:pPr>
        <w:pStyle w:val="1"/>
      </w:pPr>
      <w:r>
        <w:t>V. Conclusion</w:t>
      </w:r>
    </w:p>
    <w:p w14:paraId="2FAE022C" w14:textId="2CFB9E65" w:rsidR="005B6087" w:rsidRDefault="00412882">
      <w:pPr>
        <w:pStyle w:val="2"/>
        <w:numPr>
          <w:ilvl w:val="0"/>
          <w:numId w:val="0"/>
        </w:numPr>
        <w:ind w:firstLineChars="100" w:firstLine="200"/>
        <w:jc w:val="both"/>
        <w:rPr>
          <w:i w:val="0"/>
        </w:rPr>
      </w:pPr>
      <w:ins w:id="1223" w:author="Crystal Jing" w:date="2023-09-08T17:15:00Z">
        <w:r w:rsidRPr="00412882">
          <w:rPr>
            <w:i w:val="0"/>
          </w:rPr>
          <w:t xml:space="preserve">In this paper, we propose an algorithm for encrypting and decrypting video abstractions based on a cognitive mechanism that associates high and low-dimensional information. The aim is to address problems related to personal privacy and the management of massive video data in disaster scenarios. </w:t>
        </w:r>
      </w:ins>
      <w:del w:id="1224" w:author="Crystal Jing" w:date="2023-09-08T17:15:00Z">
        <w:r w:rsidR="00000000" w:rsidDel="00412882">
          <w:rPr>
            <w:rFonts w:hint="eastAsia"/>
            <w:i w:val="0"/>
          </w:rPr>
          <w:delText xml:space="preserve">In this paper, we propose a video abstraction encryption and decryption algorithm based on high and </w:delText>
        </w:r>
      </w:del>
      <w:del w:id="1225" w:author="Crystal Jing" w:date="2023-09-08T17:12:00Z">
        <w:r w:rsidR="00000000" w:rsidDel="00D67550">
          <w:rPr>
            <w:rFonts w:hint="eastAsia"/>
            <w:i w:val="0"/>
          </w:rPr>
          <w:delText>low dimensional</w:delText>
        </w:r>
      </w:del>
      <w:del w:id="1226" w:author="Crystal Jing" w:date="2023-09-08T17:15:00Z">
        <w:r w:rsidR="00000000" w:rsidDel="00412882">
          <w:rPr>
            <w:rFonts w:hint="eastAsia"/>
            <w:i w:val="0"/>
          </w:rPr>
          <w:delText xml:space="preserve"> information association cognitive mechanism for massive video data disaster and personal privacy problems. </w:delText>
        </w:r>
      </w:del>
      <w:r w:rsidR="00000000">
        <w:rPr>
          <w:rFonts w:hint="eastAsia"/>
          <w:i w:val="0"/>
        </w:rPr>
        <w:t xml:space="preserve">When storing the video, </w:t>
      </w:r>
      <w:r w:rsidR="00000000">
        <w:rPr>
          <w:i w:val="0"/>
        </w:rPr>
        <w:t>a face recognition and face encryption algorithm based on YOLO5-face is used to encrypt the video</w:t>
      </w:r>
      <w:ins w:id="1227" w:author="小杜" w:date="2023-09-07T22:45:00Z">
        <w:r w:rsidR="00000000">
          <w:rPr>
            <w:rFonts w:hint="eastAsia"/>
            <w:i w:val="0"/>
            <w:lang w:eastAsia="zh-CN"/>
          </w:rPr>
          <w:t>.</w:t>
        </w:r>
      </w:ins>
      <w:del w:id="1228" w:author="小杜" w:date="2023-09-07T22:45:00Z">
        <w:r w:rsidR="00000000">
          <w:rPr>
            <w:rFonts w:hint="eastAsia"/>
            <w:i w:val="0"/>
          </w:rPr>
          <w:delText>,</w:delText>
        </w:r>
      </w:del>
      <w:r w:rsidR="00000000">
        <w:rPr>
          <w:rFonts w:hint="eastAsia"/>
          <w:i w:val="0"/>
        </w:rPr>
        <w:t xml:space="preserve"> </w:t>
      </w:r>
      <w:del w:id="1229" w:author="小杜" w:date="2023-09-07T22:45:00Z">
        <w:r w:rsidR="00000000">
          <w:rPr>
            <w:i w:val="0"/>
          </w:rPr>
          <w:delText>and at the same time,</w:delText>
        </w:r>
      </w:del>
      <w:ins w:id="1230" w:author="小杜" w:date="2023-09-07T22:45:00Z">
        <w:r w:rsidR="00000000">
          <w:rPr>
            <w:rFonts w:hint="eastAsia"/>
            <w:i w:val="0"/>
            <w:lang w:eastAsia="zh-CN"/>
          </w:rPr>
          <w:t>Simultaneously, the</w:t>
        </w:r>
      </w:ins>
      <w:r w:rsidR="00000000">
        <w:rPr>
          <w:i w:val="0"/>
        </w:rPr>
        <w:t xml:space="preserve"> </w:t>
      </w:r>
      <w:proofErr w:type="spellStart"/>
      <w:r w:rsidR="00000000">
        <w:rPr>
          <w:i w:val="0"/>
        </w:rPr>
        <w:t>pSp</w:t>
      </w:r>
      <w:proofErr w:type="spellEnd"/>
      <w:r w:rsidR="00000000">
        <w:rPr>
          <w:i w:val="0"/>
        </w:rPr>
        <w:t xml:space="preserve"> encoder is utilized to extract the high and </w:t>
      </w:r>
      <w:del w:id="1231" w:author="Crystal Jing" w:date="2023-09-08T17:16:00Z">
        <w:r w:rsidR="00000000" w:rsidDel="00412882">
          <w:rPr>
            <w:i w:val="0"/>
          </w:rPr>
          <w:delText>low dimensional</w:delText>
        </w:r>
      </w:del>
      <w:ins w:id="1232" w:author="Crystal Jing" w:date="2023-09-08T17:16:00Z">
        <w:r>
          <w:rPr>
            <w:i w:val="0"/>
          </w:rPr>
          <w:t>low-dimensional</w:t>
        </w:r>
      </w:ins>
      <w:r w:rsidR="00000000">
        <w:rPr>
          <w:i w:val="0"/>
        </w:rPr>
        <w:t xml:space="preserve"> semantic information of the face to form a feature key</w:t>
      </w:r>
      <w:del w:id="1233" w:author="小杜" w:date="2023-09-07T22:47:00Z">
        <w:r w:rsidR="00000000">
          <w:rPr>
            <w:i w:val="0"/>
          </w:rPr>
          <w:delText>,</w:delText>
        </w:r>
      </w:del>
      <w:r w:rsidR="00000000">
        <w:rPr>
          <w:i w:val="0"/>
        </w:rPr>
        <w:t xml:space="preserve"> and establish an index association with the face in the video, which is stored in the corresponding key pool of the video.</w:t>
      </w:r>
      <w:r w:rsidR="00000000">
        <w:rPr>
          <w:rFonts w:hint="eastAsia"/>
          <w:i w:val="0"/>
        </w:rPr>
        <w:t xml:space="preserve"> When decrypting, the features extracted from the specified new faces are used to search in the key pool, and the matched faces are reduced to clear faces using </w:t>
      </w:r>
      <w:ins w:id="1234" w:author="Crystal Jing" w:date="2023-09-08T17:17:00Z">
        <w:r>
          <w:rPr>
            <w:i w:val="0"/>
          </w:rPr>
          <w:t xml:space="preserve">the </w:t>
        </w:r>
      </w:ins>
      <w:proofErr w:type="spellStart"/>
      <w:r w:rsidR="00000000">
        <w:rPr>
          <w:i w:val="0"/>
        </w:rPr>
        <w:t>styleGAN</w:t>
      </w:r>
      <w:proofErr w:type="spellEnd"/>
      <w:r w:rsidR="00000000">
        <w:rPr>
          <w:i w:val="0"/>
        </w:rPr>
        <w:t xml:space="preserve"> generator</w:t>
      </w:r>
      <w:r w:rsidR="00000000">
        <w:rPr>
          <w:rFonts w:hint="eastAsia"/>
          <w:i w:val="0"/>
        </w:rPr>
        <w:t xml:space="preserve">. We initially validate the feasibility of this video encryption and decryption algorithm on a self-built dataset. </w:t>
      </w:r>
      <w:r w:rsidR="00000000">
        <w:rPr>
          <w:i w:val="0"/>
        </w:rPr>
        <w:t>At the same time, we conduct comparative experiments and analysis of multiple matching methods and loss function selection to inversely verify the importance of high-dimensional abstract semantic features in the process of face association re-recognition.</w:t>
      </w:r>
      <w:r w:rsidR="00000000">
        <w:rPr>
          <w:rFonts w:hint="eastAsia"/>
          <w:i w:val="0"/>
        </w:rPr>
        <w:t xml:space="preserve"> </w:t>
      </w:r>
      <w:r w:rsidR="00000000">
        <w:rPr>
          <w:rFonts w:hint="eastAsia"/>
          <w:i w:val="0"/>
          <w:lang w:eastAsia="zh-CN"/>
        </w:rPr>
        <w:t xml:space="preserve">Our research has important implications in terms of how to strike a balance between </w:t>
      </w:r>
      <w:ins w:id="1235" w:author="小杜" w:date="2023-09-07T22:44:00Z">
        <w:r w:rsidR="00000000">
          <w:rPr>
            <w:rFonts w:hint="eastAsia"/>
            <w:i w:val="0"/>
            <w:lang w:eastAsia="zh-CN"/>
          </w:rPr>
          <w:t xml:space="preserve">safeguarding </w:t>
        </w:r>
      </w:ins>
      <w:r w:rsidR="00000000">
        <w:rPr>
          <w:rFonts w:hint="eastAsia"/>
          <w:i w:val="0"/>
          <w:lang w:eastAsia="zh-CN"/>
        </w:rPr>
        <w:t>privacy</w:t>
      </w:r>
      <w:ins w:id="1236" w:author="小杜" w:date="2023-09-07T22:44:00Z">
        <w:r w:rsidR="00000000">
          <w:rPr>
            <w:rFonts w:hint="eastAsia"/>
            <w:i w:val="0"/>
            <w:lang w:eastAsia="zh-CN"/>
          </w:rPr>
          <w:t xml:space="preserve"> </w:t>
        </w:r>
      </w:ins>
      <w:del w:id="1237" w:author="小杜" w:date="2023-09-07T22:44:00Z">
        <w:r w:rsidR="00000000">
          <w:rPr>
            <w:rFonts w:hint="eastAsia"/>
            <w:i w:val="0"/>
            <w:lang w:eastAsia="zh-CN"/>
          </w:rPr>
          <w:delText xml:space="preserve"> protection </w:delText>
        </w:r>
      </w:del>
      <w:r w:rsidR="00000000">
        <w:rPr>
          <w:rFonts w:hint="eastAsia"/>
          <w:i w:val="0"/>
          <w:lang w:eastAsia="zh-CN"/>
        </w:rPr>
        <w:t>and</w:t>
      </w:r>
      <w:ins w:id="1238" w:author="小杜" w:date="2023-09-07T22:44:00Z">
        <w:r w:rsidR="00000000">
          <w:rPr>
            <w:rFonts w:hint="eastAsia"/>
            <w:i w:val="0"/>
            <w:lang w:eastAsia="zh-CN"/>
          </w:rPr>
          <w:t xml:space="preserve"> advancing</w:t>
        </w:r>
      </w:ins>
      <w:r w:rsidR="00000000">
        <w:rPr>
          <w:rFonts w:hint="eastAsia"/>
          <w:i w:val="0"/>
          <w:lang w:eastAsia="zh-CN"/>
        </w:rPr>
        <w:t xml:space="preserve"> machine vision research. </w:t>
      </w:r>
      <w:r w:rsidR="00000000">
        <w:rPr>
          <w:rFonts w:hint="eastAsia"/>
          <w:i w:val="0"/>
        </w:rPr>
        <w:t>In the future, th</w:t>
      </w:r>
      <w:r w:rsidR="00000000">
        <w:rPr>
          <w:rFonts w:hint="eastAsia"/>
          <w:i w:val="0"/>
          <w:lang w:eastAsia="zh-CN"/>
        </w:rPr>
        <w:t>is</w:t>
      </w:r>
      <w:r w:rsidR="00000000">
        <w:rPr>
          <w:rFonts w:hint="eastAsia"/>
          <w:i w:val="0"/>
        </w:rPr>
        <w:t xml:space="preserve"> algorithm is promising to play an important role in privacy protection and big data storage, face re-identification, and other fields</w:t>
      </w:r>
      <w:r w:rsidR="00000000">
        <w:rPr>
          <w:i w:val="0"/>
        </w:rPr>
        <w:t xml:space="preserve">. </w:t>
      </w:r>
      <w:bookmarkStart w:id="1239" w:name="_heading=h.ji51hl1e8dp3" w:colFirst="0" w:colLast="0"/>
      <w:bookmarkEnd w:id="1239"/>
    </w:p>
    <w:p w14:paraId="41961C04" w14:textId="77777777" w:rsidR="005B6087" w:rsidRDefault="00000000">
      <w:pPr>
        <w:keepNext/>
        <w:spacing w:before="240" w:after="80"/>
        <w:jc w:val="center"/>
        <w:rPr>
          <w:color w:val="222222"/>
          <w:sz w:val="16"/>
          <w:szCs w:val="16"/>
        </w:rPr>
      </w:pPr>
      <w:r>
        <w:rPr>
          <w:smallCaps/>
          <w:color w:val="000000"/>
        </w:rPr>
        <w:t>References</w:t>
      </w:r>
    </w:p>
    <w:p w14:paraId="36BD8A9D" w14:textId="77777777" w:rsidR="005B6087" w:rsidRDefault="00000000">
      <w:pPr>
        <w:numPr>
          <w:ilvl w:val="0"/>
          <w:numId w:val="4"/>
        </w:numPr>
        <w:ind w:left="357" w:hanging="357"/>
        <w:jc w:val="both"/>
        <w:rPr>
          <w:color w:val="000000"/>
          <w:sz w:val="16"/>
          <w:szCs w:val="16"/>
        </w:rPr>
      </w:pPr>
      <w:r>
        <w:rPr>
          <w:color w:val="000000"/>
          <w:sz w:val="16"/>
          <w:szCs w:val="16"/>
        </w:rPr>
        <w:t>Z. Gao, C. Xu, H. Zhang, S. Li and V. H. C. de Albuquerque, "</w:t>
      </w:r>
      <w:bookmarkStart w:id="1240" w:name="OLE_LINK10"/>
      <w:r>
        <w:rPr>
          <w:color w:val="000000"/>
          <w:sz w:val="16"/>
          <w:szCs w:val="16"/>
        </w:rPr>
        <w:t>Trustful Internet of Surveillance Things Based on Deeply Represented Visual Co-</w:t>
      </w:r>
      <w:r>
        <w:rPr>
          <w:color w:val="000000"/>
          <w:sz w:val="16"/>
          <w:szCs w:val="16"/>
        </w:rPr>
        <w:lastRenderedPageBreak/>
        <w:t>Saliency Detection</w:t>
      </w:r>
      <w:bookmarkEnd w:id="1240"/>
      <w:r>
        <w:rPr>
          <w:color w:val="000000"/>
          <w:sz w:val="16"/>
          <w:szCs w:val="16"/>
        </w:rPr>
        <w:t>," IEEE Internet of Things Journal, vol. 7, no. 5, pp. 4092-4100, May 2020.</w:t>
      </w:r>
    </w:p>
    <w:p w14:paraId="207B759D" w14:textId="77777777" w:rsidR="005B6087" w:rsidRDefault="00000000">
      <w:pPr>
        <w:numPr>
          <w:ilvl w:val="0"/>
          <w:numId w:val="1"/>
        </w:numPr>
        <w:ind w:left="360"/>
        <w:jc w:val="both"/>
        <w:rPr>
          <w:color w:val="000000"/>
          <w:sz w:val="16"/>
          <w:szCs w:val="16"/>
        </w:rPr>
      </w:pPr>
      <w:r>
        <w:rPr>
          <w:rFonts w:hint="eastAsia"/>
          <w:color w:val="000000"/>
          <w:sz w:val="16"/>
          <w:szCs w:val="16"/>
        </w:rPr>
        <w:t>Ş</w:t>
      </w:r>
      <w:r>
        <w:rPr>
          <w:color w:val="000000"/>
          <w:sz w:val="16"/>
          <w:szCs w:val="16"/>
        </w:rPr>
        <w:t xml:space="preserve">. </w:t>
      </w:r>
      <w:proofErr w:type="spellStart"/>
      <w:r>
        <w:rPr>
          <w:color w:val="000000"/>
          <w:sz w:val="16"/>
          <w:szCs w:val="16"/>
        </w:rPr>
        <w:t>Kolozali</w:t>
      </w:r>
      <w:proofErr w:type="spellEnd"/>
      <w:r>
        <w:rPr>
          <w:color w:val="000000"/>
          <w:sz w:val="16"/>
          <w:szCs w:val="16"/>
        </w:rPr>
        <w:t xml:space="preserve"> et al., "Observing the Pulse of a City: A Smart City Framework for Real-Time Discovery, Federation, and Aggregation of Data Streams," IEEE Internet of Things Journal, vol. 6, no. 2, pp. 2651-2668, April 2019.</w:t>
      </w:r>
    </w:p>
    <w:p w14:paraId="3B5BD3F0" w14:textId="77777777" w:rsidR="005B6087" w:rsidRDefault="00000000">
      <w:pPr>
        <w:numPr>
          <w:ilvl w:val="0"/>
          <w:numId w:val="1"/>
        </w:numPr>
        <w:ind w:left="360"/>
        <w:jc w:val="both"/>
        <w:rPr>
          <w:color w:val="000000"/>
          <w:sz w:val="16"/>
          <w:szCs w:val="16"/>
        </w:rPr>
      </w:pPr>
      <w:r>
        <w:rPr>
          <w:color w:val="000000"/>
          <w:sz w:val="16"/>
          <w:szCs w:val="16"/>
        </w:rPr>
        <w:t>O. Styles, T. Guha and V. Sanchez, "Multi-Camera Trajectory Forecasting with Trajectory Tensors," IEEE Transactions on Pattern Analysis and Machine Intelligence.</w:t>
      </w:r>
      <w:r>
        <w:t xml:space="preserve"> </w:t>
      </w:r>
      <w:r>
        <w:rPr>
          <w:color w:val="000000"/>
          <w:sz w:val="16"/>
          <w:szCs w:val="16"/>
        </w:rPr>
        <w:t>2021, 44(11): 8482-8491.</w:t>
      </w:r>
    </w:p>
    <w:p w14:paraId="4CDE781A" w14:textId="77777777" w:rsidR="005B6087" w:rsidRDefault="00000000">
      <w:pPr>
        <w:numPr>
          <w:ilvl w:val="0"/>
          <w:numId w:val="1"/>
        </w:numPr>
        <w:ind w:left="360"/>
        <w:jc w:val="both"/>
      </w:pPr>
      <w:bookmarkStart w:id="1241" w:name="_Hlk118554018"/>
      <w:r>
        <w:rPr>
          <w:color w:val="000000"/>
          <w:sz w:val="16"/>
          <w:szCs w:val="16"/>
        </w:rPr>
        <w:t xml:space="preserve">C. W. Chen, "Internet of Video Things: Next-Generation IoT </w:t>
      </w:r>
      <w:proofErr w:type="gramStart"/>
      <w:r>
        <w:rPr>
          <w:color w:val="000000"/>
          <w:sz w:val="16"/>
          <w:szCs w:val="16"/>
        </w:rPr>
        <w:t>With</w:t>
      </w:r>
      <w:proofErr w:type="gramEnd"/>
      <w:r>
        <w:rPr>
          <w:color w:val="000000"/>
          <w:sz w:val="16"/>
          <w:szCs w:val="16"/>
        </w:rPr>
        <w:t xml:space="preserve"> Visual Sensors," IEEE Internet of Things Journal, vol. 7, no. 8, pp. 6676-6685, Aug. 2020.</w:t>
      </w:r>
      <w:bookmarkEnd w:id="1241"/>
    </w:p>
    <w:p w14:paraId="0DB25617" w14:textId="77777777" w:rsidR="005B6087" w:rsidRDefault="00000000">
      <w:pPr>
        <w:numPr>
          <w:ilvl w:val="0"/>
          <w:numId w:val="1"/>
        </w:numPr>
        <w:ind w:left="360"/>
        <w:jc w:val="both"/>
      </w:pPr>
      <w:r>
        <w:rPr>
          <w:color w:val="000000"/>
          <w:sz w:val="16"/>
          <w:szCs w:val="16"/>
        </w:rPr>
        <w:t xml:space="preserve">Zou, </w:t>
      </w:r>
      <w:proofErr w:type="spellStart"/>
      <w:r>
        <w:rPr>
          <w:color w:val="000000"/>
          <w:sz w:val="16"/>
          <w:szCs w:val="16"/>
        </w:rPr>
        <w:t>Zhengxia</w:t>
      </w:r>
      <w:proofErr w:type="spellEnd"/>
      <w:r>
        <w:rPr>
          <w:color w:val="000000"/>
          <w:sz w:val="16"/>
          <w:szCs w:val="16"/>
        </w:rPr>
        <w:t xml:space="preserve">, et al. "Object detection in 20 years: A survey." </w:t>
      </w:r>
      <w:proofErr w:type="spellStart"/>
      <w:r>
        <w:rPr>
          <w:color w:val="000000"/>
          <w:sz w:val="16"/>
          <w:szCs w:val="16"/>
        </w:rPr>
        <w:t>arXiv</w:t>
      </w:r>
      <w:proofErr w:type="spellEnd"/>
      <w:r>
        <w:rPr>
          <w:color w:val="000000"/>
          <w:sz w:val="16"/>
          <w:szCs w:val="16"/>
        </w:rPr>
        <w:t xml:space="preserve"> preprint arXiv:1905.05055 (2019).</w:t>
      </w:r>
    </w:p>
    <w:p w14:paraId="0D9D5F44" w14:textId="77777777" w:rsidR="005B6087" w:rsidRDefault="00000000">
      <w:pPr>
        <w:numPr>
          <w:ilvl w:val="0"/>
          <w:numId w:val="1"/>
        </w:numPr>
        <w:ind w:left="360"/>
        <w:jc w:val="both"/>
      </w:pPr>
      <w:r>
        <w:rPr>
          <w:color w:val="000000"/>
          <w:sz w:val="16"/>
          <w:szCs w:val="16"/>
        </w:rPr>
        <w:t>W. N. I. Al-</w:t>
      </w:r>
      <w:proofErr w:type="spellStart"/>
      <w:r>
        <w:rPr>
          <w:color w:val="000000"/>
          <w:sz w:val="16"/>
          <w:szCs w:val="16"/>
        </w:rPr>
        <w:t>Obaydy</w:t>
      </w:r>
      <w:proofErr w:type="spellEnd"/>
      <w:r>
        <w:rPr>
          <w:color w:val="000000"/>
          <w:sz w:val="16"/>
          <w:szCs w:val="16"/>
        </w:rPr>
        <w:t xml:space="preserve"> and S. A. Suandi, "Open-set face recognition in video surveillance: a survey," in </w:t>
      </w:r>
      <w:r>
        <w:rPr>
          <w:i/>
          <w:color w:val="000000"/>
          <w:sz w:val="16"/>
          <w:szCs w:val="16"/>
        </w:rPr>
        <w:t>InECCE2019</w:t>
      </w:r>
      <w:r>
        <w:rPr>
          <w:color w:val="000000"/>
          <w:sz w:val="16"/>
          <w:szCs w:val="16"/>
        </w:rPr>
        <w:t>: Springer, 2020, pp. 425-436.</w:t>
      </w:r>
    </w:p>
    <w:p w14:paraId="695C5BF0" w14:textId="77777777" w:rsidR="005B6087" w:rsidRDefault="00000000">
      <w:pPr>
        <w:numPr>
          <w:ilvl w:val="0"/>
          <w:numId w:val="1"/>
        </w:numPr>
        <w:ind w:left="360"/>
        <w:jc w:val="both"/>
        <w:rPr>
          <w:color w:val="000000"/>
          <w:sz w:val="16"/>
          <w:szCs w:val="16"/>
        </w:rPr>
      </w:pPr>
      <w:r>
        <w:rPr>
          <w:color w:val="000000"/>
          <w:sz w:val="16"/>
          <w:szCs w:val="16"/>
        </w:rPr>
        <w:t xml:space="preserve">A. H. Ahmad et al., "Real time face recognition of video surveillance system using </w:t>
      </w:r>
      <w:proofErr w:type="spellStart"/>
      <w:r>
        <w:rPr>
          <w:color w:val="000000"/>
          <w:sz w:val="16"/>
          <w:szCs w:val="16"/>
        </w:rPr>
        <w:t>haar</w:t>
      </w:r>
      <w:proofErr w:type="spellEnd"/>
      <w:r>
        <w:rPr>
          <w:color w:val="000000"/>
          <w:sz w:val="16"/>
          <w:szCs w:val="16"/>
        </w:rPr>
        <w:t xml:space="preserve"> cascade classifier," vol. 21, no. 3, pp. 1389-1399, 2021.</w:t>
      </w:r>
    </w:p>
    <w:p w14:paraId="173FF4C9" w14:textId="77777777" w:rsidR="005B6087" w:rsidRDefault="00000000">
      <w:pPr>
        <w:numPr>
          <w:ilvl w:val="0"/>
          <w:numId w:val="1"/>
        </w:numPr>
        <w:ind w:left="360"/>
        <w:jc w:val="both"/>
        <w:rPr>
          <w:color w:val="000000"/>
          <w:sz w:val="16"/>
          <w:szCs w:val="16"/>
        </w:rPr>
      </w:pPr>
      <w:r>
        <w:rPr>
          <w:color w:val="000000"/>
          <w:sz w:val="16"/>
          <w:szCs w:val="16"/>
        </w:rPr>
        <w:t>C. Shirley, N. Ram Mohan, B. J. M. S. Chitra, and S. Processing, "Gravitational search-based optimal deep neural network for occluded face recognition system in videos," vol. 32, no. 1, pp. 189-215, 2021.</w:t>
      </w:r>
    </w:p>
    <w:p w14:paraId="0B9E7A65" w14:textId="77777777" w:rsidR="005B6087" w:rsidRDefault="00000000">
      <w:pPr>
        <w:numPr>
          <w:ilvl w:val="0"/>
          <w:numId w:val="1"/>
        </w:numPr>
        <w:ind w:left="360"/>
        <w:jc w:val="both"/>
        <w:rPr>
          <w:color w:val="000000"/>
          <w:sz w:val="16"/>
          <w:szCs w:val="16"/>
        </w:rPr>
      </w:pPr>
      <w:r>
        <w:rPr>
          <w:color w:val="000000"/>
          <w:sz w:val="16"/>
          <w:szCs w:val="16"/>
        </w:rPr>
        <w:t xml:space="preserve">Z. Lei, X. Zhang, S. Yang, Z. Ren, and O. F. J. E. I. S. </w:t>
      </w:r>
      <w:proofErr w:type="spellStart"/>
      <w:r>
        <w:rPr>
          <w:color w:val="000000"/>
          <w:sz w:val="16"/>
          <w:szCs w:val="16"/>
        </w:rPr>
        <w:t>Akindipe</w:t>
      </w:r>
      <w:proofErr w:type="spellEnd"/>
      <w:r>
        <w:rPr>
          <w:color w:val="000000"/>
          <w:sz w:val="16"/>
          <w:szCs w:val="16"/>
        </w:rPr>
        <w:t>, "RFR-DLVT: a hybrid method for real-time face recognition using deep learning and visual tracking," vol. 14, no. 9-10, pp. 1379-1393, 2020.</w:t>
      </w:r>
    </w:p>
    <w:p w14:paraId="59CA3115" w14:textId="77777777" w:rsidR="005B6087" w:rsidRDefault="00000000">
      <w:pPr>
        <w:numPr>
          <w:ilvl w:val="0"/>
          <w:numId w:val="1"/>
        </w:numPr>
        <w:ind w:left="360"/>
        <w:jc w:val="both"/>
        <w:rPr>
          <w:color w:val="000000"/>
          <w:sz w:val="16"/>
          <w:szCs w:val="16"/>
        </w:rPr>
      </w:pPr>
      <w:r>
        <w:rPr>
          <w:color w:val="000000"/>
          <w:sz w:val="16"/>
          <w:szCs w:val="16"/>
        </w:rPr>
        <w:t>M. Liu, J. Liu, P. Zhang, and Q. J. I. A. Li, "PA-GAN: A patch-attention based aggregation network for face recognition in surveillance," vol. 8, pp. 152780-152789, 2020.</w:t>
      </w:r>
    </w:p>
    <w:p w14:paraId="3CC9DBE7" w14:textId="77777777" w:rsidR="005B6087" w:rsidRDefault="00000000">
      <w:pPr>
        <w:numPr>
          <w:ilvl w:val="0"/>
          <w:numId w:val="1"/>
        </w:numPr>
        <w:ind w:left="360"/>
        <w:jc w:val="both"/>
        <w:rPr>
          <w:color w:val="000000"/>
          <w:sz w:val="16"/>
          <w:szCs w:val="16"/>
        </w:rPr>
      </w:pPr>
      <w:r>
        <w:rPr>
          <w:color w:val="000000"/>
          <w:sz w:val="16"/>
          <w:szCs w:val="16"/>
        </w:rPr>
        <w:t>W. N. I. Al-</w:t>
      </w:r>
      <w:proofErr w:type="spellStart"/>
      <w:r>
        <w:rPr>
          <w:color w:val="000000"/>
          <w:sz w:val="16"/>
          <w:szCs w:val="16"/>
        </w:rPr>
        <w:t>Obaydy</w:t>
      </w:r>
      <w:proofErr w:type="spellEnd"/>
      <w:r>
        <w:rPr>
          <w:color w:val="000000"/>
          <w:sz w:val="16"/>
          <w:szCs w:val="16"/>
        </w:rPr>
        <w:t>, S. A. J. N. C. Suandi, and Applications, "Open-set single-sample face recognition in video surveillance using fuzzy ARTMAP," vol. 32, no. 5, pp. 1405-1412, 2020.</w:t>
      </w:r>
    </w:p>
    <w:p w14:paraId="27060EA0" w14:textId="77777777" w:rsidR="005B6087" w:rsidRDefault="00000000">
      <w:pPr>
        <w:numPr>
          <w:ilvl w:val="0"/>
          <w:numId w:val="1"/>
        </w:numPr>
        <w:ind w:left="360"/>
        <w:jc w:val="both"/>
        <w:rPr>
          <w:color w:val="000000"/>
          <w:sz w:val="16"/>
          <w:szCs w:val="16"/>
        </w:rPr>
      </w:pPr>
      <w:r>
        <w:rPr>
          <w:color w:val="000000"/>
          <w:sz w:val="16"/>
          <w:szCs w:val="16"/>
        </w:rPr>
        <w:t>W. N. I. Al-</w:t>
      </w:r>
      <w:proofErr w:type="spellStart"/>
      <w:r>
        <w:rPr>
          <w:color w:val="000000"/>
          <w:sz w:val="16"/>
          <w:szCs w:val="16"/>
        </w:rPr>
        <w:t>Obaydy</w:t>
      </w:r>
      <w:proofErr w:type="spellEnd"/>
      <w:r>
        <w:rPr>
          <w:color w:val="000000"/>
          <w:sz w:val="16"/>
          <w:szCs w:val="16"/>
        </w:rPr>
        <w:t>, S. A. J. M. T. Suandi, and Applications, "Automatic pose normalization for open-set single-sample face recognition in video surveillance," vol. 79, no. 3, pp. 2897-2915, 2020.</w:t>
      </w:r>
    </w:p>
    <w:p w14:paraId="2E6BE492" w14:textId="77777777" w:rsidR="005B6087" w:rsidRDefault="00000000">
      <w:pPr>
        <w:numPr>
          <w:ilvl w:val="0"/>
          <w:numId w:val="1"/>
        </w:numPr>
        <w:ind w:left="360"/>
        <w:jc w:val="both"/>
        <w:rPr>
          <w:color w:val="000000"/>
          <w:sz w:val="16"/>
          <w:szCs w:val="16"/>
        </w:rPr>
      </w:pPr>
      <w:r>
        <w:rPr>
          <w:color w:val="000000"/>
          <w:sz w:val="16"/>
          <w:szCs w:val="16"/>
        </w:rPr>
        <w:t>X. Zhao, Y. Chen, E. Blasch, L. Zhang, and G. Chen, "Face recognition in low-resolution surveillance video streams," in Sensors and Systems for Space Applications XII, 2019, vol. 11017, pp. 147-159: SPIE.</w:t>
      </w:r>
    </w:p>
    <w:p w14:paraId="7C2C83B6" w14:textId="77777777" w:rsidR="005B6087" w:rsidRDefault="00000000">
      <w:pPr>
        <w:numPr>
          <w:ilvl w:val="0"/>
          <w:numId w:val="1"/>
        </w:numPr>
        <w:ind w:left="360"/>
        <w:jc w:val="both"/>
        <w:rPr>
          <w:color w:val="000000"/>
          <w:sz w:val="16"/>
          <w:szCs w:val="16"/>
        </w:rPr>
      </w:pPr>
      <w:r>
        <w:rPr>
          <w:color w:val="000000"/>
          <w:sz w:val="16"/>
          <w:szCs w:val="16"/>
        </w:rPr>
        <w:t>N. Singh, S. S. Rathore, S. J. M. T. Kumar, and Applications, "Towards a super-</w:t>
      </w:r>
      <w:proofErr w:type="gramStart"/>
      <w:r>
        <w:rPr>
          <w:color w:val="000000"/>
          <w:sz w:val="16"/>
          <w:szCs w:val="16"/>
        </w:rPr>
        <w:t>resolution based</w:t>
      </w:r>
      <w:proofErr w:type="gramEnd"/>
      <w:r>
        <w:rPr>
          <w:color w:val="000000"/>
          <w:sz w:val="16"/>
          <w:szCs w:val="16"/>
        </w:rPr>
        <w:t xml:space="preserve"> approach for improved face recognition in low resolution environment," pp. 1-33, 2022.</w:t>
      </w:r>
    </w:p>
    <w:p w14:paraId="52C5D2AE" w14:textId="77777777" w:rsidR="005B6087" w:rsidRDefault="00000000">
      <w:pPr>
        <w:numPr>
          <w:ilvl w:val="0"/>
          <w:numId w:val="1"/>
        </w:numPr>
        <w:ind w:left="360"/>
        <w:jc w:val="both"/>
        <w:rPr>
          <w:color w:val="000000"/>
          <w:sz w:val="16"/>
          <w:szCs w:val="16"/>
        </w:rPr>
      </w:pPr>
      <w:r>
        <w:rPr>
          <w:color w:val="000000"/>
          <w:sz w:val="16"/>
          <w:szCs w:val="16"/>
        </w:rPr>
        <w:t xml:space="preserve">D. S. </w:t>
      </w:r>
      <w:proofErr w:type="spellStart"/>
      <w:r>
        <w:rPr>
          <w:color w:val="000000"/>
          <w:sz w:val="16"/>
          <w:szCs w:val="16"/>
        </w:rPr>
        <w:t>Dharrao</w:t>
      </w:r>
      <w:proofErr w:type="spellEnd"/>
      <w:r>
        <w:rPr>
          <w:color w:val="000000"/>
          <w:sz w:val="16"/>
          <w:szCs w:val="16"/>
        </w:rPr>
        <w:t xml:space="preserve">, N. J. J. I. J. o. C. I. Uke, and Applications, "Fractional Krill–Lion </w:t>
      </w:r>
      <w:proofErr w:type="gramStart"/>
      <w:r>
        <w:rPr>
          <w:color w:val="000000"/>
          <w:sz w:val="16"/>
          <w:szCs w:val="16"/>
        </w:rPr>
        <w:t>algorithm based</w:t>
      </w:r>
      <w:proofErr w:type="gramEnd"/>
      <w:r>
        <w:rPr>
          <w:color w:val="000000"/>
          <w:sz w:val="16"/>
          <w:szCs w:val="16"/>
        </w:rPr>
        <w:t xml:space="preserve"> actor critic neural network for face recognition in real time surveillance videos," vol. 18, no. 02, p. 1950011, 2019.</w:t>
      </w:r>
    </w:p>
    <w:p w14:paraId="0A3036E7" w14:textId="77777777" w:rsidR="005B6087" w:rsidRDefault="00000000">
      <w:pPr>
        <w:numPr>
          <w:ilvl w:val="0"/>
          <w:numId w:val="1"/>
        </w:numPr>
        <w:ind w:left="360"/>
        <w:jc w:val="both"/>
        <w:rPr>
          <w:color w:val="000000"/>
          <w:sz w:val="16"/>
          <w:szCs w:val="16"/>
        </w:rPr>
      </w:pPr>
      <w:r>
        <w:rPr>
          <w:color w:val="000000"/>
          <w:sz w:val="16"/>
          <w:szCs w:val="16"/>
        </w:rPr>
        <w:t xml:space="preserve">M. J. I. J. o. A. C. S. </w:t>
      </w:r>
      <w:proofErr w:type="spellStart"/>
      <w:r>
        <w:rPr>
          <w:color w:val="000000"/>
          <w:sz w:val="16"/>
          <w:szCs w:val="16"/>
        </w:rPr>
        <w:t>Imandito</w:t>
      </w:r>
      <w:proofErr w:type="spellEnd"/>
      <w:r>
        <w:rPr>
          <w:color w:val="000000"/>
          <w:sz w:val="16"/>
          <w:szCs w:val="16"/>
        </w:rPr>
        <w:t xml:space="preserve"> and Applications, "Face Recognition on Low-Resolution Image using Multi Resolution Convolution Neural Network and Antialiasing Method," vol. 10, no. 12, 2019.</w:t>
      </w:r>
    </w:p>
    <w:p w14:paraId="76B6FFA6" w14:textId="77777777" w:rsidR="005B6087" w:rsidRDefault="00000000">
      <w:pPr>
        <w:numPr>
          <w:ilvl w:val="0"/>
          <w:numId w:val="1"/>
        </w:numPr>
        <w:ind w:left="360"/>
        <w:jc w:val="both"/>
        <w:rPr>
          <w:color w:val="000000"/>
          <w:sz w:val="16"/>
          <w:szCs w:val="16"/>
        </w:rPr>
      </w:pPr>
      <w:r>
        <w:rPr>
          <w:color w:val="000000"/>
          <w:sz w:val="16"/>
          <w:szCs w:val="16"/>
        </w:rPr>
        <w:t xml:space="preserve">H. Tamiya, T. Isshiki, K. Mori, S. Obana, and T. Ohki, "Improved Post-quantum-secure Face Template Protection System Based on Packed Homomorphic Encryption," in </w:t>
      </w:r>
      <w:r>
        <w:rPr>
          <w:i/>
          <w:color w:val="000000"/>
          <w:sz w:val="16"/>
          <w:szCs w:val="16"/>
        </w:rPr>
        <w:t>2021 International Conference of the Biometrics Special Interest Group (BIOSIG)</w:t>
      </w:r>
      <w:r>
        <w:rPr>
          <w:color w:val="000000"/>
          <w:sz w:val="16"/>
          <w:szCs w:val="16"/>
        </w:rPr>
        <w:t>, 2021, pp. 1-5: IEEE.</w:t>
      </w:r>
    </w:p>
    <w:p w14:paraId="657A8B4C" w14:textId="77777777" w:rsidR="005B6087" w:rsidRDefault="00000000">
      <w:pPr>
        <w:numPr>
          <w:ilvl w:val="0"/>
          <w:numId w:val="1"/>
        </w:numPr>
        <w:ind w:left="360"/>
        <w:jc w:val="both"/>
        <w:rPr>
          <w:color w:val="000000"/>
          <w:sz w:val="16"/>
          <w:szCs w:val="16"/>
        </w:rPr>
      </w:pPr>
      <w:r>
        <w:rPr>
          <w:color w:val="000000"/>
          <w:sz w:val="16"/>
          <w:szCs w:val="16"/>
        </w:rPr>
        <w:t xml:space="preserve">R. Román, R. Arjona, P. López-González, and I. </w:t>
      </w:r>
      <w:proofErr w:type="spellStart"/>
      <w:r>
        <w:rPr>
          <w:color w:val="000000"/>
          <w:sz w:val="16"/>
          <w:szCs w:val="16"/>
        </w:rPr>
        <w:t>Baturone</w:t>
      </w:r>
      <w:proofErr w:type="spellEnd"/>
      <w:r>
        <w:rPr>
          <w:color w:val="000000"/>
          <w:sz w:val="16"/>
          <w:szCs w:val="16"/>
        </w:rPr>
        <w:t xml:space="preserve">, "A Quantum-Resistant Face Template Protection Scheme using Kyber and Saber Public Key Encryption Algorithms," in </w:t>
      </w:r>
      <w:r>
        <w:rPr>
          <w:i/>
          <w:color w:val="000000"/>
          <w:sz w:val="16"/>
          <w:szCs w:val="16"/>
        </w:rPr>
        <w:t>2022 International Conference of the Biometrics Special Interest Group (BIOSIG)</w:t>
      </w:r>
      <w:r>
        <w:rPr>
          <w:color w:val="000000"/>
          <w:sz w:val="16"/>
          <w:szCs w:val="16"/>
        </w:rPr>
        <w:t>, 2022, pp. 1-5: IEEE.</w:t>
      </w:r>
    </w:p>
    <w:p w14:paraId="293ED686" w14:textId="77777777" w:rsidR="005B6087" w:rsidRDefault="00000000">
      <w:pPr>
        <w:numPr>
          <w:ilvl w:val="0"/>
          <w:numId w:val="1"/>
        </w:numPr>
        <w:ind w:left="360"/>
        <w:jc w:val="both"/>
        <w:rPr>
          <w:color w:val="000000"/>
          <w:sz w:val="16"/>
          <w:szCs w:val="16"/>
        </w:rPr>
      </w:pPr>
      <w:r>
        <w:rPr>
          <w:color w:val="000000"/>
          <w:sz w:val="16"/>
          <w:szCs w:val="16"/>
        </w:rPr>
        <w:t xml:space="preserve">H. </w:t>
      </w:r>
      <w:bookmarkStart w:id="1242" w:name="_Hlk124189929"/>
      <w:r>
        <w:rPr>
          <w:color w:val="000000"/>
          <w:sz w:val="16"/>
          <w:szCs w:val="16"/>
        </w:rPr>
        <w:t>Huang</w:t>
      </w:r>
      <w:bookmarkEnd w:id="1242"/>
      <w:r>
        <w:rPr>
          <w:color w:val="000000"/>
          <w:sz w:val="16"/>
          <w:szCs w:val="16"/>
        </w:rPr>
        <w:t>, L. J. J. o. I. S. Wang, and Applications, "Efficient privacy-preserving face verification scheme," vol. 63, p. 103055, 2021.</w:t>
      </w:r>
    </w:p>
    <w:p w14:paraId="6AB8AC71" w14:textId="77777777" w:rsidR="005B6087" w:rsidRDefault="00000000">
      <w:pPr>
        <w:numPr>
          <w:ilvl w:val="0"/>
          <w:numId w:val="1"/>
        </w:numPr>
        <w:ind w:left="360"/>
        <w:jc w:val="both"/>
        <w:rPr>
          <w:color w:val="000000"/>
          <w:sz w:val="16"/>
          <w:szCs w:val="16"/>
        </w:rPr>
      </w:pPr>
      <w:r>
        <w:rPr>
          <w:color w:val="000000"/>
          <w:sz w:val="16"/>
          <w:szCs w:val="16"/>
        </w:rPr>
        <w:t>Y. Yang, Q. Zhang, W. Gao, C. Fan, Q. Shu, and H. J. W. P. C. Yun, "Design on Face Recognition System with Privacy Preservation Based on Homomorphic Encryption," vol. 123, no. 4, pp. 3737-3754, 2022.</w:t>
      </w:r>
    </w:p>
    <w:p w14:paraId="49BC5C1E" w14:textId="77777777" w:rsidR="005B6087" w:rsidRDefault="00000000">
      <w:pPr>
        <w:numPr>
          <w:ilvl w:val="0"/>
          <w:numId w:val="1"/>
        </w:numPr>
        <w:ind w:left="360"/>
        <w:jc w:val="both"/>
        <w:rPr>
          <w:color w:val="000000"/>
          <w:sz w:val="16"/>
          <w:szCs w:val="16"/>
        </w:rPr>
      </w:pPr>
      <w:r>
        <w:rPr>
          <w:color w:val="000000"/>
          <w:sz w:val="16"/>
          <w:szCs w:val="16"/>
        </w:rPr>
        <w:t xml:space="preserve">L. </w:t>
      </w:r>
      <w:proofErr w:type="spellStart"/>
      <w:r>
        <w:rPr>
          <w:color w:val="000000"/>
          <w:sz w:val="16"/>
          <w:szCs w:val="16"/>
        </w:rPr>
        <w:t>Jiasen</w:t>
      </w:r>
      <w:proofErr w:type="spellEnd"/>
      <w:r>
        <w:rPr>
          <w:color w:val="000000"/>
          <w:sz w:val="16"/>
          <w:szCs w:val="16"/>
        </w:rPr>
        <w:t xml:space="preserve">, W. X. An, C. </w:t>
      </w:r>
      <w:proofErr w:type="spellStart"/>
      <w:r>
        <w:rPr>
          <w:color w:val="000000"/>
          <w:sz w:val="16"/>
          <w:szCs w:val="16"/>
        </w:rPr>
        <w:t>Bowei</w:t>
      </w:r>
      <w:proofErr w:type="spellEnd"/>
      <w:r>
        <w:rPr>
          <w:color w:val="000000"/>
          <w:sz w:val="16"/>
          <w:szCs w:val="16"/>
        </w:rPr>
        <w:t xml:space="preserve">, T. Zheng, Z. J. I. J. o. M. C. </w:t>
      </w:r>
      <w:proofErr w:type="spellStart"/>
      <w:r>
        <w:rPr>
          <w:color w:val="000000"/>
          <w:sz w:val="16"/>
          <w:szCs w:val="16"/>
        </w:rPr>
        <w:t>Kaiyang</w:t>
      </w:r>
      <w:proofErr w:type="spellEnd"/>
      <w:r>
        <w:rPr>
          <w:color w:val="000000"/>
          <w:sz w:val="16"/>
          <w:szCs w:val="16"/>
        </w:rPr>
        <w:t>, and M. Communications, "Outsourced Secure Face Recognition Based on CKKS Homomorphic Encryption in Cloud Computing," vol. 12, no. 3, pp. 27-43, 2021.</w:t>
      </w:r>
    </w:p>
    <w:p w14:paraId="5A26C868" w14:textId="77777777" w:rsidR="005B6087" w:rsidRDefault="00000000">
      <w:pPr>
        <w:numPr>
          <w:ilvl w:val="0"/>
          <w:numId w:val="1"/>
        </w:numPr>
        <w:ind w:left="360"/>
        <w:jc w:val="both"/>
        <w:rPr>
          <w:color w:val="000000"/>
          <w:sz w:val="16"/>
          <w:szCs w:val="16"/>
        </w:rPr>
      </w:pPr>
      <w:r>
        <w:rPr>
          <w:color w:val="000000"/>
          <w:sz w:val="16"/>
          <w:szCs w:val="16"/>
        </w:rPr>
        <w:t>T. N. Tan, Y. Hyun, J. Kim, D. Choi, and H. Lee, "Ring-LWE based face encryption and decryption system on a GPU," in 2019 International SoC Design Conference (ISOCC), 2019, pp. 15-16: IEEE.</w:t>
      </w:r>
    </w:p>
    <w:p w14:paraId="1CE331FF" w14:textId="77777777" w:rsidR="005B6087" w:rsidRDefault="00000000">
      <w:pPr>
        <w:numPr>
          <w:ilvl w:val="0"/>
          <w:numId w:val="1"/>
        </w:numPr>
        <w:ind w:left="360"/>
        <w:jc w:val="both"/>
        <w:rPr>
          <w:color w:val="000000"/>
          <w:sz w:val="16"/>
          <w:szCs w:val="16"/>
        </w:rPr>
      </w:pPr>
      <w:r>
        <w:rPr>
          <w:color w:val="000000"/>
          <w:sz w:val="16"/>
          <w:szCs w:val="16"/>
        </w:rPr>
        <w:t xml:space="preserve">P. Duong-Ngoc, T. N. Tan, and H. J. I. A. Lee, "Efficient </w:t>
      </w:r>
      <w:proofErr w:type="spellStart"/>
      <w:r>
        <w:rPr>
          <w:color w:val="000000"/>
          <w:sz w:val="16"/>
          <w:szCs w:val="16"/>
        </w:rPr>
        <w:t>NewHope</w:t>
      </w:r>
      <w:proofErr w:type="spellEnd"/>
      <w:r>
        <w:rPr>
          <w:color w:val="000000"/>
          <w:sz w:val="16"/>
          <w:szCs w:val="16"/>
        </w:rPr>
        <w:t xml:space="preserve"> cryptography based facial security system on a GPU," vol. 8, pp. 108158-108168, 2020.</w:t>
      </w:r>
    </w:p>
    <w:p w14:paraId="5301D2E9" w14:textId="77777777" w:rsidR="005B6087" w:rsidRDefault="00000000">
      <w:pPr>
        <w:numPr>
          <w:ilvl w:val="0"/>
          <w:numId w:val="1"/>
        </w:numPr>
        <w:ind w:left="360"/>
        <w:jc w:val="both"/>
        <w:rPr>
          <w:color w:val="000000"/>
          <w:sz w:val="16"/>
          <w:szCs w:val="16"/>
        </w:rPr>
      </w:pPr>
      <w:r>
        <w:rPr>
          <w:color w:val="000000"/>
          <w:sz w:val="16"/>
          <w:szCs w:val="16"/>
        </w:rPr>
        <w:t>Q. Zhao et al., "Speckle-based optical cryptosystem and its application for human face recognition via deep learning," 2022.</w:t>
      </w:r>
    </w:p>
    <w:p w14:paraId="0805153B" w14:textId="77777777" w:rsidR="005B6087" w:rsidRDefault="00000000">
      <w:pPr>
        <w:numPr>
          <w:ilvl w:val="0"/>
          <w:numId w:val="1"/>
        </w:numPr>
        <w:ind w:left="360"/>
        <w:jc w:val="both"/>
        <w:rPr>
          <w:color w:val="000000"/>
          <w:sz w:val="16"/>
          <w:szCs w:val="16"/>
        </w:rPr>
      </w:pPr>
      <w:r>
        <w:rPr>
          <w:color w:val="000000"/>
          <w:sz w:val="16"/>
          <w:szCs w:val="16"/>
        </w:rPr>
        <w:t xml:space="preserve">K. Nakai, M. Kuribayashi, and N. </w:t>
      </w:r>
      <w:proofErr w:type="spellStart"/>
      <w:r>
        <w:rPr>
          <w:color w:val="000000"/>
          <w:sz w:val="16"/>
          <w:szCs w:val="16"/>
        </w:rPr>
        <w:t>Funabiki</w:t>
      </w:r>
      <w:proofErr w:type="spellEnd"/>
      <w:r>
        <w:rPr>
          <w:color w:val="000000"/>
          <w:sz w:val="16"/>
          <w:szCs w:val="16"/>
        </w:rPr>
        <w:t xml:space="preserve">, "A Study of Privacy Protection of Photos Taken by a Wide-angle Surveillance Camera," in </w:t>
      </w:r>
      <w:r>
        <w:rPr>
          <w:color w:val="000000"/>
          <w:sz w:val="16"/>
          <w:szCs w:val="16"/>
        </w:rPr>
        <w:t>2021 Asia-Pacific Signal and Information Processing Association Annual Summit and Conference (APSIPA ASC), 2021, pp. 1865-1871: IEEE.</w:t>
      </w:r>
    </w:p>
    <w:p w14:paraId="460C3114" w14:textId="77777777" w:rsidR="005B6087" w:rsidRDefault="00000000">
      <w:pPr>
        <w:numPr>
          <w:ilvl w:val="0"/>
          <w:numId w:val="1"/>
        </w:numPr>
        <w:ind w:left="360"/>
        <w:jc w:val="both"/>
        <w:rPr>
          <w:color w:val="000000"/>
          <w:sz w:val="16"/>
          <w:szCs w:val="16"/>
        </w:rPr>
      </w:pPr>
      <w:r>
        <w:rPr>
          <w:color w:val="000000"/>
          <w:sz w:val="16"/>
          <w:szCs w:val="16"/>
        </w:rPr>
        <w:t xml:space="preserve">K. M. Hosny, M. A. Zaki, H. M. Hamza, M. M. Fouda, and N. A. J. I. A. </w:t>
      </w:r>
      <w:proofErr w:type="spellStart"/>
      <w:r>
        <w:rPr>
          <w:color w:val="000000"/>
          <w:sz w:val="16"/>
          <w:szCs w:val="16"/>
        </w:rPr>
        <w:t>Lashin</w:t>
      </w:r>
      <w:proofErr w:type="spellEnd"/>
      <w:r>
        <w:rPr>
          <w:color w:val="000000"/>
          <w:sz w:val="16"/>
          <w:szCs w:val="16"/>
        </w:rPr>
        <w:t>, "Privacy Protection in Surveillance Videos Using Block Scrambling-Based Encryption and DCNN-Based Face Detection," vol. 10, pp. 106750-106769, 2022.</w:t>
      </w:r>
    </w:p>
    <w:p w14:paraId="5CC3B264" w14:textId="77777777" w:rsidR="005B6087" w:rsidRDefault="00000000">
      <w:pPr>
        <w:numPr>
          <w:ilvl w:val="0"/>
          <w:numId w:val="1"/>
        </w:numPr>
        <w:ind w:left="360"/>
        <w:jc w:val="both"/>
        <w:rPr>
          <w:color w:val="000000"/>
          <w:sz w:val="16"/>
          <w:szCs w:val="16"/>
        </w:rPr>
      </w:pPr>
      <w:r>
        <w:rPr>
          <w:color w:val="000000"/>
          <w:sz w:val="16"/>
          <w:szCs w:val="16"/>
        </w:rPr>
        <w:t>Y. Shen, C. Tang, M. Xu, Z. J. O. Lei, and L. Technology, "Optical selective encryption based on the FRFCM algorithm and face biometric for the medical image," vol. 138, p. 106911, 2021.</w:t>
      </w:r>
    </w:p>
    <w:p w14:paraId="5A9F9645" w14:textId="77777777" w:rsidR="005B6087" w:rsidRDefault="00000000">
      <w:pPr>
        <w:numPr>
          <w:ilvl w:val="0"/>
          <w:numId w:val="1"/>
        </w:numPr>
        <w:ind w:left="360"/>
        <w:jc w:val="both"/>
        <w:rPr>
          <w:color w:val="000000"/>
          <w:sz w:val="16"/>
          <w:szCs w:val="16"/>
        </w:rPr>
      </w:pPr>
      <w:r>
        <w:rPr>
          <w:color w:val="000000"/>
          <w:sz w:val="16"/>
          <w:szCs w:val="16"/>
        </w:rPr>
        <w:t xml:space="preserve">Z. Liu, J. Li, and J. J. M. B. E. Liu, "Encrypted face recognition algorithm based on </w:t>
      </w:r>
      <w:proofErr w:type="spellStart"/>
      <w:r>
        <w:rPr>
          <w:color w:val="000000"/>
          <w:sz w:val="16"/>
          <w:szCs w:val="16"/>
        </w:rPr>
        <w:t>Ridgelet</w:t>
      </w:r>
      <w:proofErr w:type="spellEnd"/>
      <w:r>
        <w:rPr>
          <w:color w:val="000000"/>
          <w:sz w:val="16"/>
          <w:szCs w:val="16"/>
        </w:rPr>
        <w:t>-DCT transform and THM chaos," vol. 19, pp. 1373-1387, 2022.</w:t>
      </w:r>
    </w:p>
    <w:p w14:paraId="3754BD25" w14:textId="77777777" w:rsidR="005B6087" w:rsidRDefault="00000000">
      <w:pPr>
        <w:numPr>
          <w:ilvl w:val="0"/>
          <w:numId w:val="1"/>
        </w:numPr>
        <w:ind w:left="360"/>
        <w:jc w:val="both"/>
        <w:rPr>
          <w:color w:val="000000"/>
          <w:sz w:val="16"/>
          <w:szCs w:val="16"/>
        </w:rPr>
      </w:pPr>
      <w:r>
        <w:rPr>
          <w:color w:val="000000"/>
          <w:sz w:val="16"/>
          <w:szCs w:val="16"/>
        </w:rPr>
        <w:t xml:space="preserve">Liu, </w:t>
      </w:r>
      <w:proofErr w:type="gramStart"/>
      <w:r>
        <w:rPr>
          <w:color w:val="000000"/>
          <w:sz w:val="16"/>
          <w:szCs w:val="16"/>
        </w:rPr>
        <w:t>Y. ,</w:t>
      </w:r>
      <w:proofErr w:type="gramEnd"/>
      <w:r>
        <w:rPr>
          <w:color w:val="000000"/>
          <w:sz w:val="16"/>
          <w:szCs w:val="16"/>
        </w:rPr>
        <w:t xml:space="preserve">  J. Tang , and  T. Xie . "Cryptanalyzing a RGB image encryption algorithm based on DNA encoding and chaos map." Optics &amp; Laser Technology 60(2014):111-115.</w:t>
      </w:r>
    </w:p>
    <w:p w14:paraId="48E8F362" w14:textId="77777777" w:rsidR="005B6087" w:rsidRDefault="00000000">
      <w:pPr>
        <w:numPr>
          <w:ilvl w:val="0"/>
          <w:numId w:val="1"/>
        </w:numPr>
        <w:ind w:left="360"/>
        <w:jc w:val="both"/>
        <w:rPr>
          <w:color w:val="000000"/>
          <w:sz w:val="16"/>
          <w:szCs w:val="16"/>
        </w:rPr>
      </w:pPr>
      <w:r>
        <w:rPr>
          <w:color w:val="000000"/>
          <w:sz w:val="16"/>
          <w:szCs w:val="16"/>
        </w:rPr>
        <w:t>C. Wu, B. Ju, Y. Wu, N. N. Xiong, and S. J. E. Zhang, "WGAN-E: A generative adversarial networks for facial feature security," vol. 9, no. 3, p. 486, 2020.</w:t>
      </w:r>
    </w:p>
    <w:p w14:paraId="2BCDC042" w14:textId="77777777" w:rsidR="005B6087" w:rsidRDefault="00000000">
      <w:pPr>
        <w:numPr>
          <w:ilvl w:val="0"/>
          <w:numId w:val="1"/>
        </w:numPr>
        <w:ind w:left="360"/>
        <w:jc w:val="both"/>
        <w:rPr>
          <w:color w:val="000000"/>
          <w:sz w:val="16"/>
          <w:szCs w:val="16"/>
        </w:rPr>
      </w:pPr>
      <w:r>
        <w:rPr>
          <w:color w:val="000000"/>
          <w:sz w:val="16"/>
          <w:szCs w:val="16"/>
        </w:rPr>
        <w:t xml:space="preserve">H. J. M. T. </w:t>
      </w:r>
      <w:proofErr w:type="spellStart"/>
      <w:r>
        <w:rPr>
          <w:color w:val="000000"/>
          <w:sz w:val="16"/>
          <w:szCs w:val="16"/>
        </w:rPr>
        <w:t>Ashiba</w:t>
      </w:r>
      <w:proofErr w:type="spellEnd"/>
      <w:r>
        <w:rPr>
          <w:color w:val="000000"/>
          <w:sz w:val="16"/>
          <w:szCs w:val="16"/>
        </w:rPr>
        <w:t xml:space="preserve"> and Applications, "Presented cancelable face recognition system using graph theory," pp. 1-22, 2022.</w:t>
      </w:r>
    </w:p>
    <w:p w14:paraId="0F556CA9" w14:textId="77777777" w:rsidR="005B6087" w:rsidRDefault="00000000">
      <w:pPr>
        <w:numPr>
          <w:ilvl w:val="0"/>
          <w:numId w:val="1"/>
        </w:numPr>
        <w:ind w:left="360"/>
        <w:jc w:val="both"/>
        <w:rPr>
          <w:color w:val="000000"/>
          <w:sz w:val="16"/>
          <w:szCs w:val="16"/>
        </w:rPr>
      </w:pPr>
      <w:r>
        <w:rPr>
          <w:color w:val="000000"/>
          <w:sz w:val="16"/>
          <w:szCs w:val="16"/>
        </w:rPr>
        <w:t>N. Franklin, K. A. Norman, C. Ranganath, J. M. Zacks, and S. J. Gershman, "Structured event memory: a neuro-symbolic model of event cognition," 2019.</w:t>
      </w:r>
    </w:p>
    <w:p w14:paraId="5B364A36" w14:textId="77777777" w:rsidR="005B6087" w:rsidRDefault="00000000">
      <w:pPr>
        <w:numPr>
          <w:ilvl w:val="0"/>
          <w:numId w:val="1"/>
        </w:numPr>
        <w:ind w:left="360"/>
        <w:jc w:val="both"/>
        <w:rPr>
          <w:color w:val="000000"/>
          <w:sz w:val="16"/>
          <w:szCs w:val="16"/>
        </w:rPr>
      </w:pPr>
      <w:r>
        <w:rPr>
          <w:color w:val="000000"/>
          <w:sz w:val="16"/>
          <w:szCs w:val="16"/>
        </w:rPr>
        <w:t xml:space="preserve">K. Sun, C. Guo, H. Zhang, and Y. Li, "HVLM: Exploring </w:t>
      </w:r>
      <w:proofErr w:type="gramStart"/>
      <w:r>
        <w:rPr>
          <w:color w:val="000000"/>
          <w:sz w:val="16"/>
          <w:szCs w:val="16"/>
        </w:rPr>
        <w:t>Humanoid  Visual</w:t>
      </w:r>
      <w:proofErr w:type="gramEnd"/>
      <w:r>
        <w:rPr>
          <w:color w:val="000000"/>
          <w:sz w:val="16"/>
          <w:szCs w:val="16"/>
        </w:rPr>
        <w:t xml:space="preserve"> Cognition and Language-Memory Network for Visual Dialog," </w:t>
      </w:r>
      <w:r>
        <w:rPr>
          <w:i/>
          <w:color w:val="000000"/>
          <w:sz w:val="16"/>
          <w:szCs w:val="16"/>
        </w:rPr>
        <w:t xml:space="preserve">Information Processing &amp; Management, </w:t>
      </w:r>
      <w:r>
        <w:rPr>
          <w:color w:val="000000"/>
          <w:sz w:val="16"/>
          <w:szCs w:val="16"/>
        </w:rPr>
        <w:t>vol. 59, no. 5, p. 103008, 2022/09/01/ 2022.</w:t>
      </w:r>
    </w:p>
    <w:p w14:paraId="4CC9EA02" w14:textId="77777777" w:rsidR="005B6087" w:rsidRDefault="00000000">
      <w:pPr>
        <w:numPr>
          <w:ilvl w:val="0"/>
          <w:numId w:val="1"/>
        </w:numPr>
        <w:ind w:left="360"/>
        <w:jc w:val="both"/>
        <w:rPr>
          <w:color w:val="000000"/>
          <w:sz w:val="16"/>
          <w:szCs w:val="16"/>
        </w:rPr>
      </w:pPr>
      <w:r>
        <w:rPr>
          <w:color w:val="000000"/>
          <w:sz w:val="16"/>
          <w:szCs w:val="16"/>
        </w:rPr>
        <w:t xml:space="preserve">Richardson, Elad, et al. "Encoding in style: a </w:t>
      </w:r>
      <w:proofErr w:type="spellStart"/>
      <w:r>
        <w:rPr>
          <w:color w:val="000000"/>
          <w:sz w:val="16"/>
          <w:szCs w:val="16"/>
        </w:rPr>
        <w:t>stylegan</w:t>
      </w:r>
      <w:proofErr w:type="spellEnd"/>
      <w:r>
        <w:rPr>
          <w:color w:val="000000"/>
          <w:sz w:val="16"/>
          <w:szCs w:val="16"/>
        </w:rPr>
        <w:t xml:space="preserve"> encoder for image-to-image translation." Proceedings of the IEEE/CVF conference on computer vision and pattern recognition. 2021.</w:t>
      </w:r>
    </w:p>
    <w:p w14:paraId="79233A3F" w14:textId="77777777" w:rsidR="005B6087" w:rsidRDefault="00000000">
      <w:pPr>
        <w:numPr>
          <w:ilvl w:val="0"/>
          <w:numId w:val="1"/>
        </w:numPr>
        <w:ind w:left="360"/>
        <w:jc w:val="both"/>
        <w:rPr>
          <w:color w:val="000000"/>
          <w:sz w:val="16"/>
          <w:szCs w:val="16"/>
        </w:rPr>
      </w:pPr>
      <w:r>
        <w:rPr>
          <w:color w:val="000000"/>
          <w:sz w:val="16"/>
          <w:szCs w:val="16"/>
        </w:rPr>
        <w:t>Karras, Tero, Samuli Laine, and Timo Aila. "A style-based generator architecture for generative adversarial networks." Proceedings of the IEEE/CVF conference on computer vision and pattern recognition. 2019.</w:t>
      </w:r>
    </w:p>
    <w:p w14:paraId="577E75D3" w14:textId="77777777" w:rsidR="005B6087" w:rsidRDefault="005B6087">
      <w:pPr>
        <w:jc w:val="both"/>
        <w:rPr>
          <w:color w:val="000000"/>
          <w:sz w:val="16"/>
          <w:szCs w:val="16"/>
        </w:rPr>
      </w:pPr>
    </w:p>
    <w:p w14:paraId="297B1212" w14:textId="77777777" w:rsidR="005B6087" w:rsidRDefault="00000000">
      <w:pPr>
        <w:jc w:val="both"/>
      </w:pPr>
      <w:r>
        <w:rPr>
          <w:b/>
          <w:color w:val="000000"/>
        </w:rPr>
        <w:t>First A. Author</w:t>
      </w:r>
      <w:r>
        <w:rPr>
          <w:color w:val="000000"/>
        </w:rPr>
        <w:t xml:space="preserve"> (</w:t>
      </w:r>
      <w:r>
        <w:t>Fellow, IEEE</w:t>
      </w:r>
      <w:r>
        <w:rPr>
          <w:color w:val="000000"/>
        </w:rPr>
        <w:t>)</w:t>
      </w:r>
    </w:p>
    <w:p w14:paraId="7170FE06" w14:textId="77777777" w:rsidR="005B6087" w:rsidRDefault="00000000">
      <w:pPr>
        <w:jc w:val="both"/>
        <w:rPr>
          <w:color w:val="000000"/>
        </w:rPr>
      </w:pPr>
      <w:r>
        <w:rPr>
          <w:b/>
          <w:noProof/>
          <w:color w:val="000000"/>
        </w:rPr>
        <w:drawing>
          <wp:anchor distT="0" distB="0" distL="114300" distR="114300" simplePos="0" relativeHeight="251663360" behindDoc="0" locked="0" layoutInCell="1" allowOverlap="1" wp14:anchorId="56905E10" wp14:editId="7B756785">
            <wp:simplePos x="0" y="0"/>
            <wp:positionH relativeFrom="column">
              <wp:posOffset>41910</wp:posOffset>
            </wp:positionH>
            <wp:positionV relativeFrom="paragraph">
              <wp:posOffset>45720</wp:posOffset>
            </wp:positionV>
            <wp:extent cx="838835" cy="1174750"/>
            <wp:effectExtent l="0" t="0" r="0" b="6350"/>
            <wp:wrapSquare wrapText="bothSides"/>
            <wp:docPr id="736027602" name="图片 736027602"/>
            <wp:cNvGraphicFramePr/>
            <a:graphic xmlns:a="http://schemas.openxmlformats.org/drawingml/2006/main">
              <a:graphicData uri="http://schemas.openxmlformats.org/drawingml/2006/picture">
                <pic:pic xmlns:pic="http://schemas.openxmlformats.org/drawingml/2006/picture">
                  <pic:nvPicPr>
                    <pic:cNvPr id="736027602" name="图片 736027602"/>
                    <pic:cNvPicPr preferRelativeResize="0"/>
                  </pic:nvPicPr>
                  <pic:blipFill>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39107" cy="1174750"/>
                    </a:xfrm>
                    <a:prstGeom prst="rect">
                      <a:avLst/>
                    </a:prstGeom>
                  </pic:spPr>
                </pic:pic>
              </a:graphicData>
            </a:graphic>
          </wp:anchor>
        </w:drawing>
      </w:r>
      <w:r>
        <w:t xml:space="preserve"> </w:t>
      </w:r>
      <w:proofErr w:type="spellStart"/>
      <w:r>
        <w:rPr>
          <w:b/>
          <w:color w:val="000000"/>
        </w:rPr>
        <w:t>Kaijing</w:t>
      </w:r>
      <w:proofErr w:type="spellEnd"/>
      <w:r>
        <w:rPr>
          <w:b/>
          <w:color w:val="000000"/>
        </w:rPr>
        <w:t xml:space="preserve"> Ma</w:t>
      </w:r>
      <w:r>
        <w:rPr>
          <w:color w:val="000000"/>
        </w:rPr>
        <w:t xml:space="preserve">. </w:t>
      </w:r>
    </w:p>
    <w:p w14:paraId="16CE22F2" w14:textId="77777777" w:rsidR="005B6087" w:rsidRDefault="00000000">
      <w:pPr>
        <w:ind w:firstLineChars="100" w:firstLine="200"/>
        <w:jc w:val="both"/>
        <w:rPr>
          <w:color w:val="000000"/>
          <w:highlight w:val="yellow"/>
        </w:rPr>
      </w:pPr>
      <w:proofErr w:type="spellStart"/>
      <w:r>
        <w:rPr>
          <w:color w:val="000000"/>
        </w:rPr>
        <w:t>Kaijing</w:t>
      </w:r>
      <w:proofErr w:type="spellEnd"/>
      <w:r>
        <w:rPr>
          <w:color w:val="000000"/>
        </w:rPr>
        <w:t xml:space="preserve"> Ma is currently a junior undergraduate student majoring in Computer Science and Technology at Tongji University. Her current research interests are computer vision and robotics.</w:t>
      </w:r>
    </w:p>
    <w:p w14:paraId="7D1F4DA4" w14:textId="77777777" w:rsidR="005B6087" w:rsidRDefault="005B6087">
      <w:pPr>
        <w:tabs>
          <w:tab w:val="left" w:pos="450"/>
        </w:tabs>
        <w:jc w:val="both"/>
      </w:pPr>
    </w:p>
    <w:p w14:paraId="34F28178" w14:textId="77777777" w:rsidR="005B6087" w:rsidRDefault="005B6087">
      <w:pPr>
        <w:tabs>
          <w:tab w:val="left" w:pos="450"/>
        </w:tabs>
        <w:jc w:val="both"/>
      </w:pPr>
    </w:p>
    <w:p w14:paraId="565D99DB" w14:textId="77777777" w:rsidR="005B6087" w:rsidRDefault="005B6087">
      <w:pPr>
        <w:tabs>
          <w:tab w:val="left" w:pos="450"/>
        </w:tabs>
        <w:jc w:val="both"/>
        <w:rPr>
          <w:color w:val="000000"/>
          <w:highlight w:val="yellow"/>
        </w:rPr>
      </w:pPr>
    </w:p>
    <w:p w14:paraId="5FE4486A" w14:textId="77777777" w:rsidR="005B6087" w:rsidRDefault="00000000">
      <w:pPr>
        <w:jc w:val="both"/>
        <w:rPr>
          <w:color w:val="000000"/>
        </w:rPr>
      </w:pPr>
      <w:r>
        <w:rPr>
          <w:b/>
          <w:noProof/>
          <w:color w:val="000000"/>
        </w:rPr>
        <w:drawing>
          <wp:anchor distT="0" distB="0" distL="114300" distR="114300" simplePos="0" relativeHeight="251664384" behindDoc="0" locked="0" layoutInCell="1" allowOverlap="1" wp14:anchorId="6211661B" wp14:editId="5086FF56">
            <wp:simplePos x="0" y="0"/>
            <wp:positionH relativeFrom="column">
              <wp:posOffset>16510</wp:posOffset>
            </wp:positionH>
            <wp:positionV relativeFrom="paragraph">
              <wp:posOffset>85090</wp:posOffset>
            </wp:positionV>
            <wp:extent cx="890905" cy="1096010"/>
            <wp:effectExtent l="0" t="0" r="4445" b="8890"/>
            <wp:wrapSquare wrapText="bothSides"/>
            <wp:docPr id="214256943" name="图片 214256943"/>
            <wp:cNvGraphicFramePr/>
            <a:graphic xmlns:a="http://schemas.openxmlformats.org/drawingml/2006/main">
              <a:graphicData uri="http://schemas.openxmlformats.org/drawingml/2006/picture">
                <pic:pic xmlns:pic="http://schemas.openxmlformats.org/drawingml/2006/picture">
                  <pic:nvPicPr>
                    <pic:cNvPr id="214256943" name="图片 214256943"/>
                    <pic:cNvPicPr preferRelativeResize="0"/>
                  </pic:nvPicPr>
                  <pic:blipFill>
                    <a:blip r:embed="rId21">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90905" cy="1096083"/>
                    </a:xfrm>
                    <a:prstGeom prst="rect">
                      <a:avLst/>
                    </a:prstGeom>
                  </pic:spPr>
                </pic:pic>
              </a:graphicData>
            </a:graphic>
          </wp:anchor>
        </w:drawing>
      </w:r>
      <w:r>
        <w:t xml:space="preserve"> </w:t>
      </w:r>
      <w:proofErr w:type="spellStart"/>
      <w:r>
        <w:rPr>
          <w:b/>
          <w:color w:val="000000"/>
        </w:rPr>
        <w:t>Qiwei</w:t>
      </w:r>
      <w:proofErr w:type="spellEnd"/>
      <w:r>
        <w:rPr>
          <w:b/>
          <w:color w:val="000000"/>
        </w:rPr>
        <w:t xml:space="preserve"> Du</w:t>
      </w:r>
      <w:r>
        <w:rPr>
          <w:color w:val="000000"/>
        </w:rPr>
        <w:t xml:space="preserve">. </w:t>
      </w:r>
    </w:p>
    <w:p w14:paraId="53BAECE3" w14:textId="77777777" w:rsidR="005B6087" w:rsidRDefault="00000000">
      <w:pPr>
        <w:tabs>
          <w:tab w:val="left" w:pos="450"/>
        </w:tabs>
        <w:ind w:firstLineChars="100" w:firstLine="200"/>
        <w:jc w:val="both"/>
      </w:pPr>
      <w:proofErr w:type="spellStart"/>
      <w:r>
        <w:rPr>
          <w:color w:val="000000"/>
        </w:rPr>
        <w:t>Qiwei</w:t>
      </w:r>
      <w:proofErr w:type="spellEnd"/>
      <w:r>
        <w:rPr>
          <w:color w:val="000000"/>
        </w:rPr>
        <w:t xml:space="preserve"> Du is currently a senior undergraduate student majoring in Computer Science and Technology at Tongji University. His current research interest lies in computer vision and machine learning.</w:t>
      </w:r>
    </w:p>
    <w:p w14:paraId="451EAD43" w14:textId="77777777" w:rsidR="005B6087" w:rsidRDefault="005B6087">
      <w:pPr>
        <w:tabs>
          <w:tab w:val="left" w:pos="450"/>
        </w:tabs>
        <w:jc w:val="both"/>
      </w:pPr>
    </w:p>
    <w:p w14:paraId="44E9B34A" w14:textId="77777777" w:rsidR="005B6087" w:rsidRDefault="005B6087">
      <w:pPr>
        <w:tabs>
          <w:tab w:val="left" w:pos="450"/>
        </w:tabs>
        <w:jc w:val="both"/>
        <w:rPr>
          <w:color w:val="000000"/>
          <w:highlight w:val="yellow"/>
        </w:rPr>
      </w:pPr>
    </w:p>
    <w:p w14:paraId="548FF074" w14:textId="77777777" w:rsidR="005B6087" w:rsidRDefault="00000000">
      <w:pPr>
        <w:jc w:val="both"/>
        <w:rPr>
          <w:rFonts w:ascii="Times" w:eastAsia="Times" w:hAnsi="Times" w:cs="Times"/>
        </w:rPr>
      </w:pPr>
      <w:r>
        <w:rPr>
          <w:b/>
        </w:rPr>
        <w:t>Second B. Author</w:t>
      </w:r>
      <w:r>
        <w:rPr>
          <w:bCs/>
        </w:rPr>
        <w:t>,</w:t>
      </w:r>
      <w:r>
        <w:t xml:space="preserve"> </w:t>
      </w:r>
      <w:r>
        <w:rPr>
          <w:rFonts w:ascii="Times" w:eastAsia="Times" w:hAnsi="Times" w:cs="Times"/>
        </w:rPr>
        <w:t xml:space="preserve">photograph and biography not available at the time of publication.  </w:t>
      </w:r>
    </w:p>
    <w:p w14:paraId="3108726D" w14:textId="77777777" w:rsidR="005B6087" w:rsidRDefault="005B6087">
      <w:pPr>
        <w:jc w:val="both"/>
        <w:rPr>
          <w:rFonts w:ascii="Times" w:eastAsia="Times" w:hAnsi="Times" w:cs="Times"/>
          <w:highlight w:val="yellow"/>
        </w:rPr>
      </w:pPr>
    </w:p>
    <w:p w14:paraId="2C1A82BC" w14:textId="77777777" w:rsidR="005B6087" w:rsidRDefault="00000000">
      <w:pPr>
        <w:jc w:val="both"/>
        <w:rPr>
          <w:color w:val="000000"/>
        </w:rPr>
      </w:pPr>
      <w:r>
        <w:rPr>
          <w:b/>
          <w:noProof/>
          <w:color w:val="000000"/>
        </w:rPr>
        <w:drawing>
          <wp:anchor distT="0" distB="0" distL="114300" distR="114300" simplePos="0" relativeHeight="251659264" behindDoc="0" locked="0" layoutInCell="1" allowOverlap="1" wp14:anchorId="65FE64CD" wp14:editId="6B6DEF27">
            <wp:simplePos x="0" y="0"/>
            <wp:positionH relativeFrom="column">
              <wp:posOffset>13970</wp:posOffset>
            </wp:positionH>
            <wp:positionV relativeFrom="paragraph">
              <wp:posOffset>48895</wp:posOffset>
            </wp:positionV>
            <wp:extent cx="890905" cy="1174750"/>
            <wp:effectExtent l="0" t="0" r="4445" b="6350"/>
            <wp:wrapSquare wrapText="bothSides"/>
            <wp:docPr id="28" name="image3.png"/>
            <wp:cNvGraphicFramePr/>
            <a:graphic xmlns:a="http://schemas.openxmlformats.org/drawingml/2006/main">
              <a:graphicData uri="http://schemas.openxmlformats.org/drawingml/2006/picture">
                <pic:pic xmlns:pic="http://schemas.openxmlformats.org/drawingml/2006/picture">
                  <pic:nvPicPr>
                    <pic:cNvPr id="28" name="image3.png"/>
                    <pic:cNvPicPr preferRelativeResize="0"/>
                  </pic:nvPicPr>
                  <pic:blipFill>
                    <a:blip r:embed="rId23" cstate="print">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90905" cy="1174750"/>
                    </a:xfrm>
                    <a:prstGeom prst="rect">
                      <a:avLst/>
                    </a:prstGeom>
                  </pic:spPr>
                </pic:pic>
              </a:graphicData>
            </a:graphic>
          </wp:anchor>
        </w:drawing>
      </w:r>
      <w:proofErr w:type="spellStart"/>
      <w:r>
        <w:rPr>
          <w:b/>
          <w:color w:val="000000"/>
        </w:rPr>
        <w:t>Z</w:t>
      </w:r>
      <w:r>
        <w:rPr>
          <w:rFonts w:hint="eastAsia"/>
          <w:b/>
          <w:color w:val="000000"/>
        </w:rPr>
        <w:t>hongpan</w:t>
      </w:r>
      <w:proofErr w:type="spellEnd"/>
      <w:r>
        <w:rPr>
          <w:b/>
          <w:color w:val="000000"/>
        </w:rPr>
        <w:t xml:space="preserve"> </w:t>
      </w:r>
      <w:proofErr w:type="spellStart"/>
      <w:r>
        <w:rPr>
          <w:b/>
          <w:color w:val="000000"/>
        </w:rPr>
        <w:t>zhu</w:t>
      </w:r>
      <w:proofErr w:type="spellEnd"/>
    </w:p>
    <w:p w14:paraId="1016368C" w14:textId="77777777" w:rsidR="005B6087" w:rsidRDefault="00000000">
      <w:pPr>
        <w:ind w:firstLine="202"/>
        <w:jc w:val="both"/>
        <w:rPr>
          <w:color w:val="000000"/>
        </w:rPr>
      </w:pPr>
      <w:proofErr w:type="spellStart"/>
      <w:r>
        <w:rPr>
          <w:color w:val="000000"/>
        </w:rPr>
        <w:t>Zhongpan</w:t>
      </w:r>
      <w:proofErr w:type="spellEnd"/>
      <w:r>
        <w:rPr>
          <w:color w:val="000000"/>
        </w:rPr>
        <w:t xml:space="preserve"> Zhu is a Research Associate Professor at School of Electronic and Information engineering of Tongji University. He received M.S. degree in Power Machinery and Engineering from School of Automotive Studies of Tongji University in 2012 and the Ph.D. degree in Vehicle Engineering 2019. He was a postdoctoral research scientist at School of electronic and </w:t>
      </w:r>
      <w:r>
        <w:rPr>
          <w:color w:val="000000"/>
        </w:rPr>
        <w:lastRenderedPageBreak/>
        <w:t>information engineering of Tongji university from 2019 until 2022. He was the chief of automotive software development section in Tongji automotive R&amp;D institute from 2013 until 2016. His current research interests include intelligent robots, intelligent vehicles, and AI algorithms.</w:t>
      </w:r>
    </w:p>
    <w:p w14:paraId="3F3760F1" w14:textId="77777777" w:rsidR="005B6087" w:rsidRDefault="00000000">
      <w:pPr>
        <w:jc w:val="both"/>
        <w:rPr>
          <w:color w:val="000000"/>
        </w:rPr>
      </w:pPr>
      <w:r>
        <w:rPr>
          <w:noProof/>
        </w:rPr>
        <w:drawing>
          <wp:anchor distT="0" distB="0" distL="114300" distR="114300" simplePos="0" relativeHeight="251661312" behindDoc="0" locked="0" layoutInCell="1" allowOverlap="1" wp14:anchorId="737C8D79" wp14:editId="0C4C40CA">
            <wp:simplePos x="0" y="0"/>
            <wp:positionH relativeFrom="column">
              <wp:posOffset>54610</wp:posOffset>
            </wp:positionH>
            <wp:positionV relativeFrom="paragraph">
              <wp:posOffset>49530</wp:posOffset>
            </wp:positionV>
            <wp:extent cx="809625" cy="1174750"/>
            <wp:effectExtent l="0" t="0" r="9525" b="6350"/>
            <wp:wrapSquare wrapText="bothSides"/>
            <wp:docPr id="31" name="image3.png"/>
            <wp:cNvGraphicFramePr/>
            <a:graphic xmlns:a="http://schemas.openxmlformats.org/drawingml/2006/main">
              <a:graphicData uri="http://schemas.openxmlformats.org/drawingml/2006/picture">
                <pic:pic xmlns:pic="http://schemas.openxmlformats.org/drawingml/2006/picture">
                  <pic:nvPicPr>
                    <pic:cNvPr id="31" name="image3.png"/>
                    <pic:cNvPicPr preferRelativeResize="0"/>
                  </pic:nvPicPr>
                  <pic:blipFill>
                    <a:blip r:embed="rId25" cstate="print">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09625" cy="1174750"/>
                    </a:xfrm>
                    <a:prstGeom prst="rect">
                      <a:avLst/>
                    </a:prstGeom>
                  </pic:spPr>
                </pic:pic>
              </a:graphicData>
            </a:graphic>
          </wp:anchor>
        </w:drawing>
      </w:r>
      <w:r>
        <w:rPr>
          <w:b/>
          <w:color w:val="000000"/>
        </w:rPr>
        <w:t>Bin He</w:t>
      </w:r>
      <w:r>
        <w:rPr>
          <w:color w:val="000000"/>
        </w:rPr>
        <w:t xml:space="preserve">  </w:t>
      </w:r>
    </w:p>
    <w:p w14:paraId="4A8ECD59" w14:textId="77777777" w:rsidR="005B6087" w:rsidRDefault="00000000">
      <w:pPr>
        <w:ind w:firstLine="202"/>
        <w:jc w:val="both"/>
        <w:rPr>
          <w:color w:val="000000"/>
        </w:rPr>
      </w:pPr>
      <w:r>
        <w:rPr>
          <w:color w:val="000000"/>
        </w:rPr>
        <w:t>Bin He received the B.S. degree in engineering machinery from Jilin University, Changchun, China, in 1996, and the Ph.D. degree in mechanical and electronic control engineering from Zhejiang University, Hangzhou, China, in 2001.He held postdoctoral research appointments with The State Key Lab of Fluid Power Transmission and Control, Zhejiang University from 2001 and 2003. He is currently a Professor with the Department of Control Science and Engineering, College of Electronics and Information Engineering, Tongji University, Shanghai, China. His current research interests include intelligent robot control, biomimetic microrobots, and wireless networks.</w:t>
      </w:r>
    </w:p>
    <w:p w14:paraId="6368BA54" w14:textId="77777777" w:rsidR="005B6087" w:rsidRDefault="00000000">
      <w:pPr>
        <w:jc w:val="both"/>
        <w:rPr>
          <w:color w:val="000000"/>
        </w:rPr>
      </w:pPr>
      <w:r>
        <w:rPr>
          <w:noProof/>
        </w:rPr>
        <w:drawing>
          <wp:anchor distT="0" distB="0" distL="114300" distR="114300" simplePos="0" relativeHeight="251662336" behindDoc="0" locked="0" layoutInCell="1" allowOverlap="1" wp14:anchorId="645E332A" wp14:editId="0CDDAB6D">
            <wp:simplePos x="0" y="0"/>
            <wp:positionH relativeFrom="column">
              <wp:posOffset>3810</wp:posOffset>
            </wp:positionH>
            <wp:positionV relativeFrom="paragraph">
              <wp:posOffset>65405</wp:posOffset>
            </wp:positionV>
            <wp:extent cx="914400" cy="1143000"/>
            <wp:effectExtent l="0" t="0" r="0" b="0"/>
            <wp:wrapSquare wrapText="bothSides"/>
            <wp:docPr id="29" name="image3.png"/>
            <wp:cNvGraphicFramePr/>
            <a:graphic xmlns:a="http://schemas.openxmlformats.org/drawingml/2006/main">
              <a:graphicData uri="http://schemas.openxmlformats.org/drawingml/2006/picture">
                <pic:pic xmlns:pic="http://schemas.openxmlformats.org/drawingml/2006/picture">
                  <pic:nvPicPr>
                    <pic:cNvPr id="29" name="image3.png"/>
                    <pic:cNvPicPr preferRelativeResize="0"/>
                  </pic:nvPicPr>
                  <pic:blipFill>
                    <a:blip r:embed="rId27" cstate="print">
                      <a:extLst>
                        <a:ext uri="{28A0092B-C50C-407E-A947-70E740481C1C}">
                          <a14:useLocalDpi xmlns:a14="http://schemas.microsoft.com/office/drawing/2010/main" val="0"/>
                        </a:ext>
                      </a:extLst>
                    </a:blip>
                    <a:stretch>
                      <a:fillRect/>
                    </a:stretch>
                  </pic:blipFill>
                  <pic:spPr>
                    <a:xfrm>
                      <a:off x="0" y="0"/>
                      <a:ext cx="914400" cy="1143000"/>
                    </a:xfrm>
                    <a:prstGeom prst="rect">
                      <a:avLst/>
                    </a:prstGeom>
                  </pic:spPr>
                </pic:pic>
              </a:graphicData>
            </a:graphic>
          </wp:anchor>
        </w:drawing>
      </w:r>
      <w:r>
        <w:rPr>
          <w:b/>
          <w:color w:val="000000"/>
        </w:rPr>
        <w:t>Zhipeng Wang</w:t>
      </w:r>
      <w:r>
        <w:rPr>
          <w:color w:val="000000"/>
        </w:rPr>
        <w:t xml:space="preserve"> </w:t>
      </w:r>
    </w:p>
    <w:p w14:paraId="43C1110A" w14:textId="77777777" w:rsidR="005B6087" w:rsidRDefault="00000000">
      <w:pPr>
        <w:ind w:firstLine="202"/>
        <w:jc w:val="both"/>
        <w:rPr>
          <w:color w:val="000000"/>
        </w:rPr>
      </w:pPr>
      <w:r>
        <w:rPr>
          <w:color w:val="000000"/>
        </w:rPr>
        <w:t xml:space="preserve">Zhipeng Wang received the M.S. degree from Zhejiang University, Hangzhou, China, in 2011, and the Ph.D. degree from Tongji University, Shanghai, China, in 2015.From 2015 to 2018, he held post-doctoral research appointments with the College of Mechanical Engineering, Tongji University. He is currently a Vice </w:t>
      </w:r>
      <w:r>
        <w:rPr>
          <w:color w:val="000000"/>
        </w:rPr>
        <w:t>Professor with the Department of Control Science and Engineering, College of Electronics and Information Engineering, Tongji University. His current research interests include biped robots, mechatronics, and dynamics.</w:t>
      </w:r>
    </w:p>
    <w:p w14:paraId="60B79562" w14:textId="77777777" w:rsidR="005B6087" w:rsidRDefault="005B6087">
      <w:pPr>
        <w:jc w:val="both"/>
        <w:rPr>
          <w:color w:val="000000"/>
        </w:rPr>
      </w:pPr>
    </w:p>
    <w:p w14:paraId="7DEAA7E4" w14:textId="77777777" w:rsidR="005B6087" w:rsidRDefault="00000000">
      <w:pPr>
        <w:jc w:val="both"/>
        <w:rPr>
          <w:color w:val="000000"/>
        </w:rPr>
      </w:pPr>
      <w:r>
        <w:rPr>
          <w:noProof/>
        </w:rPr>
        <w:drawing>
          <wp:anchor distT="0" distB="0" distL="114300" distR="114300" simplePos="0" relativeHeight="251660288" behindDoc="0" locked="0" layoutInCell="1" allowOverlap="1" wp14:anchorId="2F062DEB" wp14:editId="1B1C687D">
            <wp:simplePos x="0" y="0"/>
            <wp:positionH relativeFrom="column">
              <wp:posOffset>3810</wp:posOffset>
            </wp:positionH>
            <wp:positionV relativeFrom="paragraph">
              <wp:posOffset>55880</wp:posOffset>
            </wp:positionV>
            <wp:extent cx="914400" cy="1161415"/>
            <wp:effectExtent l="0" t="0" r="0" b="635"/>
            <wp:wrapSquare wrapText="bothSides"/>
            <wp:docPr id="30" name="image3.png"/>
            <wp:cNvGraphicFramePr/>
            <a:graphic xmlns:a="http://schemas.openxmlformats.org/drawingml/2006/main">
              <a:graphicData uri="http://schemas.openxmlformats.org/drawingml/2006/picture">
                <pic:pic xmlns:pic="http://schemas.openxmlformats.org/drawingml/2006/picture">
                  <pic:nvPicPr>
                    <pic:cNvPr id="30" name="image3.png"/>
                    <pic:cNvPicPr preferRelativeResize="0"/>
                  </pic:nvPicPr>
                  <pic:blipFill>
                    <a:blip r:embed="rId28" cstate="print">
                      <a:extLst>
                        <a:ext uri="{28A0092B-C50C-407E-A947-70E740481C1C}">
                          <a14:useLocalDpi xmlns:a14="http://schemas.microsoft.com/office/drawing/2010/main" val="0"/>
                        </a:ext>
                      </a:extLst>
                    </a:blip>
                    <a:stretch>
                      <a:fillRect/>
                    </a:stretch>
                  </pic:blipFill>
                  <pic:spPr>
                    <a:xfrm>
                      <a:off x="0" y="0"/>
                      <a:ext cx="914400" cy="1161415"/>
                    </a:xfrm>
                    <a:prstGeom prst="rect">
                      <a:avLst/>
                    </a:prstGeom>
                  </pic:spPr>
                </pic:pic>
              </a:graphicData>
            </a:graphic>
          </wp:anchor>
        </w:drawing>
      </w:r>
      <w:r>
        <w:rPr>
          <w:b/>
          <w:color w:val="000000"/>
        </w:rPr>
        <w:t>Gang Li</w:t>
      </w:r>
      <w:r>
        <w:rPr>
          <w:color w:val="000000"/>
        </w:rPr>
        <w:t xml:space="preserve">  </w:t>
      </w:r>
    </w:p>
    <w:p w14:paraId="2E37C71F" w14:textId="77777777" w:rsidR="005B6087" w:rsidRDefault="00000000">
      <w:pPr>
        <w:ind w:firstLine="202"/>
        <w:jc w:val="both"/>
      </w:pPr>
      <w:r>
        <w:rPr>
          <w:color w:val="000000"/>
        </w:rPr>
        <w:t xml:space="preserve">Gang Li received the B.S. degree in measuring and control technology and instrumentations from China </w:t>
      </w:r>
      <w:proofErr w:type="spellStart"/>
      <w:r>
        <w:rPr>
          <w:color w:val="000000"/>
        </w:rPr>
        <w:t>Jiliang</w:t>
      </w:r>
      <w:proofErr w:type="spellEnd"/>
      <w:r>
        <w:rPr>
          <w:color w:val="000000"/>
        </w:rPr>
        <w:t xml:space="preserve"> University, Hangzhou, China, in 2010, and the M.S. and Ph.D. degrees in control theory and control engineering from Tongji University, Shanghai, China, in 2013 and 2018, respectively.</w:t>
      </w:r>
      <w:r>
        <w:t xml:space="preserve"> </w:t>
      </w:r>
      <w:r>
        <w:rPr>
          <w:color w:val="000000"/>
        </w:rPr>
        <w:t>He is currently an Assistant Research Fellow with the Department of Control Science and Engineering, College of Electronics and Information Engineering, Tongji University. His current research interests include intelligent sensing and wireless sensor networks.</w:t>
      </w:r>
    </w:p>
    <w:p w14:paraId="2CDEBC51" w14:textId="77777777" w:rsidR="005B6087" w:rsidRDefault="005B6087">
      <w:pPr>
        <w:jc w:val="both"/>
        <w:rPr>
          <w:rFonts w:ascii="Times" w:eastAsia="Times" w:hAnsi="Times" w:cs="Times"/>
        </w:rPr>
      </w:pPr>
    </w:p>
    <w:p w14:paraId="77EB30E9" w14:textId="77777777" w:rsidR="005B6087" w:rsidRDefault="005B6087">
      <w:pPr>
        <w:jc w:val="both"/>
        <w:rPr>
          <w:rFonts w:ascii="Times" w:eastAsia="Times" w:hAnsi="Times" w:cs="Times"/>
        </w:rPr>
      </w:pPr>
    </w:p>
    <w:p w14:paraId="14C05169" w14:textId="77777777" w:rsidR="005B6087" w:rsidRDefault="005B6087">
      <w:pPr>
        <w:jc w:val="both"/>
        <w:rPr>
          <w:rFonts w:ascii="Times" w:eastAsia="Times" w:hAnsi="Times" w:cs="Times"/>
        </w:rPr>
      </w:pPr>
    </w:p>
    <w:p w14:paraId="30FFD8E0" w14:textId="77777777" w:rsidR="005B6087" w:rsidRDefault="005B6087">
      <w:pPr>
        <w:jc w:val="both"/>
        <w:rPr>
          <w:color w:val="000000"/>
        </w:rPr>
      </w:pPr>
    </w:p>
    <w:p w14:paraId="622FD7E6" w14:textId="77777777" w:rsidR="005B6087" w:rsidRDefault="005B6087">
      <w:pPr>
        <w:rPr>
          <w:color w:val="000000"/>
        </w:rPr>
      </w:pPr>
    </w:p>
    <w:p w14:paraId="607A7A2E" w14:textId="77777777" w:rsidR="005B6087" w:rsidRDefault="005B6087">
      <w:pPr>
        <w:rPr>
          <w:color w:val="000000"/>
          <w:lang w:eastAsia="zh-CN"/>
        </w:rPr>
      </w:pPr>
    </w:p>
    <w:p w14:paraId="55AE1891" w14:textId="77777777" w:rsidR="005B6087" w:rsidRDefault="005B6087">
      <w:pPr>
        <w:widowControl w:val="0"/>
        <w:spacing w:line="252" w:lineRule="auto"/>
        <w:ind w:firstLineChars="100" w:firstLine="200"/>
        <w:jc w:val="center"/>
        <w:rPr>
          <w:color w:val="000000"/>
          <w:lang w:eastAsia="zh-CN"/>
        </w:rPr>
        <w:sectPr w:rsidR="005B6087" w:rsidSect="00013503">
          <w:footnotePr>
            <w:numRestart w:val="eachSect"/>
          </w:footnotePr>
          <w:type w:val="continuous"/>
          <w:pgSz w:w="12240" w:h="15840"/>
          <w:pgMar w:top="1008" w:right="936" w:bottom="1008" w:left="936" w:header="432" w:footer="432" w:gutter="0"/>
          <w:pgNumType w:start="1"/>
          <w:cols w:num="2" w:space="288"/>
        </w:sectPr>
      </w:pPr>
      <w:bookmarkStart w:id="1243" w:name="_Hlk143454798"/>
    </w:p>
    <w:bookmarkEnd w:id="1243"/>
    <w:p w14:paraId="12F1550F" w14:textId="77777777" w:rsidR="005B6087" w:rsidRDefault="005B6087">
      <w:pPr>
        <w:rPr>
          <w:color w:val="000000"/>
        </w:rPr>
      </w:pPr>
    </w:p>
    <w:sectPr w:rsidR="005B6087">
      <w:footnotePr>
        <w:numRestart w:val="eachSect"/>
      </w:footnotePr>
      <w:type w:val="continuous"/>
      <w:pgSz w:w="12240" w:h="15840"/>
      <w:pgMar w:top="1008" w:right="936" w:bottom="1008" w:left="936" w:header="432" w:footer="432" w:gutter="0"/>
      <w:pgNumType w:start="1"/>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E39C2" w14:textId="77777777" w:rsidR="006E473C" w:rsidRDefault="006E473C"/>
  </w:endnote>
  <w:endnote w:type="continuationSeparator" w:id="0">
    <w:p w14:paraId="23EB8D0E" w14:textId="77777777" w:rsidR="006E473C" w:rsidRDefault="006E47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skerville">
    <w:altName w:val="Segoe Print"/>
    <w:charset w:val="00"/>
    <w:family w:val="auto"/>
    <w:pitch w:val="default"/>
    <w:sig w:usb0="00000000" w:usb1="00000000" w:usb2="00000000" w:usb3="00000000" w:csb0="000001FB" w:csb1="00000000"/>
  </w:font>
  <w:font w:name="Formata-Regular">
    <w:altName w:val="Cambria"/>
    <w:charset w:val="4D"/>
    <w:family w:val="auto"/>
    <w:pitch w:val="default"/>
    <w:sig w:usb0="00000000"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NewRomanPS-Italic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2020603050405020304"/>
    <w:charset w:val="00"/>
    <w:family w:val="roman"/>
    <w:pitch w:val="default"/>
    <w:sig w:usb0="00000000" w:usb1="00000000"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43065" w14:textId="77777777" w:rsidR="006E473C" w:rsidRDefault="006E473C"/>
  </w:footnote>
  <w:footnote w:type="continuationSeparator" w:id="0">
    <w:p w14:paraId="61E8426B" w14:textId="77777777" w:rsidR="006E473C" w:rsidRDefault="006E473C"/>
  </w:footnote>
  <w:footnote w:id="1">
    <w:p w14:paraId="73DA5B0E" w14:textId="77777777" w:rsidR="005B6087" w:rsidRDefault="00000000">
      <w:pPr>
        <w:keepLines/>
        <w:ind w:firstLine="202"/>
        <w:jc w:val="both"/>
        <w:rPr>
          <w:color w:val="000000"/>
          <w:sz w:val="16"/>
          <w:szCs w:val="16"/>
        </w:rPr>
      </w:pPr>
      <w:r>
        <w:rPr>
          <w:rStyle w:val="af9"/>
          <w:vanish/>
        </w:rPr>
        <w:footnoteRef/>
      </w:r>
      <w:r>
        <w:rPr>
          <w:color w:val="000000"/>
          <w:sz w:val="16"/>
          <w:szCs w:val="16"/>
        </w:rPr>
        <w:t xml:space="preserve"> This work was co-supported by the National Key Research and Development Pro-gram of China (No. 2021YFE0193900 and 2020AAA0108901), the National Natural Science Foundation of China (No. 52002286, 51975415 and 62088101),</w:t>
      </w:r>
      <w:r>
        <w:t xml:space="preserve"> </w:t>
      </w:r>
      <w:r>
        <w:rPr>
          <w:color w:val="000000"/>
          <w:sz w:val="16"/>
          <w:szCs w:val="16"/>
        </w:rPr>
        <w:t>the Fundamental Research Funds for the Central Universities (22120220642)</w:t>
      </w:r>
      <w:r>
        <w:rPr>
          <w:sz w:val="16"/>
          <w:szCs w:val="16"/>
        </w:rPr>
        <w:t>.</w:t>
      </w:r>
      <w:r>
        <w:rPr>
          <w:i/>
          <w:sz w:val="16"/>
          <w:szCs w:val="16"/>
        </w:rPr>
        <w:t xml:space="preserve"> (Corresponding author: </w:t>
      </w:r>
      <w:proofErr w:type="spellStart"/>
      <w:r>
        <w:rPr>
          <w:i/>
          <w:sz w:val="16"/>
          <w:szCs w:val="16"/>
        </w:rPr>
        <w:t>Z</w:t>
      </w:r>
      <w:r>
        <w:rPr>
          <w:rFonts w:hint="eastAsia"/>
          <w:i/>
          <w:sz w:val="16"/>
          <w:szCs w:val="16"/>
          <w:lang w:eastAsia="zh-CN"/>
        </w:rPr>
        <w:t>hongpan</w:t>
      </w:r>
      <w:proofErr w:type="spellEnd"/>
      <w:r>
        <w:rPr>
          <w:i/>
          <w:sz w:val="16"/>
          <w:szCs w:val="16"/>
        </w:rPr>
        <w:t xml:space="preserve"> Zhu). </w:t>
      </w:r>
      <w:proofErr w:type="spellStart"/>
      <w:r>
        <w:rPr>
          <w:sz w:val="16"/>
          <w:szCs w:val="16"/>
        </w:rPr>
        <w:t>Kaijing</w:t>
      </w:r>
      <w:proofErr w:type="spellEnd"/>
      <w:r>
        <w:rPr>
          <w:sz w:val="16"/>
          <w:szCs w:val="16"/>
        </w:rPr>
        <w:t xml:space="preserve"> Ma and </w:t>
      </w:r>
      <w:proofErr w:type="spellStart"/>
      <w:r>
        <w:rPr>
          <w:sz w:val="16"/>
          <w:szCs w:val="16"/>
        </w:rPr>
        <w:t>Qiwei</w:t>
      </w:r>
      <w:proofErr w:type="spellEnd"/>
      <w:r>
        <w:rPr>
          <w:sz w:val="16"/>
          <w:szCs w:val="16"/>
        </w:rPr>
        <w:t xml:space="preserve"> Du contributed equally as first author. </w:t>
      </w:r>
    </w:p>
    <w:p w14:paraId="1AE41675" w14:textId="77777777" w:rsidR="005B6087" w:rsidRDefault="00000000">
      <w:pPr>
        <w:keepLines/>
        <w:ind w:firstLine="202"/>
        <w:jc w:val="both"/>
        <w:rPr>
          <w:color w:val="000000"/>
          <w:sz w:val="16"/>
          <w:szCs w:val="16"/>
        </w:rPr>
      </w:pPr>
      <w:bookmarkStart w:id="1" w:name="_Hlk72918128"/>
      <w:proofErr w:type="spellStart"/>
      <w:r>
        <w:rPr>
          <w:color w:val="000000"/>
          <w:sz w:val="16"/>
          <w:szCs w:val="16"/>
        </w:rPr>
        <w:t>Kaijing</w:t>
      </w:r>
      <w:proofErr w:type="spellEnd"/>
      <w:r>
        <w:rPr>
          <w:color w:val="000000"/>
          <w:sz w:val="16"/>
          <w:szCs w:val="16"/>
        </w:rPr>
        <w:t xml:space="preserve"> Ma, </w:t>
      </w:r>
      <w:proofErr w:type="spellStart"/>
      <w:r>
        <w:rPr>
          <w:color w:val="000000"/>
          <w:sz w:val="16"/>
          <w:szCs w:val="16"/>
        </w:rPr>
        <w:t>Qiwei</w:t>
      </w:r>
      <w:proofErr w:type="spellEnd"/>
      <w:r>
        <w:rPr>
          <w:color w:val="000000"/>
          <w:sz w:val="16"/>
          <w:szCs w:val="16"/>
        </w:rPr>
        <w:t xml:space="preserve"> Du, </w:t>
      </w:r>
      <w:proofErr w:type="spellStart"/>
      <w:r>
        <w:rPr>
          <w:color w:val="000000"/>
          <w:sz w:val="16"/>
          <w:szCs w:val="16"/>
        </w:rPr>
        <w:t>Zhongpan</w:t>
      </w:r>
      <w:proofErr w:type="spellEnd"/>
      <w:r>
        <w:rPr>
          <w:color w:val="000000"/>
          <w:sz w:val="16"/>
          <w:szCs w:val="16"/>
        </w:rPr>
        <w:t xml:space="preserve"> Zhu, Bin He, Zhipeng Wang, Gang Li are with the College of Electronics and Information Engineering, Tongji University, Shanghai 201804, China, and with Frontiers Science Center for Intelligent Autonomous Sys</w:t>
      </w:r>
      <w:r>
        <w:rPr>
          <w:rFonts w:hint="eastAsia"/>
          <w:color w:val="000000"/>
          <w:sz w:val="16"/>
          <w:szCs w:val="16"/>
        </w:rPr>
        <w:t>tems, Shanghai 201210, China (e-mail:</w:t>
      </w:r>
      <w:r>
        <w:rPr>
          <w:color w:val="000000"/>
          <w:sz w:val="16"/>
          <w:szCs w:val="16"/>
        </w:rPr>
        <w:t xml:space="preserve"> 2151400</w:t>
      </w:r>
      <w:r>
        <w:rPr>
          <w:rFonts w:hint="eastAsia"/>
          <w:color w:val="000000"/>
          <w:sz w:val="16"/>
          <w:szCs w:val="16"/>
        </w:rPr>
        <w:t>@tongji.edu.cn;</w:t>
      </w:r>
      <w:r>
        <w:rPr>
          <w:color w:val="000000"/>
          <w:sz w:val="16"/>
          <w:szCs w:val="16"/>
        </w:rPr>
        <w:t xml:space="preserve"> 2051500</w:t>
      </w:r>
      <w:r>
        <w:rPr>
          <w:rFonts w:hint="eastAsia"/>
          <w:color w:val="000000"/>
          <w:sz w:val="16"/>
          <w:szCs w:val="16"/>
        </w:rPr>
        <w:t>@tongji.edu.cn;</w:t>
      </w:r>
      <w:r>
        <w:rPr>
          <w:color w:val="000000"/>
          <w:sz w:val="16"/>
          <w:szCs w:val="16"/>
        </w:rPr>
        <w:t xml:space="preserve"> </w:t>
      </w:r>
      <w:r>
        <w:rPr>
          <w:rFonts w:hint="eastAsia"/>
          <w:color w:val="000000"/>
          <w:sz w:val="16"/>
          <w:szCs w:val="16"/>
        </w:rPr>
        <w:t>521bergsteiger@tongji.edu.cn;</w:t>
      </w:r>
      <w:r>
        <w:rPr>
          <w:color w:val="000000"/>
          <w:sz w:val="16"/>
          <w:szCs w:val="16"/>
        </w:rPr>
        <w:t xml:space="preserve"> hebin</w:t>
      </w:r>
      <w:r>
        <w:rPr>
          <w:rFonts w:hint="eastAsia"/>
          <w:color w:val="000000"/>
          <w:sz w:val="16"/>
          <w:szCs w:val="16"/>
        </w:rPr>
        <w:t>@tongji.edu.cn;</w:t>
      </w:r>
      <w:r>
        <w:rPr>
          <w:color w:val="000000"/>
          <w:sz w:val="16"/>
          <w:szCs w:val="16"/>
        </w:rPr>
        <w:t xml:space="preserve"> </w:t>
      </w:r>
      <w:proofErr w:type="spellStart"/>
      <w:r>
        <w:rPr>
          <w:color w:val="000000"/>
          <w:sz w:val="16"/>
          <w:szCs w:val="16"/>
        </w:rPr>
        <w:t>zhipeng</w:t>
      </w:r>
      <w:proofErr w:type="spellEnd"/>
      <w:r>
        <w:rPr>
          <w:color w:val="000000"/>
          <w:sz w:val="16"/>
          <w:szCs w:val="16"/>
        </w:rPr>
        <w:t xml:space="preserve"> wang@tongji.edu.cn;</w:t>
      </w:r>
      <w:r>
        <w:rPr>
          <w:rFonts w:hint="eastAsia"/>
          <w:color w:val="000000"/>
          <w:sz w:val="16"/>
          <w:szCs w:val="16"/>
        </w:rPr>
        <w:t xml:space="preserve"> lig@tongji.edu.cn;).</w:t>
      </w:r>
    </w:p>
    <w:bookmarkEnd w:id="1"/>
    <w:p w14:paraId="3B3E4F69" w14:textId="77777777" w:rsidR="005B6087" w:rsidRDefault="005B6087">
      <w:pPr>
        <w:widowControl w:val="0"/>
        <w:spacing w:line="252" w:lineRule="auto"/>
        <w:ind w:firstLine="202"/>
        <w:jc w:val="both"/>
        <w:rPr>
          <w:sz w:val="12"/>
          <w:szCs w:val="12"/>
        </w:rPr>
      </w:pPr>
    </w:p>
  </w:footnote>
  <w:footnote w:id="2">
    <w:p w14:paraId="60793EDE" w14:textId="77777777" w:rsidR="005B6087" w:rsidRDefault="00000000">
      <w:pPr>
        <w:pStyle w:val="af0"/>
        <w:ind w:firstLine="0"/>
        <w:rPr>
          <w:lang w:eastAsia="zh-CN"/>
        </w:rPr>
      </w:pPr>
      <w:r>
        <w:rPr>
          <w:rStyle w:val="af9"/>
        </w:rPr>
        <w:footnoteRef/>
      </w:r>
      <w:r>
        <w:t>"</w:t>
      </w:r>
      <w:proofErr w:type="gramStart"/>
      <w:r>
        <w:t>generated</w:t>
      </w:r>
      <w:proofErr w:type="gramEnd"/>
      <w:r>
        <w:t>_yellow-stylegan2" dataset. Available at: https://github.com/a312863063/generators-with-stylegan2.</w:t>
      </w:r>
    </w:p>
  </w:footnote>
  <w:footnote w:id="3">
    <w:p w14:paraId="266DAEAE" w14:textId="77777777" w:rsidR="005B6087" w:rsidRDefault="00000000">
      <w:pPr>
        <w:pStyle w:val="af0"/>
        <w:rPr>
          <w:lang w:eastAsia="zh-CN"/>
        </w:rPr>
      </w:pPr>
      <w:r>
        <w:rPr>
          <w:rStyle w:val="af9"/>
        </w:rPr>
        <w:footnoteRef/>
      </w:r>
      <w:r>
        <w:t xml:space="preserve"> Age Filter from the </w:t>
      </w:r>
      <w:proofErr w:type="spellStart"/>
      <w:r>
        <w:t>Wondershare</w:t>
      </w:r>
      <w:proofErr w:type="spellEnd"/>
      <w:r>
        <w:t xml:space="preserve"> AI platform AIlab. Link to the aging process website: https://ailab.wondershare.com/tools/aging-filter.html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BEA2C" w14:textId="77777777" w:rsidR="005B6087" w:rsidRDefault="00000000">
    <w:pPr>
      <w:jc w:val="right"/>
    </w:pPr>
    <w:r>
      <w:fldChar w:fldCharType="begin"/>
    </w:r>
    <w:r>
      <w:instrText>PAGE</w:instrText>
    </w:r>
    <w:r>
      <w:fldChar w:fldCharType="separate"/>
    </w:r>
    <w:r>
      <w:t>1</w:t>
    </w:r>
    <w:r>
      <w:fldChar w:fldCharType="end"/>
    </w:r>
  </w:p>
  <w:p w14:paraId="404386C8" w14:textId="77777777" w:rsidR="005B6087" w:rsidRDefault="00000000">
    <w:pPr>
      <w:ind w:right="360"/>
    </w:pPr>
    <w:r>
      <w:t>&gt; REPLACE THIS LINE WITH YOUR MANUSCRIPT ID NUMBER (DOUBLE-CLICK HERE TO EDIT) &lt;</w:t>
    </w:r>
  </w:p>
  <w:p w14:paraId="7996769A" w14:textId="77777777" w:rsidR="005B6087" w:rsidRDefault="005B6087">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604766"/>
    <w:multiLevelType w:val="multilevel"/>
    <w:tmpl w:val="44604766"/>
    <w:lvl w:ilvl="0">
      <w:start w:val="1"/>
      <w:numFmt w:val="decimal"/>
      <w:pStyle w:val="References"/>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1" w15:restartNumberingAfterBreak="0">
    <w:nsid w:val="4CC97A8F"/>
    <w:multiLevelType w:val="multilevel"/>
    <w:tmpl w:val="4CC97A8F"/>
    <w:lvl w:ilvl="0">
      <w:start w:val="1"/>
      <w:numFmt w:val="decimal"/>
      <w:lvlText w:val="[%1]"/>
      <w:lvlJc w:val="left"/>
      <w:pPr>
        <w:ind w:left="990" w:hanging="360"/>
      </w:pPr>
      <w:rPr>
        <w:i w:val="0"/>
        <w:sz w:val="16"/>
        <w:szCs w:val="16"/>
      </w:rPr>
    </w:lvl>
    <w:lvl w:ilvl="1">
      <w:start w:val="1"/>
      <w:numFmt w:val="bullet"/>
      <w:pStyle w:val="2"/>
      <w:lvlText w:val=""/>
      <w:lvlJc w:val="left"/>
      <w:pPr>
        <w:ind w:left="0" w:firstLine="0"/>
      </w:pPr>
    </w:lvl>
    <w:lvl w:ilvl="2">
      <w:start w:val="1"/>
      <w:numFmt w:val="bullet"/>
      <w:pStyle w:val="3"/>
      <w:lvlText w:val=""/>
      <w:lvlJc w:val="left"/>
      <w:pPr>
        <w:ind w:left="0" w:firstLine="0"/>
      </w:pPr>
    </w:lvl>
    <w:lvl w:ilvl="3">
      <w:start w:val="1"/>
      <w:numFmt w:val="bullet"/>
      <w:pStyle w:val="4"/>
      <w:lvlText w:val=""/>
      <w:lvlJc w:val="left"/>
      <w:pPr>
        <w:ind w:left="0" w:firstLine="0"/>
      </w:pPr>
    </w:lvl>
    <w:lvl w:ilvl="4">
      <w:start w:val="1"/>
      <w:numFmt w:val="bullet"/>
      <w:pStyle w:val="5"/>
      <w:lvlText w:val=""/>
      <w:lvlJc w:val="left"/>
      <w:pPr>
        <w:ind w:left="0" w:firstLine="0"/>
      </w:pPr>
    </w:lvl>
    <w:lvl w:ilvl="5">
      <w:start w:val="1"/>
      <w:numFmt w:val="bullet"/>
      <w:pStyle w:val="6"/>
      <w:lvlText w:val=""/>
      <w:lvlJc w:val="left"/>
      <w:pPr>
        <w:ind w:left="0" w:firstLine="0"/>
      </w:pPr>
    </w:lvl>
    <w:lvl w:ilvl="6">
      <w:start w:val="1"/>
      <w:numFmt w:val="bullet"/>
      <w:pStyle w:val="7"/>
      <w:lvlText w:val=""/>
      <w:lvlJc w:val="left"/>
      <w:pPr>
        <w:ind w:left="0" w:firstLine="0"/>
      </w:pPr>
    </w:lvl>
    <w:lvl w:ilvl="7">
      <w:start w:val="1"/>
      <w:numFmt w:val="bullet"/>
      <w:pStyle w:val="8"/>
      <w:lvlText w:val=""/>
      <w:lvlJc w:val="left"/>
      <w:pPr>
        <w:ind w:left="0" w:firstLine="0"/>
      </w:pPr>
    </w:lvl>
    <w:lvl w:ilvl="8">
      <w:start w:val="1"/>
      <w:numFmt w:val="bullet"/>
      <w:pStyle w:val="9"/>
      <w:lvlText w:val=""/>
      <w:lvlJc w:val="left"/>
      <w:pPr>
        <w:ind w:left="0" w:firstLine="0"/>
      </w:pPr>
    </w:lvl>
  </w:abstractNum>
  <w:abstractNum w:abstractNumId="2" w15:restartNumberingAfterBreak="0">
    <w:nsid w:val="7C300E75"/>
    <w:multiLevelType w:val="multilevel"/>
    <w:tmpl w:val="7C300E75"/>
    <w:lvl w:ilvl="0">
      <w:start w:val="1"/>
      <w:numFmt w:val="decimal"/>
      <w:lvlText w:val="%1)"/>
      <w:lvlJc w:val="left"/>
      <w:pPr>
        <w:ind w:left="640" w:hanging="440"/>
      </w:pPr>
    </w:lvl>
    <w:lvl w:ilvl="1">
      <w:start w:val="1"/>
      <w:numFmt w:val="lowerLetter"/>
      <w:lvlText w:val="%2)"/>
      <w:lvlJc w:val="left"/>
      <w:pPr>
        <w:ind w:left="1080" w:hanging="440"/>
      </w:pPr>
    </w:lvl>
    <w:lvl w:ilvl="2">
      <w:start w:val="1"/>
      <w:numFmt w:val="lowerRoman"/>
      <w:lvlText w:val="%3."/>
      <w:lvlJc w:val="right"/>
      <w:pPr>
        <w:ind w:left="1520" w:hanging="440"/>
      </w:pPr>
    </w:lvl>
    <w:lvl w:ilvl="3">
      <w:start w:val="1"/>
      <w:numFmt w:val="decimal"/>
      <w:lvlText w:val="%4."/>
      <w:lvlJc w:val="left"/>
      <w:pPr>
        <w:ind w:left="1960" w:hanging="440"/>
      </w:pPr>
    </w:lvl>
    <w:lvl w:ilvl="4">
      <w:start w:val="1"/>
      <w:numFmt w:val="lowerLetter"/>
      <w:lvlText w:val="%5)"/>
      <w:lvlJc w:val="left"/>
      <w:pPr>
        <w:ind w:left="2400" w:hanging="440"/>
      </w:pPr>
    </w:lvl>
    <w:lvl w:ilvl="5">
      <w:start w:val="1"/>
      <w:numFmt w:val="lowerRoman"/>
      <w:lvlText w:val="%6."/>
      <w:lvlJc w:val="right"/>
      <w:pPr>
        <w:ind w:left="2840" w:hanging="440"/>
      </w:pPr>
    </w:lvl>
    <w:lvl w:ilvl="6">
      <w:start w:val="1"/>
      <w:numFmt w:val="decimal"/>
      <w:lvlText w:val="%7."/>
      <w:lvlJc w:val="left"/>
      <w:pPr>
        <w:ind w:left="3280" w:hanging="440"/>
      </w:pPr>
    </w:lvl>
    <w:lvl w:ilvl="7">
      <w:start w:val="1"/>
      <w:numFmt w:val="lowerLetter"/>
      <w:lvlText w:val="%8)"/>
      <w:lvlJc w:val="left"/>
      <w:pPr>
        <w:ind w:left="3720" w:hanging="440"/>
      </w:pPr>
    </w:lvl>
    <w:lvl w:ilvl="8">
      <w:start w:val="1"/>
      <w:numFmt w:val="lowerRoman"/>
      <w:lvlText w:val="%9."/>
      <w:lvlJc w:val="right"/>
      <w:pPr>
        <w:ind w:left="4160" w:hanging="440"/>
      </w:pPr>
    </w:lvl>
  </w:abstractNum>
  <w:num w:numId="1" w16cid:durableId="2055810854">
    <w:abstractNumId w:val="1"/>
  </w:num>
  <w:num w:numId="2" w16cid:durableId="380441726">
    <w:abstractNumId w:val="0"/>
  </w:num>
  <w:num w:numId="3" w16cid:durableId="534579170">
    <w:abstractNumId w:val="2"/>
  </w:num>
  <w:num w:numId="4" w16cid:durableId="7700058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rystal Jing">
    <w15:presenceInfo w15:providerId="Windows Live" w15:userId="82e80b4a84faff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trackRevisions/>
  <w:defaultTabStop w:val="720"/>
  <w:noPunctuationKerning/>
  <w:characterSpacingControl w:val="doNotCompress"/>
  <w:footnotePr>
    <w:numFmt w:val="chicago"/>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c2ZGZiNzZiNDVlOGViOWVmM2JhOTY0NGJkNjUyYzgifQ=="/>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tdp2e0ptf5fdqe2axpxav5rapz2pfxvexdd&quot;&gt;我的EndNote库&lt;record-ids&gt;&lt;item&gt;41&lt;/item&gt;&lt;/record-ids&gt;&lt;/item&gt;&lt;/Libraries&gt;"/>
  </w:docVars>
  <w:rsids>
    <w:rsidRoot w:val="00732E46"/>
    <w:rsid w:val="000000FB"/>
    <w:rsid w:val="00001475"/>
    <w:rsid w:val="00002FAF"/>
    <w:rsid w:val="0000380D"/>
    <w:rsid w:val="00007234"/>
    <w:rsid w:val="00010647"/>
    <w:rsid w:val="00011389"/>
    <w:rsid w:val="00013503"/>
    <w:rsid w:val="00016A12"/>
    <w:rsid w:val="0002117A"/>
    <w:rsid w:val="000212CF"/>
    <w:rsid w:val="00021E95"/>
    <w:rsid w:val="00023698"/>
    <w:rsid w:val="00024AE1"/>
    <w:rsid w:val="00025BA5"/>
    <w:rsid w:val="0002678D"/>
    <w:rsid w:val="00031C9D"/>
    <w:rsid w:val="00034F39"/>
    <w:rsid w:val="000403AE"/>
    <w:rsid w:val="00040714"/>
    <w:rsid w:val="0004191A"/>
    <w:rsid w:val="00041E67"/>
    <w:rsid w:val="0004249C"/>
    <w:rsid w:val="00044B11"/>
    <w:rsid w:val="00044D01"/>
    <w:rsid w:val="000462C6"/>
    <w:rsid w:val="00046542"/>
    <w:rsid w:val="00050941"/>
    <w:rsid w:val="00053B2E"/>
    <w:rsid w:val="00061668"/>
    <w:rsid w:val="0006449C"/>
    <w:rsid w:val="000650E5"/>
    <w:rsid w:val="00072DE5"/>
    <w:rsid w:val="00074B16"/>
    <w:rsid w:val="000771F7"/>
    <w:rsid w:val="0007737C"/>
    <w:rsid w:val="00081747"/>
    <w:rsid w:val="00085D7A"/>
    <w:rsid w:val="000909B8"/>
    <w:rsid w:val="00093B2B"/>
    <w:rsid w:val="00097092"/>
    <w:rsid w:val="000B0599"/>
    <w:rsid w:val="000B6968"/>
    <w:rsid w:val="000B7D6D"/>
    <w:rsid w:val="000C4996"/>
    <w:rsid w:val="000C55AB"/>
    <w:rsid w:val="000D131A"/>
    <w:rsid w:val="000D1E1A"/>
    <w:rsid w:val="000D3F27"/>
    <w:rsid w:val="000D6D74"/>
    <w:rsid w:val="000D7529"/>
    <w:rsid w:val="000E537D"/>
    <w:rsid w:val="000E75F8"/>
    <w:rsid w:val="000F2C11"/>
    <w:rsid w:val="001031E0"/>
    <w:rsid w:val="00114047"/>
    <w:rsid w:val="00114406"/>
    <w:rsid w:val="00120EF7"/>
    <w:rsid w:val="001220AC"/>
    <w:rsid w:val="00122CD7"/>
    <w:rsid w:val="001255E9"/>
    <w:rsid w:val="00131BA2"/>
    <w:rsid w:val="0013207F"/>
    <w:rsid w:val="00133D8E"/>
    <w:rsid w:val="0013484F"/>
    <w:rsid w:val="0014043E"/>
    <w:rsid w:val="00144138"/>
    <w:rsid w:val="001456D3"/>
    <w:rsid w:val="001474BF"/>
    <w:rsid w:val="001522DE"/>
    <w:rsid w:val="00152784"/>
    <w:rsid w:val="00152AB3"/>
    <w:rsid w:val="001536C0"/>
    <w:rsid w:val="00155851"/>
    <w:rsid w:val="00156846"/>
    <w:rsid w:val="0016492B"/>
    <w:rsid w:val="00164AF3"/>
    <w:rsid w:val="00164B10"/>
    <w:rsid w:val="00165ABB"/>
    <w:rsid w:val="00170C54"/>
    <w:rsid w:val="00170CCB"/>
    <w:rsid w:val="001743EC"/>
    <w:rsid w:val="001749CD"/>
    <w:rsid w:val="00174DDB"/>
    <w:rsid w:val="0017513B"/>
    <w:rsid w:val="00175583"/>
    <w:rsid w:val="0018375D"/>
    <w:rsid w:val="001857ED"/>
    <w:rsid w:val="00185A32"/>
    <w:rsid w:val="00190109"/>
    <w:rsid w:val="00191925"/>
    <w:rsid w:val="00194355"/>
    <w:rsid w:val="00194841"/>
    <w:rsid w:val="001A5EC8"/>
    <w:rsid w:val="001A6176"/>
    <w:rsid w:val="001B0334"/>
    <w:rsid w:val="001B2E8A"/>
    <w:rsid w:val="001C4B27"/>
    <w:rsid w:val="001D0AC6"/>
    <w:rsid w:val="001D2D4B"/>
    <w:rsid w:val="001D32C3"/>
    <w:rsid w:val="001D4803"/>
    <w:rsid w:val="001D739D"/>
    <w:rsid w:val="001D7F04"/>
    <w:rsid w:val="001E1F61"/>
    <w:rsid w:val="001E2E19"/>
    <w:rsid w:val="001E4878"/>
    <w:rsid w:val="001E7EDB"/>
    <w:rsid w:val="001F1819"/>
    <w:rsid w:val="001F2DD9"/>
    <w:rsid w:val="001F512A"/>
    <w:rsid w:val="001F7BAD"/>
    <w:rsid w:val="002015F5"/>
    <w:rsid w:val="00202F27"/>
    <w:rsid w:val="002127EB"/>
    <w:rsid w:val="0021282E"/>
    <w:rsid w:val="002160D4"/>
    <w:rsid w:val="002231EC"/>
    <w:rsid w:val="0023006F"/>
    <w:rsid w:val="00230AEC"/>
    <w:rsid w:val="002310BF"/>
    <w:rsid w:val="002350AC"/>
    <w:rsid w:val="00236BDB"/>
    <w:rsid w:val="002409C1"/>
    <w:rsid w:val="00245FD5"/>
    <w:rsid w:val="002525E6"/>
    <w:rsid w:val="002540ED"/>
    <w:rsid w:val="00256977"/>
    <w:rsid w:val="00257864"/>
    <w:rsid w:val="0026140E"/>
    <w:rsid w:val="00264BE4"/>
    <w:rsid w:val="00264DB6"/>
    <w:rsid w:val="00271F39"/>
    <w:rsid w:val="00272214"/>
    <w:rsid w:val="00273A2C"/>
    <w:rsid w:val="00276B5C"/>
    <w:rsid w:val="00276C4C"/>
    <w:rsid w:val="00276E97"/>
    <w:rsid w:val="002800B4"/>
    <w:rsid w:val="00281925"/>
    <w:rsid w:val="00284D40"/>
    <w:rsid w:val="00285E41"/>
    <w:rsid w:val="00287996"/>
    <w:rsid w:val="00287A68"/>
    <w:rsid w:val="00297C4E"/>
    <w:rsid w:val="002A0CB7"/>
    <w:rsid w:val="002B1CD2"/>
    <w:rsid w:val="002B2E0A"/>
    <w:rsid w:val="002B4979"/>
    <w:rsid w:val="002B7397"/>
    <w:rsid w:val="002B7E7D"/>
    <w:rsid w:val="002C28CB"/>
    <w:rsid w:val="002C35A9"/>
    <w:rsid w:val="002C39F8"/>
    <w:rsid w:val="002C6727"/>
    <w:rsid w:val="002D372C"/>
    <w:rsid w:val="002D4FD0"/>
    <w:rsid w:val="002D692B"/>
    <w:rsid w:val="002E7FBE"/>
    <w:rsid w:val="002F1340"/>
    <w:rsid w:val="002F7E88"/>
    <w:rsid w:val="00302E27"/>
    <w:rsid w:val="00302FB3"/>
    <w:rsid w:val="00306707"/>
    <w:rsid w:val="003101E5"/>
    <w:rsid w:val="00311E76"/>
    <w:rsid w:val="00316473"/>
    <w:rsid w:val="00325E3D"/>
    <w:rsid w:val="003303DD"/>
    <w:rsid w:val="00330BBF"/>
    <w:rsid w:val="003312BA"/>
    <w:rsid w:val="00337394"/>
    <w:rsid w:val="00337A44"/>
    <w:rsid w:val="00337D3A"/>
    <w:rsid w:val="00345326"/>
    <w:rsid w:val="00345C31"/>
    <w:rsid w:val="00347A5A"/>
    <w:rsid w:val="00347D76"/>
    <w:rsid w:val="00356CF0"/>
    <w:rsid w:val="00357347"/>
    <w:rsid w:val="0036091A"/>
    <w:rsid w:val="00362892"/>
    <w:rsid w:val="00364908"/>
    <w:rsid w:val="003656DC"/>
    <w:rsid w:val="003734FD"/>
    <w:rsid w:val="00375283"/>
    <w:rsid w:val="00375D40"/>
    <w:rsid w:val="00376202"/>
    <w:rsid w:val="00377189"/>
    <w:rsid w:val="0038452A"/>
    <w:rsid w:val="003867C9"/>
    <w:rsid w:val="00390205"/>
    <w:rsid w:val="003910E9"/>
    <w:rsid w:val="00394868"/>
    <w:rsid w:val="003A75A7"/>
    <w:rsid w:val="003B04BD"/>
    <w:rsid w:val="003B1755"/>
    <w:rsid w:val="003B2D39"/>
    <w:rsid w:val="003B2F06"/>
    <w:rsid w:val="003B301D"/>
    <w:rsid w:val="003B3B4D"/>
    <w:rsid w:val="003B539A"/>
    <w:rsid w:val="003B547F"/>
    <w:rsid w:val="003B63F4"/>
    <w:rsid w:val="003C265B"/>
    <w:rsid w:val="003C5769"/>
    <w:rsid w:val="003C650F"/>
    <w:rsid w:val="003C7BB7"/>
    <w:rsid w:val="003D0B84"/>
    <w:rsid w:val="003D4D68"/>
    <w:rsid w:val="003D6378"/>
    <w:rsid w:val="003D6996"/>
    <w:rsid w:val="003E0161"/>
    <w:rsid w:val="003E246D"/>
    <w:rsid w:val="003E3E62"/>
    <w:rsid w:val="003E4A5B"/>
    <w:rsid w:val="003E5349"/>
    <w:rsid w:val="003E6120"/>
    <w:rsid w:val="003E6955"/>
    <w:rsid w:val="003E7D2B"/>
    <w:rsid w:val="003F384C"/>
    <w:rsid w:val="003F638C"/>
    <w:rsid w:val="003F6AE0"/>
    <w:rsid w:val="004003B6"/>
    <w:rsid w:val="004044EA"/>
    <w:rsid w:val="004063A4"/>
    <w:rsid w:val="00412882"/>
    <w:rsid w:val="0041654B"/>
    <w:rsid w:val="00422642"/>
    <w:rsid w:val="00424B2D"/>
    <w:rsid w:val="00424EC8"/>
    <w:rsid w:val="00425864"/>
    <w:rsid w:val="004262B1"/>
    <w:rsid w:val="00426ECC"/>
    <w:rsid w:val="00440CA9"/>
    <w:rsid w:val="00440CAF"/>
    <w:rsid w:val="00443677"/>
    <w:rsid w:val="004449BF"/>
    <w:rsid w:val="00445026"/>
    <w:rsid w:val="00452170"/>
    <w:rsid w:val="00454454"/>
    <w:rsid w:val="00456CDF"/>
    <w:rsid w:val="00460068"/>
    <w:rsid w:val="00461B83"/>
    <w:rsid w:val="00464063"/>
    <w:rsid w:val="00473DB5"/>
    <w:rsid w:val="00474613"/>
    <w:rsid w:val="00477182"/>
    <w:rsid w:val="004779F2"/>
    <w:rsid w:val="00477BCC"/>
    <w:rsid w:val="00481DF1"/>
    <w:rsid w:val="00486982"/>
    <w:rsid w:val="0048739F"/>
    <w:rsid w:val="00490975"/>
    <w:rsid w:val="00492854"/>
    <w:rsid w:val="00493B59"/>
    <w:rsid w:val="00494390"/>
    <w:rsid w:val="00495D0E"/>
    <w:rsid w:val="004A0420"/>
    <w:rsid w:val="004A13B6"/>
    <w:rsid w:val="004A1BCC"/>
    <w:rsid w:val="004A2FE0"/>
    <w:rsid w:val="004A4D0F"/>
    <w:rsid w:val="004A5529"/>
    <w:rsid w:val="004B0400"/>
    <w:rsid w:val="004B182F"/>
    <w:rsid w:val="004B2065"/>
    <w:rsid w:val="004C7ABE"/>
    <w:rsid w:val="004D434B"/>
    <w:rsid w:val="004D5B94"/>
    <w:rsid w:val="004E0E8C"/>
    <w:rsid w:val="004E5DC9"/>
    <w:rsid w:val="004E6663"/>
    <w:rsid w:val="004E6D44"/>
    <w:rsid w:val="004F0078"/>
    <w:rsid w:val="004F134E"/>
    <w:rsid w:val="004F192A"/>
    <w:rsid w:val="004F229B"/>
    <w:rsid w:val="004F6121"/>
    <w:rsid w:val="004F663A"/>
    <w:rsid w:val="004F6FBD"/>
    <w:rsid w:val="00500507"/>
    <w:rsid w:val="00501ABD"/>
    <w:rsid w:val="00506EE7"/>
    <w:rsid w:val="00511DC5"/>
    <w:rsid w:val="00512985"/>
    <w:rsid w:val="00514E2E"/>
    <w:rsid w:val="005250EB"/>
    <w:rsid w:val="0052668A"/>
    <w:rsid w:val="00526FDD"/>
    <w:rsid w:val="005303D8"/>
    <w:rsid w:val="00531830"/>
    <w:rsid w:val="005346D2"/>
    <w:rsid w:val="0053604E"/>
    <w:rsid w:val="0053667E"/>
    <w:rsid w:val="0054262F"/>
    <w:rsid w:val="00544BC7"/>
    <w:rsid w:val="005508EF"/>
    <w:rsid w:val="005515A2"/>
    <w:rsid w:val="00551FE4"/>
    <w:rsid w:val="005535C1"/>
    <w:rsid w:val="00555806"/>
    <w:rsid w:val="00557FD1"/>
    <w:rsid w:val="005612AE"/>
    <w:rsid w:val="00562681"/>
    <w:rsid w:val="00563825"/>
    <w:rsid w:val="0056519E"/>
    <w:rsid w:val="0056589B"/>
    <w:rsid w:val="005750C0"/>
    <w:rsid w:val="005756CE"/>
    <w:rsid w:val="00576B1A"/>
    <w:rsid w:val="005815E1"/>
    <w:rsid w:val="0058406C"/>
    <w:rsid w:val="0059076D"/>
    <w:rsid w:val="00591029"/>
    <w:rsid w:val="00596CA7"/>
    <w:rsid w:val="005A5F60"/>
    <w:rsid w:val="005A6A4F"/>
    <w:rsid w:val="005B43C2"/>
    <w:rsid w:val="005B4E32"/>
    <w:rsid w:val="005B6087"/>
    <w:rsid w:val="005C1D2F"/>
    <w:rsid w:val="005C28ED"/>
    <w:rsid w:val="005C4AA6"/>
    <w:rsid w:val="005C5487"/>
    <w:rsid w:val="005C68BC"/>
    <w:rsid w:val="005C71C0"/>
    <w:rsid w:val="005D15E8"/>
    <w:rsid w:val="005D1B00"/>
    <w:rsid w:val="005D3598"/>
    <w:rsid w:val="005D7021"/>
    <w:rsid w:val="005D7AE6"/>
    <w:rsid w:val="005E2D10"/>
    <w:rsid w:val="005E3891"/>
    <w:rsid w:val="005E509B"/>
    <w:rsid w:val="005E5B65"/>
    <w:rsid w:val="005F0F0C"/>
    <w:rsid w:val="005F166B"/>
    <w:rsid w:val="005F332E"/>
    <w:rsid w:val="005F4497"/>
    <w:rsid w:val="00601B8E"/>
    <w:rsid w:val="00606214"/>
    <w:rsid w:val="006072D4"/>
    <w:rsid w:val="00617106"/>
    <w:rsid w:val="006178C2"/>
    <w:rsid w:val="00620205"/>
    <w:rsid w:val="0063165D"/>
    <w:rsid w:val="00641F05"/>
    <w:rsid w:val="0064221A"/>
    <w:rsid w:val="006452C0"/>
    <w:rsid w:val="00645AB5"/>
    <w:rsid w:val="006474BE"/>
    <w:rsid w:val="006514FE"/>
    <w:rsid w:val="00653500"/>
    <w:rsid w:val="00654361"/>
    <w:rsid w:val="006544E9"/>
    <w:rsid w:val="00660F88"/>
    <w:rsid w:val="006621B6"/>
    <w:rsid w:val="00664572"/>
    <w:rsid w:val="00665683"/>
    <w:rsid w:val="00665A4D"/>
    <w:rsid w:val="00672FBE"/>
    <w:rsid w:val="00673734"/>
    <w:rsid w:val="00675F54"/>
    <w:rsid w:val="006769B2"/>
    <w:rsid w:val="00680173"/>
    <w:rsid w:val="00681034"/>
    <w:rsid w:val="00691895"/>
    <w:rsid w:val="00693984"/>
    <w:rsid w:val="00694D8A"/>
    <w:rsid w:val="00694E0B"/>
    <w:rsid w:val="006966E5"/>
    <w:rsid w:val="006A42BE"/>
    <w:rsid w:val="006B201C"/>
    <w:rsid w:val="006B2C95"/>
    <w:rsid w:val="006B2DAE"/>
    <w:rsid w:val="006B58C3"/>
    <w:rsid w:val="006C1047"/>
    <w:rsid w:val="006C1430"/>
    <w:rsid w:val="006D0578"/>
    <w:rsid w:val="006D13C6"/>
    <w:rsid w:val="006D1CB0"/>
    <w:rsid w:val="006E1FFD"/>
    <w:rsid w:val="006E42E3"/>
    <w:rsid w:val="006E473C"/>
    <w:rsid w:val="006E7DBA"/>
    <w:rsid w:val="006E7F33"/>
    <w:rsid w:val="006F1817"/>
    <w:rsid w:val="006F2A8A"/>
    <w:rsid w:val="006F585F"/>
    <w:rsid w:val="006F6800"/>
    <w:rsid w:val="00700ABC"/>
    <w:rsid w:val="0070329C"/>
    <w:rsid w:val="00703C77"/>
    <w:rsid w:val="007054D1"/>
    <w:rsid w:val="0071189D"/>
    <w:rsid w:val="00712868"/>
    <w:rsid w:val="00726A17"/>
    <w:rsid w:val="00731B7C"/>
    <w:rsid w:val="0073228E"/>
    <w:rsid w:val="00732873"/>
    <w:rsid w:val="00732E46"/>
    <w:rsid w:val="00733FC2"/>
    <w:rsid w:val="0073621E"/>
    <w:rsid w:val="00737949"/>
    <w:rsid w:val="00737A4C"/>
    <w:rsid w:val="00741477"/>
    <w:rsid w:val="0074184F"/>
    <w:rsid w:val="007524C5"/>
    <w:rsid w:val="00757D7C"/>
    <w:rsid w:val="007604DE"/>
    <w:rsid w:val="00763D63"/>
    <w:rsid w:val="00770333"/>
    <w:rsid w:val="00771AA2"/>
    <w:rsid w:val="00774A81"/>
    <w:rsid w:val="0077546F"/>
    <w:rsid w:val="0078168F"/>
    <w:rsid w:val="00781839"/>
    <w:rsid w:val="00781AA5"/>
    <w:rsid w:val="00781D33"/>
    <w:rsid w:val="00782664"/>
    <w:rsid w:val="00790EA6"/>
    <w:rsid w:val="00792BEF"/>
    <w:rsid w:val="00793CD5"/>
    <w:rsid w:val="007A146E"/>
    <w:rsid w:val="007A19F3"/>
    <w:rsid w:val="007A24B7"/>
    <w:rsid w:val="007A2A24"/>
    <w:rsid w:val="007B31AF"/>
    <w:rsid w:val="007B3FAE"/>
    <w:rsid w:val="007B56A0"/>
    <w:rsid w:val="007B663C"/>
    <w:rsid w:val="007B6D64"/>
    <w:rsid w:val="007C29A7"/>
    <w:rsid w:val="007D33F2"/>
    <w:rsid w:val="007D3593"/>
    <w:rsid w:val="007D47D4"/>
    <w:rsid w:val="007D58B5"/>
    <w:rsid w:val="007E14A6"/>
    <w:rsid w:val="007E23EF"/>
    <w:rsid w:val="007E750E"/>
    <w:rsid w:val="007F1B6E"/>
    <w:rsid w:val="007F47C2"/>
    <w:rsid w:val="007F4FB6"/>
    <w:rsid w:val="008015B7"/>
    <w:rsid w:val="00805F92"/>
    <w:rsid w:val="00806386"/>
    <w:rsid w:val="0080720F"/>
    <w:rsid w:val="00807FFC"/>
    <w:rsid w:val="00810183"/>
    <w:rsid w:val="0081077A"/>
    <w:rsid w:val="00810FF5"/>
    <w:rsid w:val="0081270D"/>
    <w:rsid w:val="00821F93"/>
    <w:rsid w:val="00825012"/>
    <w:rsid w:val="00836851"/>
    <w:rsid w:val="008437EB"/>
    <w:rsid w:val="00843CFD"/>
    <w:rsid w:val="00844A43"/>
    <w:rsid w:val="00845D41"/>
    <w:rsid w:val="00851C36"/>
    <w:rsid w:val="0085439B"/>
    <w:rsid w:val="00861624"/>
    <w:rsid w:val="00862C97"/>
    <w:rsid w:val="00864340"/>
    <w:rsid w:val="008665C8"/>
    <w:rsid w:val="0087139B"/>
    <w:rsid w:val="00873357"/>
    <w:rsid w:val="00874977"/>
    <w:rsid w:val="008807B0"/>
    <w:rsid w:val="00880EA3"/>
    <w:rsid w:val="00882EBE"/>
    <w:rsid w:val="008837A2"/>
    <w:rsid w:val="00890495"/>
    <w:rsid w:val="00890FED"/>
    <w:rsid w:val="008A453C"/>
    <w:rsid w:val="008A714F"/>
    <w:rsid w:val="008B16D6"/>
    <w:rsid w:val="008B6456"/>
    <w:rsid w:val="008C15A7"/>
    <w:rsid w:val="008C1704"/>
    <w:rsid w:val="008C2673"/>
    <w:rsid w:val="008D1F3E"/>
    <w:rsid w:val="008D75F6"/>
    <w:rsid w:val="008D78DF"/>
    <w:rsid w:val="008E08E2"/>
    <w:rsid w:val="008E142F"/>
    <w:rsid w:val="008E3324"/>
    <w:rsid w:val="008E4B5B"/>
    <w:rsid w:val="008E4F03"/>
    <w:rsid w:val="008E529A"/>
    <w:rsid w:val="008E7C71"/>
    <w:rsid w:val="008F0D72"/>
    <w:rsid w:val="008F324C"/>
    <w:rsid w:val="008F3CB2"/>
    <w:rsid w:val="008F5378"/>
    <w:rsid w:val="0090018B"/>
    <w:rsid w:val="00900A6E"/>
    <w:rsid w:val="00907CBE"/>
    <w:rsid w:val="009104F4"/>
    <w:rsid w:val="00911AFB"/>
    <w:rsid w:val="009134F6"/>
    <w:rsid w:val="009149F0"/>
    <w:rsid w:val="0091598A"/>
    <w:rsid w:val="00916BDC"/>
    <w:rsid w:val="00917454"/>
    <w:rsid w:val="009209A4"/>
    <w:rsid w:val="00920ED4"/>
    <w:rsid w:val="009247EC"/>
    <w:rsid w:val="00924C33"/>
    <w:rsid w:val="00931FAE"/>
    <w:rsid w:val="00932FBA"/>
    <w:rsid w:val="00934F3D"/>
    <w:rsid w:val="0093721A"/>
    <w:rsid w:val="00937ED3"/>
    <w:rsid w:val="009462F0"/>
    <w:rsid w:val="00946727"/>
    <w:rsid w:val="00950CA1"/>
    <w:rsid w:val="00951462"/>
    <w:rsid w:val="00954806"/>
    <w:rsid w:val="00956DBC"/>
    <w:rsid w:val="00957183"/>
    <w:rsid w:val="009602D8"/>
    <w:rsid w:val="0096199E"/>
    <w:rsid w:val="009623FA"/>
    <w:rsid w:val="009639C9"/>
    <w:rsid w:val="00965E18"/>
    <w:rsid w:val="00966872"/>
    <w:rsid w:val="00971A97"/>
    <w:rsid w:val="00977287"/>
    <w:rsid w:val="009865D6"/>
    <w:rsid w:val="009953AE"/>
    <w:rsid w:val="0099654D"/>
    <w:rsid w:val="009A0AA6"/>
    <w:rsid w:val="009A3BB5"/>
    <w:rsid w:val="009A4494"/>
    <w:rsid w:val="009A7673"/>
    <w:rsid w:val="009A7BBC"/>
    <w:rsid w:val="009B46BF"/>
    <w:rsid w:val="009B4A33"/>
    <w:rsid w:val="009B6E07"/>
    <w:rsid w:val="009C2903"/>
    <w:rsid w:val="009C3335"/>
    <w:rsid w:val="009C4E27"/>
    <w:rsid w:val="009C5B43"/>
    <w:rsid w:val="009C786F"/>
    <w:rsid w:val="009D0183"/>
    <w:rsid w:val="009D0E24"/>
    <w:rsid w:val="009D3E48"/>
    <w:rsid w:val="009D47A8"/>
    <w:rsid w:val="009D65CA"/>
    <w:rsid w:val="009E18BA"/>
    <w:rsid w:val="009E50A0"/>
    <w:rsid w:val="009E70F5"/>
    <w:rsid w:val="009E7CB2"/>
    <w:rsid w:val="009F3434"/>
    <w:rsid w:val="009F41A0"/>
    <w:rsid w:val="009F5811"/>
    <w:rsid w:val="009F6EB0"/>
    <w:rsid w:val="00A0046B"/>
    <w:rsid w:val="00A01CD6"/>
    <w:rsid w:val="00A02D2E"/>
    <w:rsid w:val="00A054F3"/>
    <w:rsid w:val="00A118E7"/>
    <w:rsid w:val="00A11D18"/>
    <w:rsid w:val="00A12282"/>
    <w:rsid w:val="00A1267F"/>
    <w:rsid w:val="00A13172"/>
    <w:rsid w:val="00A15AC5"/>
    <w:rsid w:val="00A17008"/>
    <w:rsid w:val="00A20AA1"/>
    <w:rsid w:val="00A311E7"/>
    <w:rsid w:val="00A35FCA"/>
    <w:rsid w:val="00A4014C"/>
    <w:rsid w:val="00A41540"/>
    <w:rsid w:val="00A43094"/>
    <w:rsid w:val="00A5002D"/>
    <w:rsid w:val="00A502EC"/>
    <w:rsid w:val="00A530D2"/>
    <w:rsid w:val="00A54246"/>
    <w:rsid w:val="00A5731E"/>
    <w:rsid w:val="00A6122B"/>
    <w:rsid w:val="00A614F8"/>
    <w:rsid w:val="00A61B82"/>
    <w:rsid w:val="00A6313E"/>
    <w:rsid w:val="00A64698"/>
    <w:rsid w:val="00A6780D"/>
    <w:rsid w:val="00A720EA"/>
    <w:rsid w:val="00A72C96"/>
    <w:rsid w:val="00A7380E"/>
    <w:rsid w:val="00A77FD2"/>
    <w:rsid w:val="00A80BDA"/>
    <w:rsid w:val="00A8349C"/>
    <w:rsid w:val="00A853F3"/>
    <w:rsid w:val="00A860B9"/>
    <w:rsid w:val="00A862ED"/>
    <w:rsid w:val="00A87FD1"/>
    <w:rsid w:val="00A93890"/>
    <w:rsid w:val="00A96590"/>
    <w:rsid w:val="00A96AF1"/>
    <w:rsid w:val="00A97CB0"/>
    <w:rsid w:val="00AB037F"/>
    <w:rsid w:val="00AB18F9"/>
    <w:rsid w:val="00AB270D"/>
    <w:rsid w:val="00AB2ACB"/>
    <w:rsid w:val="00AB4C22"/>
    <w:rsid w:val="00AB5DB0"/>
    <w:rsid w:val="00AB7715"/>
    <w:rsid w:val="00AC7DE2"/>
    <w:rsid w:val="00AE087A"/>
    <w:rsid w:val="00AE2A62"/>
    <w:rsid w:val="00AE40AC"/>
    <w:rsid w:val="00AE6278"/>
    <w:rsid w:val="00AF431B"/>
    <w:rsid w:val="00AF4533"/>
    <w:rsid w:val="00B0086F"/>
    <w:rsid w:val="00B01820"/>
    <w:rsid w:val="00B0404C"/>
    <w:rsid w:val="00B069DB"/>
    <w:rsid w:val="00B069E3"/>
    <w:rsid w:val="00B07BB7"/>
    <w:rsid w:val="00B10DFE"/>
    <w:rsid w:val="00B1172D"/>
    <w:rsid w:val="00B13609"/>
    <w:rsid w:val="00B13809"/>
    <w:rsid w:val="00B15C76"/>
    <w:rsid w:val="00B15E3E"/>
    <w:rsid w:val="00B16E42"/>
    <w:rsid w:val="00B16E83"/>
    <w:rsid w:val="00B17331"/>
    <w:rsid w:val="00B21C9C"/>
    <w:rsid w:val="00B2289F"/>
    <w:rsid w:val="00B26FB2"/>
    <w:rsid w:val="00B33473"/>
    <w:rsid w:val="00B37D73"/>
    <w:rsid w:val="00B4104C"/>
    <w:rsid w:val="00B41F95"/>
    <w:rsid w:val="00B42FB7"/>
    <w:rsid w:val="00B43C39"/>
    <w:rsid w:val="00B4482D"/>
    <w:rsid w:val="00B55C90"/>
    <w:rsid w:val="00B5712E"/>
    <w:rsid w:val="00B578A6"/>
    <w:rsid w:val="00B60279"/>
    <w:rsid w:val="00B603D1"/>
    <w:rsid w:val="00B61151"/>
    <w:rsid w:val="00B6569A"/>
    <w:rsid w:val="00B77A7F"/>
    <w:rsid w:val="00B86066"/>
    <w:rsid w:val="00B86B13"/>
    <w:rsid w:val="00B870B8"/>
    <w:rsid w:val="00B879DB"/>
    <w:rsid w:val="00B90436"/>
    <w:rsid w:val="00B96D95"/>
    <w:rsid w:val="00BA04CE"/>
    <w:rsid w:val="00BA7E40"/>
    <w:rsid w:val="00BB067C"/>
    <w:rsid w:val="00BB08FF"/>
    <w:rsid w:val="00BB09F0"/>
    <w:rsid w:val="00BB1699"/>
    <w:rsid w:val="00BB2F7C"/>
    <w:rsid w:val="00BB5514"/>
    <w:rsid w:val="00BB5C1F"/>
    <w:rsid w:val="00BD4DEB"/>
    <w:rsid w:val="00BE25C2"/>
    <w:rsid w:val="00BF4421"/>
    <w:rsid w:val="00BF6820"/>
    <w:rsid w:val="00C025AE"/>
    <w:rsid w:val="00C03E2C"/>
    <w:rsid w:val="00C041BD"/>
    <w:rsid w:val="00C11900"/>
    <w:rsid w:val="00C17B7C"/>
    <w:rsid w:val="00C20557"/>
    <w:rsid w:val="00C229F7"/>
    <w:rsid w:val="00C2537B"/>
    <w:rsid w:val="00C328EE"/>
    <w:rsid w:val="00C342C9"/>
    <w:rsid w:val="00C35D7C"/>
    <w:rsid w:val="00C40555"/>
    <w:rsid w:val="00C40D8A"/>
    <w:rsid w:val="00C51EA9"/>
    <w:rsid w:val="00C55BA5"/>
    <w:rsid w:val="00C5785F"/>
    <w:rsid w:val="00C579AA"/>
    <w:rsid w:val="00C637A5"/>
    <w:rsid w:val="00C64EDF"/>
    <w:rsid w:val="00C661CB"/>
    <w:rsid w:val="00C72C4F"/>
    <w:rsid w:val="00C743B8"/>
    <w:rsid w:val="00C76777"/>
    <w:rsid w:val="00C8052A"/>
    <w:rsid w:val="00C809DD"/>
    <w:rsid w:val="00C83FD7"/>
    <w:rsid w:val="00C84D38"/>
    <w:rsid w:val="00C856B5"/>
    <w:rsid w:val="00C87E67"/>
    <w:rsid w:val="00C91681"/>
    <w:rsid w:val="00C91D3A"/>
    <w:rsid w:val="00CA2732"/>
    <w:rsid w:val="00CA3A6C"/>
    <w:rsid w:val="00CA63F6"/>
    <w:rsid w:val="00CA788E"/>
    <w:rsid w:val="00CB1677"/>
    <w:rsid w:val="00CB2E50"/>
    <w:rsid w:val="00CB328B"/>
    <w:rsid w:val="00CB42E7"/>
    <w:rsid w:val="00CC559B"/>
    <w:rsid w:val="00CC6572"/>
    <w:rsid w:val="00CD595A"/>
    <w:rsid w:val="00CD5DCF"/>
    <w:rsid w:val="00CD7B8F"/>
    <w:rsid w:val="00CD7F12"/>
    <w:rsid w:val="00CF216D"/>
    <w:rsid w:val="00CF381B"/>
    <w:rsid w:val="00CF42E0"/>
    <w:rsid w:val="00CF4985"/>
    <w:rsid w:val="00CF49BF"/>
    <w:rsid w:val="00D10B05"/>
    <w:rsid w:val="00D139D6"/>
    <w:rsid w:val="00D17AAF"/>
    <w:rsid w:val="00D20C8B"/>
    <w:rsid w:val="00D26786"/>
    <w:rsid w:val="00D31E63"/>
    <w:rsid w:val="00D3342B"/>
    <w:rsid w:val="00D37603"/>
    <w:rsid w:val="00D43511"/>
    <w:rsid w:val="00D50A5F"/>
    <w:rsid w:val="00D52E77"/>
    <w:rsid w:val="00D532EC"/>
    <w:rsid w:val="00D53BF3"/>
    <w:rsid w:val="00D54A60"/>
    <w:rsid w:val="00D562FE"/>
    <w:rsid w:val="00D67550"/>
    <w:rsid w:val="00D7192C"/>
    <w:rsid w:val="00D73551"/>
    <w:rsid w:val="00D752A4"/>
    <w:rsid w:val="00D75E9F"/>
    <w:rsid w:val="00D75FBC"/>
    <w:rsid w:val="00D76E31"/>
    <w:rsid w:val="00D77919"/>
    <w:rsid w:val="00D84E42"/>
    <w:rsid w:val="00D84F93"/>
    <w:rsid w:val="00D86BC4"/>
    <w:rsid w:val="00DA0376"/>
    <w:rsid w:val="00DA0A46"/>
    <w:rsid w:val="00DA34C3"/>
    <w:rsid w:val="00DB1C62"/>
    <w:rsid w:val="00DB3364"/>
    <w:rsid w:val="00DB6BA4"/>
    <w:rsid w:val="00DC0F84"/>
    <w:rsid w:val="00DC1DB7"/>
    <w:rsid w:val="00DC4CDC"/>
    <w:rsid w:val="00DC612A"/>
    <w:rsid w:val="00DC758F"/>
    <w:rsid w:val="00DD280E"/>
    <w:rsid w:val="00DD5625"/>
    <w:rsid w:val="00DD7470"/>
    <w:rsid w:val="00DE0F3D"/>
    <w:rsid w:val="00DE1300"/>
    <w:rsid w:val="00DE5FC9"/>
    <w:rsid w:val="00DE6772"/>
    <w:rsid w:val="00DF5AEE"/>
    <w:rsid w:val="00DF6629"/>
    <w:rsid w:val="00DF7FE3"/>
    <w:rsid w:val="00E047CD"/>
    <w:rsid w:val="00E067FA"/>
    <w:rsid w:val="00E137A9"/>
    <w:rsid w:val="00E14049"/>
    <w:rsid w:val="00E15565"/>
    <w:rsid w:val="00E1648B"/>
    <w:rsid w:val="00E17C47"/>
    <w:rsid w:val="00E2227F"/>
    <w:rsid w:val="00E2330E"/>
    <w:rsid w:val="00E24FBD"/>
    <w:rsid w:val="00E31A9B"/>
    <w:rsid w:val="00E349A8"/>
    <w:rsid w:val="00E3519C"/>
    <w:rsid w:val="00E364EC"/>
    <w:rsid w:val="00E45781"/>
    <w:rsid w:val="00E51746"/>
    <w:rsid w:val="00E54D09"/>
    <w:rsid w:val="00E57D3D"/>
    <w:rsid w:val="00E625A7"/>
    <w:rsid w:val="00E64AC1"/>
    <w:rsid w:val="00E653B5"/>
    <w:rsid w:val="00E66048"/>
    <w:rsid w:val="00E661FA"/>
    <w:rsid w:val="00E675C3"/>
    <w:rsid w:val="00E738F4"/>
    <w:rsid w:val="00E80BD9"/>
    <w:rsid w:val="00E83832"/>
    <w:rsid w:val="00E8385F"/>
    <w:rsid w:val="00E86700"/>
    <w:rsid w:val="00E86995"/>
    <w:rsid w:val="00E90684"/>
    <w:rsid w:val="00E92A17"/>
    <w:rsid w:val="00E96661"/>
    <w:rsid w:val="00E96D5A"/>
    <w:rsid w:val="00E97B3B"/>
    <w:rsid w:val="00EA352F"/>
    <w:rsid w:val="00EA40EE"/>
    <w:rsid w:val="00EB1F47"/>
    <w:rsid w:val="00EB2BA5"/>
    <w:rsid w:val="00EB6A06"/>
    <w:rsid w:val="00EC1377"/>
    <w:rsid w:val="00EC4F44"/>
    <w:rsid w:val="00ED0B9E"/>
    <w:rsid w:val="00ED2ADB"/>
    <w:rsid w:val="00ED50BE"/>
    <w:rsid w:val="00ED78E9"/>
    <w:rsid w:val="00EE404A"/>
    <w:rsid w:val="00EE5DB1"/>
    <w:rsid w:val="00EF09EE"/>
    <w:rsid w:val="00EF1009"/>
    <w:rsid w:val="00EF6430"/>
    <w:rsid w:val="00F0072F"/>
    <w:rsid w:val="00F125AF"/>
    <w:rsid w:val="00F13936"/>
    <w:rsid w:val="00F208C5"/>
    <w:rsid w:val="00F20C21"/>
    <w:rsid w:val="00F23AA5"/>
    <w:rsid w:val="00F2413E"/>
    <w:rsid w:val="00F2416E"/>
    <w:rsid w:val="00F262CE"/>
    <w:rsid w:val="00F3671C"/>
    <w:rsid w:val="00F379C7"/>
    <w:rsid w:val="00F37C5E"/>
    <w:rsid w:val="00F37F55"/>
    <w:rsid w:val="00F4268E"/>
    <w:rsid w:val="00F44C0B"/>
    <w:rsid w:val="00F4686C"/>
    <w:rsid w:val="00F479F7"/>
    <w:rsid w:val="00F52204"/>
    <w:rsid w:val="00F63E4B"/>
    <w:rsid w:val="00F717DD"/>
    <w:rsid w:val="00F806F2"/>
    <w:rsid w:val="00F81A38"/>
    <w:rsid w:val="00F90009"/>
    <w:rsid w:val="00F91D5D"/>
    <w:rsid w:val="00F938BF"/>
    <w:rsid w:val="00F969A3"/>
    <w:rsid w:val="00FA31BC"/>
    <w:rsid w:val="00FA33C6"/>
    <w:rsid w:val="00FA68C0"/>
    <w:rsid w:val="00FB1472"/>
    <w:rsid w:val="00FB289C"/>
    <w:rsid w:val="00FB4B60"/>
    <w:rsid w:val="00FB5798"/>
    <w:rsid w:val="00FB5D5C"/>
    <w:rsid w:val="00FC259C"/>
    <w:rsid w:val="00FC71BF"/>
    <w:rsid w:val="00FD02A7"/>
    <w:rsid w:val="00FD05C7"/>
    <w:rsid w:val="00FD0E22"/>
    <w:rsid w:val="00FD1E36"/>
    <w:rsid w:val="00FD396D"/>
    <w:rsid w:val="00FE021A"/>
    <w:rsid w:val="00FE3374"/>
    <w:rsid w:val="00FF1733"/>
    <w:rsid w:val="00FF4F6D"/>
    <w:rsid w:val="00FF54B8"/>
    <w:rsid w:val="00FF7F61"/>
    <w:rsid w:val="01BE1B0C"/>
    <w:rsid w:val="022C6982"/>
    <w:rsid w:val="02CB1CF7"/>
    <w:rsid w:val="03DE5A5A"/>
    <w:rsid w:val="0428517E"/>
    <w:rsid w:val="04765325"/>
    <w:rsid w:val="080041F1"/>
    <w:rsid w:val="099F7A3A"/>
    <w:rsid w:val="0A15050F"/>
    <w:rsid w:val="0A2A37A7"/>
    <w:rsid w:val="0A3C34DB"/>
    <w:rsid w:val="0A60541B"/>
    <w:rsid w:val="0B297F03"/>
    <w:rsid w:val="0B354AFA"/>
    <w:rsid w:val="0B725406"/>
    <w:rsid w:val="0D097FEC"/>
    <w:rsid w:val="0D417345"/>
    <w:rsid w:val="0DB00467"/>
    <w:rsid w:val="0F8E6586"/>
    <w:rsid w:val="0FE52636"/>
    <w:rsid w:val="10953945"/>
    <w:rsid w:val="11CD0504"/>
    <w:rsid w:val="12AD1419"/>
    <w:rsid w:val="12B207DE"/>
    <w:rsid w:val="13066480"/>
    <w:rsid w:val="13373B6D"/>
    <w:rsid w:val="139F590B"/>
    <w:rsid w:val="13B80076"/>
    <w:rsid w:val="13CC3B21"/>
    <w:rsid w:val="180970F2"/>
    <w:rsid w:val="186D58D3"/>
    <w:rsid w:val="1B7725C5"/>
    <w:rsid w:val="1DBE44DB"/>
    <w:rsid w:val="1FA94D17"/>
    <w:rsid w:val="1FB21E1D"/>
    <w:rsid w:val="20685E61"/>
    <w:rsid w:val="2277734E"/>
    <w:rsid w:val="25A1396B"/>
    <w:rsid w:val="262D48F3"/>
    <w:rsid w:val="288B6760"/>
    <w:rsid w:val="29361D11"/>
    <w:rsid w:val="2AE00186"/>
    <w:rsid w:val="2B2A1401"/>
    <w:rsid w:val="2B3B313B"/>
    <w:rsid w:val="2D9F7082"/>
    <w:rsid w:val="2E2C5491"/>
    <w:rsid w:val="2F2D3E72"/>
    <w:rsid w:val="30000983"/>
    <w:rsid w:val="32812D01"/>
    <w:rsid w:val="33305A23"/>
    <w:rsid w:val="34823EFC"/>
    <w:rsid w:val="354B4447"/>
    <w:rsid w:val="359978AF"/>
    <w:rsid w:val="37AD13F0"/>
    <w:rsid w:val="39C72E41"/>
    <w:rsid w:val="3C035D77"/>
    <w:rsid w:val="3D52271E"/>
    <w:rsid w:val="3DB57251"/>
    <w:rsid w:val="3FDA11F0"/>
    <w:rsid w:val="438A3C39"/>
    <w:rsid w:val="43BE6733"/>
    <w:rsid w:val="4750669E"/>
    <w:rsid w:val="475573AE"/>
    <w:rsid w:val="47680E90"/>
    <w:rsid w:val="47BE4F54"/>
    <w:rsid w:val="48391CF7"/>
    <w:rsid w:val="4AD30D16"/>
    <w:rsid w:val="4BED2802"/>
    <w:rsid w:val="4C2832E3"/>
    <w:rsid w:val="4E211996"/>
    <w:rsid w:val="4E830CA5"/>
    <w:rsid w:val="515D6195"/>
    <w:rsid w:val="5187285A"/>
    <w:rsid w:val="51B43FDF"/>
    <w:rsid w:val="527E3C5D"/>
    <w:rsid w:val="52CB1DA8"/>
    <w:rsid w:val="548B440F"/>
    <w:rsid w:val="585D2567"/>
    <w:rsid w:val="58FC3B2E"/>
    <w:rsid w:val="59B461B6"/>
    <w:rsid w:val="5C390BF5"/>
    <w:rsid w:val="5E6A778C"/>
    <w:rsid w:val="61C775DF"/>
    <w:rsid w:val="623C4F9B"/>
    <w:rsid w:val="6401024A"/>
    <w:rsid w:val="64A86918"/>
    <w:rsid w:val="657A6506"/>
    <w:rsid w:val="67542D87"/>
    <w:rsid w:val="67896ED4"/>
    <w:rsid w:val="67A5546D"/>
    <w:rsid w:val="687E7126"/>
    <w:rsid w:val="69442236"/>
    <w:rsid w:val="69CB37D4"/>
    <w:rsid w:val="6B1F4868"/>
    <w:rsid w:val="6CAF118B"/>
    <w:rsid w:val="6FA67EF8"/>
    <w:rsid w:val="737C78ED"/>
    <w:rsid w:val="74017DF2"/>
    <w:rsid w:val="746E5488"/>
    <w:rsid w:val="752E10BB"/>
    <w:rsid w:val="7615092E"/>
    <w:rsid w:val="763C3364"/>
    <w:rsid w:val="7681677C"/>
    <w:rsid w:val="76F2314F"/>
    <w:rsid w:val="77FE4D75"/>
    <w:rsid w:val="7A0C04A3"/>
    <w:rsid w:val="7B9003DA"/>
    <w:rsid w:val="7BD323FA"/>
    <w:rsid w:val="7C073293"/>
    <w:rsid w:val="7C1C0647"/>
    <w:rsid w:val="7C6B6F46"/>
    <w:rsid w:val="7D1A0699"/>
    <w:rsid w:val="7F451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E64B59E"/>
  <w15:docId w15:val="{A8929119-7A08-4A3B-AE12-B3D98158F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qFormat="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uiPriority="0" w:qFormat="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heme="minorEastAsia"/>
      <w:lang w:eastAsia="en-US"/>
    </w:rPr>
  </w:style>
  <w:style w:type="paragraph" w:styleId="1">
    <w:name w:val="heading 1"/>
    <w:basedOn w:val="a"/>
    <w:next w:val="a"/>
    <w:link w:val="10"/>
    <w:uiPriority w:val="9"/>
    <w:qFormat/>
    <w:pPr>
      <w:keepNext/>
      <w:spacing w:before="240" w:after="80"/>
      <w:jc w:val="center"/>
      <w:outlineLvl w:val="0"/>
    </w:pPr>
    <w:rPr>
      <w:smallCaps/>
      <w:kern w:val="28"/>
    </w:rPr>
  </w:style>
  <w:style w:type="paragraph" w:styleId="2">
    <w:name w:val="heading 2"/>
    <w:basedOn w:val="a"/>
    <w:next w:val="a"/>
    <w:link w:val="20"/>
    <w:uiPriority w:val="9"/>
    <w:unhideWhenUsed/>
    <w:qFormat/>
    <w:pPr>
      <w:keepNext/>
      <w:numPr>
        <w:ilvl w:val="1"/>
        <w:numId w:val="1"/>
      </w:numPr>
      <w:spacing w:before="120" w:after="60"/>
      <w:outlineLvl w:val="1"/>
    </w:pPr>
    <w:rPr>
      <w:i/>
      <w:iCs/>
    </w:rPr>
  </w:style>
  <w:style w:type="paragraph" w:styleId="3">
    <w:name w:val="heading 3"/>
    <w:basedOn w:val="a"/>
    <w:next w:val="a"/>
    <w:uiPriority w:val="9"/>
    <w:unhideWhenUsed/>
    <w:qFormat/>
    <w:pPr>
      <w:keepNext/>
      <w:numPr>
        <w:ilvl w:val="2"/>
        <w:numId w:val="1"/>
      </w:numPr>
      <w:outlineLvl w:val="2"/>
    </w:pPr>
    <w:rPr>
      <w:i/>
      <w:iCs/>
    </w:rPr>
  </w:style>
  <w:style w:type="paragraph" w:styleId="4">
    <w:name w:val="heading 4"/>
    <w:basedOn w:val="a"/>
    <w:next w:val="a"/>
    <w:uiPriority w:val="9"/>
    <w:semiHidden/>
    <w:unhideWhenUsed/>
    <w:qFormat/>
    <w:pPr>
      <w:keepNext/>
      <w:numPr>
        <w:ilvl w:val="3"/>
        <w:numId w:val="1"/>
      </w:numPr>
      <w:spacing w:before="240" w:after="60"/>
      <w:outlineLvl w:val="3"/>
    </w:pPr>
    <w:rPr>
      <w:i/>
      <w:iCs/>
      <w:sz w:val="18"/>
      <w:szCs w:val="18"/>
    </w:rPr>
  </w:style>
  <w:style w:type="paragraph" w:styleId="5">
    <w:name w:val="heading 5"/>
    <w:basedOn w:val="a"/>
    <w:next w:val="a"/>
    <w:uiPriority w:val="9"/>
    <w:semiHidden/>
    <w:unhideWhenUsed/>
    <w:qFormat/>
    <w:pPr>
      <w:numPr>
        <w:ilvl w:val="4"/>
        <w:numId w:val="1"/>
      </w:numPr>
      <w:spacing w:before="240" w:after="60"/>
      <w:outlineLvl w:val="4"/>
    </w:pPr>
    <w:rPr>
      <w:sz w:val="18"/>
      <w:szCs w:val="18"/>
    </w:rPr>
  </w:style>
  <w:style w:type="paragraph" w:styleId="6">
    <w:name w:val="heading 6"/>
    <w:basedOn w:val="a"/>
    <w:next w:val="a"/>
    <w:uiPriority w:val="9"/>
    <w:semiHidden/>
    <w:unhideWhenUsed/>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Document Map"/>
    <w:basedOn w:val="a"/>
    <w:semiHidden/>
    <w:qFormat/>
    <w:pPr>
      <w:shd w:val="clear" w:color="auto" w:fill="000080"/>
    </w:pPr>
    <w:rPr>
      <w:rFonts w:ascii="Tahoma" w:hAnsi="Tahoma" w:cs="Tahoma"/>
    </w:rPr>
  </w:style>
  <w:style w:type="paragraph" w:styleId="a4">
    <w:name w:val="annotation text"/>
    <w:basedOn w:val="a"/>
    <w:link w:val="a5"/>
    <w:uiPriority w:val="99"/>
    <w:semiHidden/>
    <w:unhideWhenUsed/>
    <w:qFormat/>
  </w:style>
  <w:style w:type="paragraph" w:styleId="a6">
    <w:name w:val="Body Text Indent"/>
    <w:basedOn w:val="a"/>
    <w:link w:val="a7"/>
    <w:qFormat/>
    <w:pPr>
      <w:ind w:left="630" w:hanging="630"/>
    </w:pPr>
    <w:rPr>
      <w:szCs w:val="24"/>
    </w:rPr>
  </w:style>
  <w:style w:type="paragraph" w:styleId="a8">
    <w:name w:val="endnote text"/>
    <w:basedOn w:val="a"/>
    <w:link w:val="a9"/>
    <w:uiPriority w:val="99"/>
    <w:semiHidden/>
    <w:unhideWhenUsed/>
    <w:pPr>
      <w:snapToGrid w:val="0"/>
    </w:pPr>
  </w:style>
  <w:style w:type="paragraph" w:styleId="aa">
    <w:name w:val="Balloon Text"/>
    <w:basedOn w:val="a"/>
    <w:link w:val="ab"/>
    <w:qFormat/>
    <w:rPr>
      <w:rFonts w:ascii="Tahoma" w:hAnsi="Tahoma" w:cs="Tahoma"/>
      <w:sz w:val="16"/>
      <w:szCs w:val="16"/>
    </w:rPr>
  </w:style>
  <w:style w:type="paragraph" w:styleId="ac">
    <w:name w:val="footer"/>
    <w:basedOn w:val="a"/>
    <w:link w:val="ad"/>
    <w:uiPriority w:val="99"/>
    <w:qFormat/>
    <w:pPr>
      <w:tabs>
        <w:tab w:val="center" w:pos="4320"/>
        <w:tab w:val="right" w:pos="8640"/>
      </w:tabs>
    </w:pPr>
  </w:style>
  <w:style w:type="paragraph" w:styleId="ae">
    <w:name w:val="header"/>
    <w:basedOn w:val="a"/>
    <w:qFormat/>
    <w:pPr>
      <w:tabs>
        <w:tab w:val="center" w:pos="4320"/>
        <w:tab w:val="right" w:pos="8640"/>
      </w:tabs>
    </w:pPr>
  </w:style>
  <w:style w:type="paragraph" w:styleId="af">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f0">
    <w:name w:val="footnote text"/>
    <w:basedOn w:val="a"/>
    <w:link w:val="af1"/>
    <w:semiHidden/>
    <w:qFormat/>
    <w:pPr>
      <w:ind w:firstLine="202"/>
      <w:jc w:val="both"/>
    </w:pPr>
    <w:rPr>
      <w:sz w:val="16"/>
      <w:szCs w:val="16"/>
    </w:rPr>
  </w:style>
  <w:style w:type="paragraph" w:styleId="af2">
    <w:name w:val="Title"/>
    <w:basedOn w:val="a"/>
    <w:next w:val="a"/>
    <w:uiPriority w:val="10"/>
    <w:qFormat/>
    <w:pPr>
      <w:framePr w:w="9360" w:hSpace="187" w:vSpace="187" w:wrap="notBeside" w:vAnchor="text" w:hAnchor="page" w:xAlign="center" w:y="1"/>
      <w:jc w:val="center"/>
    </w:pPr>
    <w:rPr>
      <w:kern w:val="28"/>
      <w:sz w:val="48"/>
      <w:szCs w:val="48"/>
    </w:rPr>
  </w:style>
  <w:style w:type="paragraph" w:styleId="af3">
    <w:name w:val="annotation subject"/>
    <w:basedOn w:val="a4"/>
    <w:next w:val="a4"/>
    <w:link w:val="af4"/>
    <w:uiPriority w:val="99"/>
    <w:semiHidden/>
    <w:unhideWhenUsed/>
    <w:qFormat/>
    <w:rPr>
      <w:b/>
      <w:bCs/>
    </w:rPr>
  </w:style>
  <w:style w:type="character" w:styleId="af5">
    <w:name w:val="endnote reference"/>
    <w:basedOn w:val="a0"/>
    <w:uiPriority w:val="99"/>
    <w:semiHidden/>
    <w:unhideWhenUsed/>
    <w:rPr>
      <w:vertAlign w:val="superscript"/>
    </w:rPr>
  </w:style>
  <w:style w:type="character" w:styleId="af6">
    <w:name w:val="FollowedHyperlink"/>
    <w:qFormat/>
    <w:rPr>
      <w:color w:val="800080"/>
      <w:u w:val="single"/>
    </w:rPr>
  </w:style>
  <w:style w:type="character" w:styleId="af7">
    <w:name w:val="Hyperlink"/>
    <w:qFormat/>
    <w:rPr>
      <w:color w:val="0000FF"/>
      <w:u w:val="single"/>
    </w:rPr>
  </w:style>
  <w:style w:type="character" w:styleId="af8">
    <w:name w:val="annotation reference"/>
    <w:basedOn w:val="a0"/>
    <w:uiPriority w:val="99"/>
    <w:semiHidden/>
    <w:unhideWhenUsed/>
    <w:qFormat/>
    <w:rPr>
      <w:sz w:val="16"/>
      <w:szCs w:val="16"/>
    </w:rPr>
  </w:style>
  <w:style w:type="character" w:styleId="af9">
    <w:name w:val="footnote reference"/>
    <w:semiHidden/>
    <w:qFormat/>
    <w:rPr>
      <w:vertAlign w:val="superscript"/>
    </w:rPr>
  </w:style>
  <w:style w:type="paragraph" w:customStyle="1" w:styleId="Abstract">
    <w:name w:val="Abstract"/>
    <w:basedOn w:val="a"/>
    <w:next w:val="a"/>
    <w:qFormat/>
    <w:pPr>
      <w:spacing w:before="20"/>
      <w:ind w:firstLine="202"/>
      <w:jc w:val="both"/>
    </w:pPr>
    <w:rPr>
      <w:b/>
      <w:bCs/>
      <w:sz w:val="18"/>
      <w:szCs w:val="18"/>
    </w:rPr>
  </w:style>
  <w:style w:type="paragraph" w:customStyle="1" w:styleId="Authors">
    <w:name w:val="Authors"/>
    <w:basedOn w:val="a"/>
    <w:next w:val="a"/>
    <w:qFormat/>
    <w:pPr>
      <w:framePr w:w="9072" w:hSpace="187" w:vSpace="187" w:wrap="notBeside" w:vAnchor="text" w:hAnchor="page" w:xAlign="center" w:y="1"/>
      <w:spacing w:after="320"/>
      <w:jc w:val="center"/>
    </w:pPr>
    <w:rPr>
      <w:sz w:val="22"/>
      <w:szCs w:val="22"/>
    </w:rPr>
  </w:style>
  <w:style w:type="character" w:customStyle="1" w:styleId="MemberType">
    <w:name w:val="MemberType"/>
    <w:qFormat/>
    <w:rPr>
      <w:rFonts w:ascii="Times New Roman" w:hAnsi="Times New Roman" w:cs="Times New Roman"/>
      <w:i/>
      <w:iCs/>
      <w:sz w:val="22"/>
      <w:szCs w:val="22"/>
    </w:rPr>
  </w:style>
  <w:style w:type="paragraph" w:customStyle="1" w:styleId="References">
    <w:name w:val="References"/>
    <w:basedOn w:val="a"/>
    <w:qFormat/>
    <w:pPr>
      <w:numPr>
        <w:numId w:val="2"/>
      </w:numPr>
      <w:jc w:val="both"/>
    </w:pPr>
    <w:rPr>
      <w:sz w:val="16"/>
      <w:szCs w:val="16"/>
    </w:rPr>
  </w:style>
  <w:style w:type="paragraph" w:customStyle="1" w:styleId="IndexTerms">
    <w:name w:val="IndexTerms"/>
    <w:basedOn w:val="a"/>
    <w:next w:val="a"/>
    <w:qFormat/>
    <w:pPr>
      <w:ind w:firstLine="202"/>
      <w:jc w:val="both"/>
    </w:pPr>
    <w:rPr>
      <w:b/>
      <w:bCs/>
      <w:sz w:val="18"/>
      <w:szCs w:val="18"/>
    </w:rPr>
  </w:style>
  <w:style w:type="paragraph" w:customStyle="1" w:styleId="Text">
    <w:name w:val="Text"/>
    <w:basedOn w:val="a"/>
    <w:qFormat/>
    <w:pPr>
      <w:widowControl w:val="0"/>
      <w:spacing w:line="252" w:lineRule="auto"/>
      <w:ind w:firstLine="202"/>
      <w:jc w:val="both"/>
    </w:pPr>
  </w:style>
  <w:style w:type="paragraph" w:customStyle="1" w:styleId="FigureCaption">
    <w:name w:val="Figure Caption"/>
    <w:basedOn w:val="a"/>
    <w:qFormat/>
    <w:pPr>
      <w:jc w:val="both"/>
    </w:pPr>
    <w:rPr>
      <w:sz w:val="16"/>
      <w:szCs w:val="16"/>
    </w:rPr>
  </w:style>
  <w:style w:type="paragraph" w:customStyle="1" w:styleId="TableTitle">
    <w:name w:val="Table Title"/>
    <w:basedOn w:val="a"/>
    <w:qFormat/>
    <w:pPr>
      <w:jc w:val="center"/>
    </w:pPr>
    <w:rPr>
      <w:smallCaps/>
      <w:sz w:val="16"/>
      <w:szCs w:val="16"/>
    </w:rPr>
  </w:style>
  <w:style w:type="paragraph" w:customStyle="1" w:styleId="ReferenceHead">
    <w:name w:val="Reference Head"/>
    <w:basedOn w:val="1"/>
    <w:link w:val="ReferenceHeadChar"/>
    <w:qFormat/>
  </w:style>
  <w:style w:type="paragraph" w:customStyle="1" w:styleId="Equation">
    <w:name w:val="Equation"/>
    <w:basedOn w:val="a"/>
    <w:next w:val="a"/>
    <w:qFormat/>
    <w:pPr>
      <w:widowControl w:val="0"/>
      <w:tabs>
        <w:tab w:val="right" w:pos="5040"/>
      </w:tabs>
      <w:spacing w:line="252" w:lineRule="auto"/>
      <w:jc w:val="both"/>
    </w:pPr>
  </w:style>
  <w:style w:type="paragraph" w:customStyle="1" w:styleId="Pa0">
    <w:name w:val="Pa0"/>
    <w:basedOn w:val="a"/>
    <w:next w:val="a"/>
    <w:pPr>
      <w:widowControl w:val="0"/>
      <w:adjustRightInd w:val="0"/>
      <w:spacing w:line="241" w:lineRule="atLeast"/>
    </w:pPr>
    <w:rPr>
      <w:rFonts w:ascii="Baskerville" w:hAnsi="Baskerville"/>
      <w:sz w:val="24"/>
      <w:szCs w:val="24"/>
    </w:rPr>
  </w:style>
  <w:style w:type="character" w:customStyle="1" w:styleId="A50">
    <w:name w:val="A5"/>
    <w:qFormat/>
    <w:rPr>
      <w:color w:val="00529F"/>
      <w:sz w:val="20"/>
      <w:szCs w:val="20"/>
    </w:rPr>
  </w:style>
  <w:style w:type="character" w:customStyle="1" w:styleId="ab">
    <w:name w:val="批注框文本 字符"/>
    <w:link w:val="aa"/>
    <w:qFormat/>
    <w:rPr>
      <w:rFonts w:ascii="Tahoma" w:hAnsi="Tahoma" w:cs="Tahoma"/>
      <w:sz w:val="16"/>
      <w:szCs w:val="16"/>
    </w:rPr>
  </w:style>
  <w:style w:type="character" w:customStyle="1" w:styleId="MediumGrid11">
    <w:name w:val="Medium Grid 11"/>
    <w:uiPriority w:val="99"/>
    <w:semiHidden/>
    <w:qFormat/>
    <w:rPr>
      <w:color w:val="808080"/>
    </w:rPr>
  </w:style>
  <w:style w:type="paragraph" w:customStyle="1" w:styleId="ParagraphStyle1">
    <w:name w:val="Paragraph Style 1"/>
    <w:basedOn w:val="a"/>
    <w:uiPriority w:val="99"/>
    <w:qFormat/>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qFormat/>
    <w:rPr>
      <w:rFonts w:ascii="Verdana" w:hAnsi="Verdana" w:cs="Verdana"/>
      <w:color w:val="000000"/>
      <w:sz w:val="22"/>
      <w:szCs w:val="22"/>
    </w:rPr>
  </w:style>
  <w:style w:type="character" w:customStyle="1" w:styleId="bodytype">
    <w:name w:val="body type"/>
    <w:uiPriority w:val="99"/>
    <w:qFormat/>
    <w:rPr>
      <w:rFonts w:ascii="Formata-Regular" w:hAnsi="Formata-Regular" w:cs="Formata-Regular"/>
      <w:color w:val="000000"/>
      <w:sz w:val="22"/>
      <w:szCs w:val="22"/>
    </w:rPr>
  </w:style>
  <w:style w:type="paragraph" w:customStyle="1" w:styleId="Style1">
    <w:name w:val="Style1"/>
    <w:basedOn w:val="ReferenceHead"/>
    <w:link w:val="Style1Char"/>
    <w:qFormat/>
  </w:style>
  <w:style w:type="character" w:customStyle="1" w:styleId="10">
    <w:name w:val="标题 1 字符"/>
    <w:link w:val="1"/>
    <w:uiPriority w:val="9"/>
    <w:qFormat/>
    <w:rPr>
      <w:smallCaps/>
      <w:kern w:val="28"/>
    </w:rPr>
  </w:style>
  <w:style w:type="character" w:customStyle="1" w:styleId="ReferenceHeadChar">
    <w:name w:val="Reference Head Char"/>
    <w:link w:val="ReferenceHead"/>
    <w:qFormat/>
    <w:rPr>
      <w:smallCaps/>
      <w:kern w:val="28"/>
    </w:rPr>
  </w:style>
  <w:style w:type="character" w:customStyle="1" w:styleId="Style1Char">
    <w:name w:val="Style1 Char"/>
    <w:link w:val="Style1"/>
    <w:qFormat/>
    <w:rPr>
      <w:smallCaps/>
      <w:kern w:val="28"/>
    </w:rPr>
  </w:style>
  <w:style w:type="paragraph" w:customStyle="1" w:styleId="ColorfulShading-Accent11">
    <w:name w:val="Colorful Shading - Accent 11"/>
    <w:hidden/>
    <w:uiPriority w:val="99"/>
    <w:semiHidden/>
    <w:qFormat/>
    <w:rPr>
      <w:rFonts w:eastAsiaTheme="minorEastAsia"/>
      <w:lang w:eastAsia="en-US"/>
    </w:rPr>
  </w:style>
  <w:style w:type="character" w:customStyle="1" w:styleId="BodyText2">
    <w:name w:val="Body Text2"/>
    <w:uiPriority w:val="99"/>
    <w:qFormat/>
    <w:rPr>
      <w:rFonts w:ascii="Verdana" w:hAnsi="Verdana" w:cs="Verdana"/>
      <w:color w:val="000000"/>
      <w:sz w:val="22"/>
      <w:szCs w:val="22"/>
    </w:rPr>
  </w:style>
  <w:style w:type="character" w:customStyle="1" w:styleId="20">
    <w:name w:val="标题 2 字符"/>
    <w:link w:val="2"/>
    <w:uiPriority w:val="9"/>
    <w:qFormat/>
    <w:rPr>
      <w:i/>
      <w:iCs/>
    </w:rPr>
  </w:style>
  <w:style w:type="paragraph" w:customStyle="1" w:styleId="TextL-MAG">
    <w:name w:val="Text L-MAG"/>
    <w:basedOn w:val="a"/>
    <w:link w:val="TextL-MAGChar"/>
    <w:qFormat/>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qFormat/>
    <w:rPr>
      <w:rFonts w:ascii="Arial" w:eastAsia="MS Mincho" w:hAnsi="Arial"/>
      <w:sz w:val="18"/>
      <w:szCs w:val="22"/>
      <w:lang w:eastAsia="ja-JP"/>
    </w:rPr>
  </w:style>
  <w:style w:type="character" w:customStyle="1" w:styleId="ad">
    <w:name w:val="页脚 字符"/>
    <w:basedOn w:val="a0"/>
    <w:link w:val="ac"/>
    <w:uiPriority w:val="99"/>
    <w:qFormat/>
  </w:style>
  <w:style w:type="character" w:customStyle="1" w:styleId="af1">
    <w:name w:val="脚注文本 字符"/>
    <w:link w:val="af0"/>
    <w:semiHidden/>
    <w:qFormat/>
    <w:rPr>
      <w:sz w:val="16"/>
      <w:szCs w:val="16"/>
    </w:rPr>
  </w:style>
  <w:style w:type="character" w:customStyle="1" w:styleId="a7">
    <w:name w:val="正文文本缩进 字符"/>
    <w:link w:val="a6"/>
    <w:qFormat/>
    <w:rPr>
      <w:szCs w:val="24"/>
    </w:rPr>
  </w:style>
  <w:style w:type="character" w:customStyle="1" w:styleId="m5113501246024331607m-6864882937387638336gmail-il">
    <w:name w:val="m_5113501246024331607m_-6864882937387638336gmail-il"/>
    <w:basedOn w:val="a0"/>
    <w:qFormat/>
  </w:style>
  <w:style w:type="paragraph" w:customStyle="1" w:styleId="ColorfulList-Accent11">
    <w:name w:val="Colorful List - Accent 11"/>
    <w:basedOn w:val="a"/>
    <w:uiPriority w:val="34"/>
    <w:qFormat/>
    <w:pPr>
      <w:ind w:left="720"/>
      <w:contextualSpacing/>
    </w:pPr>
  </w:style>
  <w:style w:type="character" w:customStyle="1" w:styleId="apple-converted-space">
    <w:name w:val="apple-converted-space"/>
    <w:basedOn w:val="a0"/>
    <w:qFormat/>
  </w:style>
  <w:style w:type="character" w:customStyle="1" w:styleId="11">
    <w:name w:val="未处理的提及1"/>
    <w:basedOn w:val="a0"/>
    <w:uiPriority w:val="99"/>
    <w:semiHidden/>
    <w:unhideWhenUsed/>
    <w:qFormat/>
    <w:rPr>
      <w:color w:val="605E5C"/>
      <w:shd w:val="clear" w:color="auto" w:fill="E1DFDD"/>
    </w:rPr>
  </w:style>
  <w:style w:type="character" w:customStyle="1" w:styleId="a5">
    <w:name w:val="批注文字 字符"/>
    <w:basedOn w:val="a0"/>
    <w:link w:val="a4"/>
    <w:uiPriority w:val="99"/>
    <w:semiHidden/>
    <w:qFormat/>
  </w:style>
  <w:style w:type="character" w:customStyle="1" w:styleId="af4">
    <w:name w:val="批注主题 字符"/>
    <w:basedOn w:val="a5"/>
    <w:link w:val="af3"/>
    <w:uiPriority w:val="99"/>
    <w:semiHidden/>
    <w:qFormat/>
    <w:rPr>
      <w:b/>
      <w:bCs/>
    </w:rPr>
  </w:style>
  <w:style w:type="paragraph" w:styleId="afa">
    <w:name w:val="List Paragraph"/>
    <w:basedOn w:val="a"/>
    <w:uiPriority w:val="34"/>
    <w:qFormat/>
    <w:pPr>
      <w:ind w:left="720"/>
      <w:contextualSpacing/>
    </w:pPr>
  </w:style>
  <w:style w:type="character" w:styleId="afb">
    <w:name w:val="Placeholder Text"/>
    <w:basedOn w:val="a0"/>
    <w:uiPriority w:val="99"/>
    <w:semiHidden/>
    <w:rPr>
      <w:color w:val="808080"/>
    </w:rPr>
  </w:style>
  <w:style w:type="paragraph" w:customStyle="1" w:styleId="EndNoteBibliographyTitle">
    <w:name w:val="EndNote Bibliography Title"/>
    <w:basedOn w:val="a"/>
    <w:link w:val="EndNoteBibliographyTitle0"/>
    <w:qFormat/>
    <w:pPr>
      <w:jc w:val="center"/>
    </w:pPr>
  </w:style>
  <w:style w:type="character" w:customStyle="1" w:styleId="EndNoteBibliographyTitle0">
    <w:name w:val="EndNote Bibliography Title 字符"/>
    <w:basedOn w:val="a0"/>
    <w:link w:val="EndNoteBibliographyTitle"/>
    <w:rPr>
      <w:lang w:eastAsia="en-US"/>
    </w:rPr>
  </w:style>
  <w:style w:type="paragraph" w:customStyle="1" w:styleId="EndNoteBibliography">
    <w:name w:val="EndNote Bibliography"/>
    <w:basedOn w:val="a"/>
    <w:link w:val="EndNoteBibliography0"/>
    <w:qFormat/>
    <w:pPr>
      <w:jc w:val="both"/>
    </w:pPr>
  </w:style>
  <w:style w:type="character" w:customStyle="1" w:styleId="EndNoteBibliography0">
    <w:name w:val="EndNote Bibliography 字符"/>
    <w:basedOn w:val="a0"/>
    <w:link w:val="EndNoteBibliography"/>
    <w:qFormat/>
    <w:rPr>
      <w:lang w:eastAsia="en-US"/>
    </w:rPr>
  </w:style>
  <w:style w:type="table" w:customStyle="1" w:styleId="31">
    <w:name w:val="无格式表格 31"/>
    <w:basedOn w:val="a1"/>
    <w:uiPriority w:val="43"/>
    <w:qFormat/>
    <w:tblPr/>
    <w:trPr>
      <w:hidden/>
    </w:trPr>
    <w:tblStylePr w:type="firstRow">
      <w:rPr>
        <w:b/>
        <w:bCs/>
        <w:caps/>
      </w:rPr>
      <w:tblPr/>
      <w:trPr>
        <w:hidden/>
      </w:trPr>
      <w:tcPr>
        <w:tcBorders>
          <w:bottom w:val="single" w:sz="4" w:space="0" w:color="7F7F7F" w:themeColor="text1" w:themeTint="80"/>
        </w:tcBorders>
      </w:tcPr>
    </w:tblStylePr>
    <w:tblStylePr w:type="lastRow">
      <w:rPr>
        <w:b/>
        <w:bCs/>
        <w:caps/>
      </w:rPr>
      <w:tblPr/>
      <w:trPr>
        <w:hidden/>
      </w:trPr>
      <w:tcPr>
        <w:tcBorders>
          <w:top w:val="nil"/>
        </w:tcBorders>
      </w:tcPr>
    </w:tblStylePr>
    <w:tblStylePr w:type="firstCol">
      <w:rPr>
        <w:b/>
        <w:bCs/>
        <w:caps/>
      </w:rPr>
      <w:tblPr/>
      <w:trPr>
        <w:hidden/>
      </w:trPr>
      <w:tcPr>
        <w:tcBorders>
          <w:right w:val="single" w:sz="4" w:space="0" w:color="7F7F7F" w:themeColor="text1" w:themeTint="80"/>
        </w:tcBorders>
      </w:tcPr>
    </w:tblStylePr>
    <w:tblStylePr w:type="lastCol">
      <w:rPr>
        <w:b/>
        <w:bCs/>
        <w:caps/>
      </w:rPr>
      <w:tblPr/>
      <w:trPr>
        <w:hidden/>
      </w:trPr>
      <w:tcPr>
        <w:tcBorders>
          <w:left w:val="nil"/>
        </w:tcBorders>
      </w:tc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tblStylePr w:type="neCell">
      <w:tblPr/>
      <w:trPr>
        <w:hidden/>
      </w:trPr>
      <w:tcPr>
        <w:tcBorders>
          <w:left w:val="nil"/>
        </w:tcBorders>
      </w:tcPr>
    </w:tblStylePr>
    <w:tblStylePr w:type="nwCell">
      <w:tblPr/>
      <w:trPr>
        <w:hidden/>
      </w:trPr>
      <w:tcPr>
        <w:tcBorders>
          <w:right w:val="nil"/>
        </w:tcBorders>
      </w:tcPr>
    </w:tblStylePr>
  </w:style>
  <w:style w:type="character" w:customStyle="1" w:styleId="a9">
    <w:name w:val="尾注文本 字符"/>
    <w:basedOn w:val="a0"/>
    <w:link w:val="a8"/>
    <w:uiPriority w:val="99"/>
    <w:semiHidden/>
    <w:qFormat/>
    <w:rPr>
      <w:lang w:eastAsia="en-US"/>
    </w:rPr>
  </w:style>
  <w:style w:type="character" w:customStyle="1" w:styleId="mopen">
    <w:name w:val="mopen"/>
    <w:basedOn w:val="a0"/>
    <w:qFormat/>
  </w:style>
  <w:style w:type="character" w:customStyle="1" w:styleId="21">
    <w:name w:val="未处理的提及2"/>
    <w:basedOn w:val="a0"/>
    <w:uiPriority w:val="99"/>
    <w:semiHidden/>
    <w:unhideWhenUsed/>
    <w:qFormat/>
    <w:rPr>
      <w:color w:val="605E5C"/>
      <w:shd w:val="clear" w:color="auto" w:fill="E1DFDD"/>
    </w:rPr>
  </w:style>
  <w:style w:type="paragraph" w:styleId="afc">
    <w:name w:val="Revision"/>
    <w:hidden/>
    <w:uiPriority w:val="99"/>
    <w:unhideWhenUsed/>
    <w:rsid w:val="00E96D5A"/>
    <w:rPr>
      <w:rFonts w:eastAsiaTheme="minorEastAsia"/>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microsoft.com/office/2007/relationships/hdphoto" Target="media/hdphoto4.wdp"/><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7.png"/><Relationship Id="rId20" Type="http://schemas.microsoft.com/office/2007/relationships/hdphoto" Target="media/hdphoto1.wd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microsoft.com/office/2007/relationships/hdphoto" Target="media/hdphoto3.wdp"/><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microsoft.com/office/2007/relationships/hdphoto" Target="media/hdphoto2.wdp"/><Relationship Id="rId27" Type="http://schemas.openxmlformats.org/officeDocument/2006/relationships/image" Target="media/image14.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47C8BB7-4362-40F4-AA5B-1987A39B0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8850</Words>
  <Characters>50007</Characters>
  <Application>Microsoft Office Word</Application>
  <DocSecurity>0</DocSecurity>
  <Lines>1219</Lines>
  <Paragraphs>379</Paragraphs>
  <ScaleCrop>false</ScaleCrop>
  <Company/>
  <LinksUpToDate>false</LinksUpToDate>
  <CharactersWithSpaces>58478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Tiffany McKerahan</dc:creator>
  <cp:lastModifiedBy>Crystal Jing</cp:lastModifiedBy>
  <cp:revision>2</cp:revision>
  <dcterms:created xsi:type="dcterms:W3CDTF">2023-09-08T09:21:00Z</dcterms:created>
  <dcterms:modified xsi:type="dcterms:W3CDTF">2023-09-08T09:21:00Z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9181DBFE3BED4C2B972C36F37DC09B36_13</vt:lpwstr>
  </property>
  <property fmtid="{D5CDD505-2E9C-101B-9397-08002B2CF9AE}" pid="4" name="GrammarlyDocumentId">
    <vt:lpwstr>7d4711c6297b7bf13ace7cf741c8520f395754dda6aef7efaf1926edc6a5e85f</vt:lpwstr>
  </property>
</Properties>
</file>